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517C" w:rsidP="006E517C" w:rsidRDefault="006E517C" w14:paraId="453C1323" w14:textId="77777777">
      <w:pPr>
        <w:rPr>
          <w:sz w:val="24"/>
          <w:szCs w:val="24"/>
        </w:rPr>
      </w:pPr>
      <w:r w:rsidRPr="00B74148">
        <w:rPr>
          <w:b/>
          <w:bCs/>
          <w:sz w:val="24"/>
          <w:szCs w:val="24"/>
        </w:rPr>
        <w:t>Booking Assignment Process</w:t>
      </w:r>
      <w:r w:rsidRPr="00B74148">
        <w:rPr>
          <w:sz w:val="24"/>
          <w:szCs w:val="24"/>
        </w:rPr>
        <w:t>:</w:t>
      </w:r>
    </w:p>
    <w:p w:rsidR="006E517C" w:rsidP="006E517C" w:rsidRDefault="006E517C" w14:paraId="2CB6EC99" w14:textId="77777777">
      <w:pPr>
        <w:numPr>
          <w:ilvl w:val="0"/>
          <w:numId w:val="1"/>
        </w:numPr>
        <w:spacing w:after="0" w:line="240" w:lineRule="auto"/>
        <w:rPr>
          <w:sz w:val="24"/>
          <w:szCs w:val="24"/>
        </w:rPr>
      </w:pPr>
      <w:r>
        <w:t xml:space="preserve">In the Booking when we go to assignment and select assign supplier. There we should get option two options. One is assign booking to existing supplier and another is create new temporary supplier. </w:t>
      </w:r>
      <w:r w:rsidRPr="00B74148">
        <w:rPr>
          <w:sz w:val="24"/>
          <w:szCs w:val="24"/>
        </w:rPr>
        <w:t>When adding a new supplier, the system should capture minimal details like the supplier's city, name, phone number, driver details (name, phone number, driver license number), vehicle number, and the price they offer for the trip.</w:t>
      </w:r>
    </w:p>
    <w:p w:rsidR="006E517C" w:rsidP="006E517C" w:rsidRDefault="006E517C" w14:paraId="009F7CFB" w14:textId="77777777">
      <w:pPr>
        <w:numPr>
          <w:ilvl w:val="0"/>
          <w:numId w:val="1"/>
        </w:numPr>
        <w:spacing w:after="0" w:line="240" w:lineRule="auto"/>
        <w:rPr>
          <w:sz w:val="24"/>
          <w:szCs w:val="24"/>
        </w:rPr>
      </w:pPr>
      <w:r>
        <w:rPr>
          <w:sz w:val="24"/>
          <w:szCs w:val="24"/>
        </w:rPr>
        <w:t xml:space="preserve">When we submit that information supplier should be created in supplier list with basic information. He should be in the list of unverified. </w:t>
      </w:r>
    </w:p>
    <w:p w:rsidR="006E517C" w:rsidP="006E517C" w:rsidRDefault="006E517C" w14:paraId="018A6308" w14:textId="2A47906C">
      <w:pPr>
        <w:numPr>
          <w:ilvl w:val="0"/>
          <w:numId w:val="1"/>
        </w:numPr>
        <w:spacing w:after="0" w:line="240" w:lineRule="auto"/>
        <w:rPr>
          <w:ins w:author="Nikhil Patil | Zasya" w:date="2024-12-26T04:12:01.498Z" w16du:dateUtc="2024-12-26T04:12:01.498Z" w:id="1873590170"/>
          <w:sz w:val="24"/>
          <w:szCs w:val="24"/>
        </w:rPr>
      </w:pPr>
      <w:r w:rsidRPr="146F627A" w:rsidR="006E517C">
        <w:rPr>
          <w:sz w:val="24"/>
          <w:szCs w:val="24"/>
        </w:rPr>
        <w:t xml:space="preserve">In the supplier list there should be different sections for </w:t>
      </w:r>
      <w:r w:rsidRPr="146F627A" w:rsidR="59C04824">
        <w:rPr>
          <w:sz w:val="24"/>
          <w:szCs w:val="24"/>
        </w:rPr>
        <w:t>verified</w:t>
      </w:r>
      <w:r w:rsidRPr="146F627A" w:rsidR="006E517C">
        <w:rPr>
          <w:sz w:val="24"/>
          <w:szCs w:val="24"/>
        </w:rPr>
        <w:t xml:space="preserve"> and unverified.</w:t>
      </w:r>
    </w:p>
    <w:p w:rsidR="146F627A" w:rsidP="146F627A" w:rsidRDefault="146F627A" w14:paraId="6CF46C39" w14:textId="082C91F5">
      <w:pPr>
        <w:spacing w:after="0" w:line="240" w:lineRule="auto"/>
        <w:rPr>
          <w:sz w:val="24"/>
          <w:szCs w:val="24"/>
        </w:rPr>
        <w:pPrChange w:author="Nikhil Patil | Zasya" w:date="2024-12-26T04:12:02.858Z">
          <w:pPr>
            <w:numPr>
              <w:ilvl w:val="0"/>
              <w:numId w:val="1"/>
            </w:numPr>
            <w:spacing w:after="0" w:line="240" w:lineRule="auto"/>
          </w:pPr>
        </w:pPrChange>
      </w:pPr>
    </w:p>
    <w:p w:rsidRPr="00B74148" w:rsidR="006E517C" w:rsidP="006E517C" w:rsidRDefault="006E517C" w14:paraId="3505E613" w14:textId="335041E5">
      <w:pPr>
        <w:rPr>
          <w:del w:author="Manish Nimkhede | Zasya" w:date="2024-12-25T09:15:58.097Z" w16du:dateUtc="2024-12-25T09:15:58.097Z" w:id="697653852"/>
          <w:sz w:val="24"/>
          <w:szCs w:val="24"/>
        </w:rPr>
      </w:pPr>
      <w:r w:rsidRPr="146F627A" w:rsidR="006E517C">
        <w:rPr>
          <w:b w:val="1"/>
          <w:bCs w:val="1"/>
          <w:sz w:val="24"/>
          <w:szCs w:val="24"/>
        </w:rPr>
        <w:t>Supplier Verification Process</w:t>
      </w:r>
      <w:ins w:author="Manish Nimkhede | Zasya" w:date="2024-12-25T09:16:28.942Z" w:id="1524122104">
        <w:r w:rsidRPr="146F627A" w:rsidR="4B3AE2A9">
          <w:rPr>
            <w:b w:val="1"/>
            <w:bCs w:val="1"/>
            <w:sz w:val="24"/>
            <w:szCs w:val="24"/>
          </w:rPr>
          <w:t>:</w:t>
        </w:r>
      </w:ins>
      <w:del w:author="Manish Nimkhede | Zasya" w:date="2024-12-25T09:16:11.793Z" w:id="1370003681">
        <w:r w:rsidRPr="146F627A" w:rsidDel="006E517C">
          <w:rPr>
            <w:color w:val="auto"/>
            <w:sz w:val="24"/>
            <w:szCs w:val="24"/>
          </w:rPr>
          <w:delText>:</w:delText>
        </w:r>
      </w:del>
    </w:p>
    <w:p w:rsidRPr="00B74148" w:rsidR="006E517C" w:rsidP="146F627A" w:rsidRDefault="006E517C" w14:paraId="3E5846C5" w14:textId="0E7D51B8">
      <w:pPr>
        <w:spacing w:after="0" w:line="240" w:lineRule="auto"/>
        <w:ind w:left="0"/>
        <w:rPr>
          <w:sz w:val="24"/>
          <w:szCs w:val="24"/>
        </w:rPr>
        <w:pPrChange w:author="Manish Nimkhede | Zasya" w:date="2024-12-25T09:16:00.556Z">
          <w:pPr>
            <w:numPr>
              <w:ilvl w:val="0"/>
              <w:numId w:val="2"/>
            </w:numPr>
            <w:spacing w:after="0" w:line="240" w:lineRule="auto"/>
          </w:pPr>
        </w:pPrChange>
      </w:pPr>
      <w:ins w:author="Manish Nimkhede | Zasya" w:date="2024-12-25T09:16:04.082Z" w:id="1926932562">
        <w:r w:rsidRPr="146F627A" w:rsidR="4A8208F1">
          <w:rPr>
            <w:sz w:val="24"/>
            <w:szCs w:val="24"/>
          </w:rPr>
          <w:t xml:space="preserve">   </w:t>
        </w:r>
        <w:del w:author="Nikhil Patil | Zasya" w:date="2024-12-26T04:12:11.938Z" w:id="1105320366">
          <w:r w:rsidRPr="146F627A" w:rsidDel="4A8208F1">
            <w:rPr>
              <w:sz w:val="24"/>
              <w:szCs w:val="24"/>
            </w:rPr>
            <w:delText xml:space="preserve"> </w:delText>
          </w:r>
        </w:del>
      </w:ins>
      <w:r w:rsidRPr="146F627A" w:rsidR="006E517C">
        <w:rPr>
          <w:sz w:val="24"/>
          <w:szCs w:val="24"/>
        </w:rPr>
        <w:t xml:space="preserve">Suppliers who are not fully verified (e.g., missing documents like the address </w:t>
      </w:r>
      <w:r w:rsidRPr="146F627A" w:rsidR="006E517C">
        <w:rPr>
          <w:sz w:val="24"/>
          <w:szCs w:val="24"/>
        </w:rPr>
        <w:t>proo</w:t>
      </w:r>
      <w:r w:rsidRPr="146F627A" w:rsidR="006E517C">
        <w:rPr>
          <w:sz w:val="24"/>
          <w:szCs w:val="24"/>
        </w:rPr>
        <w:t xml:space="preserve">f, </w:t>
      </w:r>
      <w:ins w:author="Manish Nimkhede | Zasya" w:date="2024-12-25T09:16:59.954Z" w:id="214443470">
        <w:r w:rsidRPr="146F627A" w:rsidR="6464EEF8">
          <w:rPr>
            <w:sz w:val="24"/>
            <w:szCs w:val="24"/>
          </w:rPr>
          <w:t xml:space="preserve">  </w:t>
        </w:r>
        <w:r w:rsidRPr="146F627A" w:rsidR="6464EEF8">
          <w:rPr>
            <w:sz w:val="24"/>
            <w:szCs w:val="24"/>
          </w:rPr>
          <w:t xml:space="preserve"> </w:t>
        </w:r>
      </w:ins>
      <w:ins w:author="Manish Nimkhede | Zasya" w:date="2024-12-25T09:17:22.118Z" w:id="13998014">
        <w:r w:rsidRPr="146F627A" w:rsidR="6464EEF8">
          <w:rPr>
            <w:sz w:val="24"/>
            <w:szCs w:val="24"/>
          </w:rPr>
          <w:t xml:space="preserve">   </w:t>
        </w:r>
        <w:r w:rsidRPr="146F627A" w:rsidR="6464EEF8">
          <w:rPr>
            <w:sz w:val="24"/>
            <w:szCs w:val="24"/>
          </w:rPr>
          <w:t xml:space="preserve">         </w:t>
        </w:r>
      </w:ins>
      <w:r w:rsidRPr="146F627A" w:rsidR="006E517C">
        <w:rPr>
          <w:sz w:val="24"/>
          <w:szCs w:val="24"/>
        </w:rPr>
        <w:t>UPI details, etc.) should be listed as unverified.</w:t>
      </w:r>
    </w:p>
    <w:p w:rsidR="006E517C" w:rsidP="006E517C" w:rsidRDefault="006E517C" w14:paraId="5B9FD948" w14:textId="77777777">
      <w:pPr>
        <w:numPr>
          <w:ilvl w:val="0"/>
          <w:numId w:val="2"/>
        </w:numPr>
        <w:spacing w:after="0" w:line="240" w:lineRule="auto"/>
        <w:rPr>
          <w:sz w:val="24"/>
          <w:szCs w:val="24"/>
        </w:rPr>
      </w:pPr>
      <w:r w:rsidRPr="00B74148">
        <w:rPr>
          <w:sz w:val="24"/>
          <w:szCs w:val="24"/>
        </w:rPr>
        <w:t>The "unverified" supplier can be used for booking execution, but their status needs to be updated later when all necessary information is provided.</w:t>
      </w:r>
    </w:p>
    <w:p w:rsidRPr="00B74148" w:rsidR="006E517C" w:rsidP="006E517C" w:rsidRDefault="006E517C" w14:paraId="1E5F7BEB" w14:textId="77777777">
      <w:pPr>
        <w:numPr>
          <w:ilvl w:val="0"/>
          <w:numId w:val="3"/>
        </w:numPr>
        <w:spacing w:after="0" w:line="240" w:lineRule="auto"/>
        <w:rPr>
          <w:sz w:val="24"/>
          <w:szCs w:val="24"/>
        </w:rPr>
      </w:pPr>
      <w:r w:rsidRPr="00B74148">
        <w:rPr>
          <w:sz w:val="24"/>
          <w:szCs w:val="24"/>
        </w:rPr>
        <w:t>When assigning a booking, the system should prompt whether to use an "existing supplier" or a "new supplier."</w:t>
      </w:r>
    </w:p>
    <w:p w:rsidR="006E517C" w:rsidP="006E517C" w:rsidRDefault="006E517C" w14:paraId="5021BB44" w14:textId="77777777">
      <w:pPr>
        <w:numPr>
          <w:ilvl w:val="0"/>
          <w:numId w:val="3"/>
        </w:numPr>
        <w:spacing w:after="0" w:line="240" w:lineRule="auto"/>
        <w:rPr>
          <w:sz w:val="24"/>
          <w:szCs w:val="24"/>
        </w:rPr>
      </w:pPr>
      <w:r w:rsidRPr="00B74148">
        <w:rPr>
          <w:sz w:val="24"/>
          <w:szCs w:val="24"/>
        </w:rPr>
        <w:t>For new suppliers, the system should allow adding basic details without needing full verification.</w:t>
      </w:r>
    </w:p>
    <w:p w:rsidRPr="00405D9C" w:rsidR="006E517C" w:rsidP="146F627A" w:rsidRDefault="006E517C" w14:paraId="3919F1D3" w14:textId="56D3EA3B">
      <w:pPr>
        <w:pStyle w:val="ListParagraph"/>
        <w:numPr>
          <w:ilvl w:val="0"/>
          <w:numId w:val="3"/>
        </w:numPr>
        <w:spacing w:after="0" w:line="240" w:lineRule="auto"/>
        <w:rPr>
          <w:b w:val="1"/>
          <w:bCs w:val="1"/>
          <w:sz w:val="24"/>
          <w:szCs w:val="24"/>
        </w:rPr>
      </w:pPr>
      <w:r w:rsidRPr="146F627A" w:rsidR="006E517C">
        <w:rPr>
          <w:b w:val="1"/>
          <w:bCs w:val="1"/>
          <w:sz w:val="24"/>
          <w:szCs w:val="24"/>
        </w:rPr>
        <w:t xml:space="preserve">Driver name, phone number and </w:t>
      </w:r>
      <w:r w:rsidRPr="146F627A" w:rsidR="5FABC07E">
        <w:rPr>
          <w:b w:val="1"/>
          <w:bCs w:val="1"/>
          <w:sz w:val="24"/>
          <w:szCs w:val="24"/>
        </w:rPr>
        <w:t>vehicle</w:t>
      </w:r>
      <w:r w:rsidRPr="146F627A" w:rsidR="006E517C">
        <w:rPr>
          <w:b w:val="1"/>
          <w:bCs w:val="1"/>
          <w:sz w:val="24"/>
          <w:szCs w:val="24"/>
        </w:rPr>
        <w:t xml:space="preserve"> number should go to </w:t>
      </w:r>
      <w:r w:rsidRPr="146F627A" w:rsidR="37BA764F">
        <w:rPr>
          <w:b w:val="1"/>
          <w:bCs w:val="1"/>
          <w:sz w:val="24"/>
          <w:szCs w:val="24"/>
        </w:rPr>
        <w:t>passenger</w:t>
      </w:r>
      <w:r w:rsidRPr="146F627A" w:rsidR="006E517C">
        <w:rPr>
          <w:b w:val="1"/>
          <w:bCs w:val="1"/>
          <w:sz w:val="24"/>
          <w:szCs w:val="24"/>
        </w:rPr>
        <w:t xml:space="preserve"> </w:t>
      </w:r>
      <w:r w:rsidRPr="146F627A" w:rsidR="006E517C">
        <w:rPr>
          <w:b w:val="1"/>
          <w:bCs w:val="1"/>
          <w:sz w:val="24"/>
          <w:szCs w:val="24"/>
        </w:rPr>
        <w:t>emailid</w:t>
      </w:r>
      <w:r w:rsidRPr="146F627A" w:rsidR="006E517C">
        <w:rPr>
          <w:b w:val="1"/>
          <w:bCs w:val="1"/>
          <w:sz w:val="24"/>
          <w:szCs w:val="24"/>
        </w:rPr>
        <w:t xml:space="preserve"> and phone number. </w:t>
      </w:r>
    </w:p>
    <w:p w:rsidR="006E517C" w:rsidP="146F627A" w:rsidRDefault="006E517C" w14:paraId="335F087D" w14:textId="294B498B">
      <w:pPr>
        <w:pStyle w:val="ListParagraph"/>
        <w:numPr>
          <w:ilvl w:val="0"/>
          <w:numId w:val="3"/>
        </w:numPr>
        <w:spacing w:after="0" w:line="240" w:lineRule="auto"/>
        <w:rPr>
          <w:b w:val="1"/>
          <w:bCs w:val="1"/>
          <w:sz w:val="24"/>
          <w:szCs w:val="24"/>
        </w:rPr>
      </w:pPr>
      <w:r w:rsidRPr="146F627A" w:rsidR="006E517C">
        <w:rPr>
          <w:b w:val="1"/>
          <w:bCs w:val="1"/>
          <w:sz w:val="24"/>
          <w:szCs w:val="24"/>
        </w:rPr>
        <w:t xml:space="preserve">And the </w:t>
      </w:r>
      <w:r w:rsidRPr="146F627A" w:rsidR="41211D04">
        <w:rPr>
          <w:b w:val="1"/>
          <w:bCs w:val="1"/>
          <w:sz w:val="24"/>
          <w:szCs w:val="24"/>
        </w:rPr>
        <w:t>passenger</w:t>
      </w:r>
      <w:r w:rsidRPr="146F627A" w:rsidR="006E517C">
        <w:rPr>
          <w:b w:val="1"/>
          <w:bCs w:val="1"/>
          <w:sz w:val="24"/>
          <w:szCs w:val="24"/>
        </w:rPr>
        <w:t xml:space="preserve"> details,</w:t>
      </w:r>
      <w:r w:rsidRPr="146F627A" w:rsidR="006E517C">
        <w:rPr>
          <w:b w:val="1"/>
          <w:bCs w:val="1"/>
          <w:sz w:val="24"/>
          <w:szCs w:val="24"/>
        </w:rPr>
        <w:t xml:space="preserve"> phone number, pickup, drop off info, pickup </w:t>
      </w:r>
      <w:r w:rsidRPr="146F627A" w:rsidR="006E517C">
        <w:rPr>
          <w:b w:val="1"/>
          <w:bCs w:val="1"/>
          <w:sz w:val="24"/>
          <w:szCs w:val="24"/>
        </w:rPr>
        <w:t>date</w:t>
      </w:r>
      <w:r w:rsidRPr="146F627A" w:rsidR="006E517C">
        <w:rPr>
          <w:b w:val="1"/>
          <w:bCs w:val="1"/>
          <w:sz w:val="24"/>
          <w:szCs w:val="24"/>
        </w:rPr>
        <w:t xml:space="preserve"> and time, from location, to </w:t>
      </w:r>
      <w:r w:rsidRPr="146F627A" w:rsidR="006E517C">
        <w:rPr>
          <w:b w:val="1"/>
          <w:bCs w:val="1"/>
          <w:sz w:val="24"/>
          <w:szCs w:val="24"/>
        </w:rPr>
        <w:t>location ,vehicle</w:t>
      </w:r>
      <w:r w:rsidRPr="146F627A" w:rsidR="006E517C">
        <w:rPr>
          <w:b w:val="1"/>
          <w:bCs w:val="1"/>
          <w:sz w:val="24"/>
          <w:szCs w:val="24"/>
        </w:rPr>
        <w:t xml:space="preserve">, how much price he will get for that booking and </w:t>
      </w:r>
      <w:r w:rsidRPr="146F627A" w:rsidR="60234989">
        <w:rPr>
          <w:b w:val="1"/>
          <w:bCs w:val="1"/>
          <w:sz w:val="24"/>
          <w:szCs w:val="24"/>
        </w:rPr>
        <w:t>whether</w:t>
      </w:r>
      <w:r w:rsidRPr="146F627A" w:rsidR="006E517C">
        <w:rPr>
          <w:b w:val="1"/>
          <w:bCs w:val="1"/>
          <w:sz w:val="24"/>
          <w:szCs w:val="24"/>
        </w:rPr>
        <w:t xml:space="preserve"> he </w:t>
      </w:r>
      <w:r w:rsidRPr="146F627A" w:rsidR="006E517C">
        <w:rPr>
          <w:b w:val="1"/>
          <w:bCs w:val="1"/>
          <w:sz w:val="24"/>
          <w:szCs w:val="24"/>
        </w:rPr>
        <w:t>has to</w:t>
      </w:r>
      <w:r w:rsidRPr="146F627A" w:rsidR="006E517C">
        <w:rPr>
          <w:b w:val="1"/>
          <w:bCs w:val="1"/>
          <w:sz w:val="24"/>
          <w:szCs w:val="24"/>
        </w:rPr>
        <w:t xml:space="preserve"> collect any payment from </w:t>
      </w:r>
      <w:r w:rsidRPr="146F627A" w:rsidR="35C124AA">
        <w:rPr>
          <w:b w:val="1"/>
          <w:bCs w:val="1"/>
          <w:sz w:val="24"/>
          <w:szCs w:val="24"/>
        </w:rPr>
        <w:t>passenger</w:t>
      </w:r>
      <w:r w:rsidRPr="146F627A" w:rsidR="006E517C">
        <w:rPr>
          <w:b w:val="1"/>
          <w:bCs w:val="1"/>
          <w:sz w:val="24"/>
          <w:szCs w:val="24"/>
        </w:rPr>
        <w:t xml:space="preserve"> or not. Supplier or driver should receive email and phone number with all above details.</w:t>
      </w:r>
    </w:p>
    <w:p w:rsidR="006E517C" w:rsidP="006E517C" w:rsidRDefault="006E517C" w14:paraId="5FD57F45" w14:textId="77777777">
      <w:pPr>
        <w:spacing w:after="0" w:line="240" w:lineRule="auto"/>
        <w:rPr>
          <w:b/>
          <w:bCs/>
          <w:sz w:val="24"/>
          <w:szCs w:val="24"/>
        </w:rPr>
      </w:pPr>
    </w:p>
    <w:p w:rsidR="006E517C" w:rsidP="006E517C" w:rsidRDefault="006E517C" w14:paraId="1C806E6F" w14:textId="77777777">
      <w:pPr>
        <w:spacing w:after="0" w:line="240" w:lineRule="auto"/>
        <w:rPr>
          <w:b/>
          <w:bCs/>
          <w:sz w:val="24"/>
          <w:szCs w:val="24"/>
        </w:rPr>
      </w:pPr>
    </w:p>
    <w:p w:rsidR="006E517C" w:rsidP="006E517C" w:rsidRDefault="006E517C" w14:paraId="06194F2D" w14:textId="77777777">
      <w:pPr>
        <w:spacing w:after="0" w:line="240" w:lineRule="auto"/>
        <w:rPr>
          <w:b/>
          <w:bCs/>
          <w:sz w:val="24"/>
          <w:szCs w:val="24"/>
        </w:rPr>
      </w:pPr>
    </w:p>
    <w:p w:rsidR="006E517C" w:rsidP="006E517C" w:rsidRDefault="006E517C" w14:paraId="13FF2354" w14:textId="77777777">
      <w:pPr>
        <w:spacing w:after="0" w:line="240" w:lineRule="auto"/>
        <w:rPr>
          <w:b/>
          <w:bCs/>
          <w:sz w:val="24"/>
          <w:szCs w:val="24"/>
        </w:rPr>
      </w:pPr>
    </w:p>
    <w:p w:rsidR="006E517C" w:rsidP="006E517C" w:rsidRDefault="006E517C" w14:paraId="3DFB06E9" w14:textId="77777777">
      <w:pPr>
        <w:spacing w:after="0" w:line="240" w:lineRule="auto"/>
        <w:rPr>
          <w:b/>
          <w:bCs/>
          <w:sz w:val="24"/>
          <w:szCs w:val="24"/>
        </w:rPr>
      </w:pPr>
    </w:p>
    <w:p w:rsidR="006E517C" w:rsidP="006E517C" w:rsidRDefault="006E517C" w14:paraId="6244F7BA" w14:textId="77777777">
      <w:pPr>
        <w:spacing w:after="0" w:line="240" w:lineRule="auto"/>
        <w:rPr>
          <w:b/>
          <w:bCs/>
          <w:sz w:val="24"/>
          <w:szCs w:val="24"/>
        </w:rPr>
      </w:pPr>
    </w:p>
    <w:p w:rsidR="006E517C" w:rsidP="006E517C" w:rsidRDefault="006E517C" w14:paraId="0AE087AB" w14:textId="77777777">
      <w:pPr>
        <w:spacing w:after="0" w:line="240" w:lineRule="auto"/>
        <w:rPr>
          <w:b/>
          <w:bCs/>
          <w:sz w:val="24"/>
          <w:szCs w:val="24"/>
        </w:rPr>
      </w:pPr>
    </w:p>
    <w:p w:rsidR="006E517C" w:rsidP="006E517C" w:rsidRDefault="006E517C" w14:paraId="62C17094" w14:textId="77777777">
      <w:pPr>
        <w:spacing w:after="0" w:line="240" w:lineRule="auto"/>
        <w:rPr>
          <w:b/>
          <w:bCs/>
          <w:sz w:val="24"/>
          <w:szCs w:val="24"/>
        </w:rPr>
      </w:pPr>
    </w:p>
    <w:p w:rsidR="006E517C" w:rsidP="006E517C" w:rsidRDefault="006E517C" w14:paraId="3208C638" w14:textId="77777777">
      <w:pPr>
        <w:spacing w:after="0" w:line="240" w:lineRule="auto"/>
        <w:rPr>
          <w:b/>
          <w:bCs/>
          <w:sz w:val="24"/>
          <w:szCs w:val="24"/>
        </w:rPr>
      </w:pPr>
    </w:p>
    <w:p w:rsidRPr="00B74148" w:rsidR="006E517C" w:rsidP="006E517C" w:rsidRDefault="006E517C" w14:paraId="15A90DC4" w14:textId="4CDD6663">
      <w:pPr>
        <w:rPr>
          <w:sz w:val="24"/>
          <w:szCs w:val="24"/>
        </w:rPr>
      </w:pPr>
      <w:r w:rsidRPr="146F627A" w:rsidR="006E517C">
        <w:rPr>
          <w:b w:val="1"/>
          <w:bCs w:val="1"/>
          <w:sz w:val="24"/>
          <w:szCs w:val="24"/>
        </w:rPr>
        <w:t>Supplier Dashboard Layout</w:t>
      </w:r>
      <w:r w:rsidRPr="146F627A" w:rsidR="006E517C">
        <w:rPr>
          <w:sz w:val="24"/>
          <w:szCs w:val="24"/>
        </w:rPr>
        <w:t>:</w:t>
      </w:r>
    </w:p>
    <w:p w:rsidRPr="00B74148" w:rsidR="006E517C" w:rsidP="006E517C" w:rsidRDefault="006E517C" w14:paraId="1181CD41" w14:textId="77777777">
      <w:pPr>
        <w:numPr>
          <w:ilvl w:val="0"/>
          <w:numId w:val="4"/>
        </w:numPr>
        <w:spacing w:after="0" w:line="240" w:lineRule="auto"/>
        <w:rPr>
          <w:sz w:val="24"/>
          <w:szCs w:val="24"/>
        </w:rPr>
      </w:pPr>
      <w:r w:rsidRPr="00B74148">
        <w:rPr>
          <w:sz w:val="24"/>
          <w:szCs w:val="24"/>
        </w:rPr>
        <w:t>The "My Information" section should replace "Supplier".</w:t>
      </w:r>
    </w:p>
    <w:p w:rsidR="006E517C" w:rsidP="006E517C" w:rsidRDefault="006E517C" w14:paraId="3BAC012B" w14:textId="77777777">
      <w:pPr>
        <w:numPr>
          <w:ilvl w:val="0"/>
          <w:numId w:val="4"/>
        </w:numPr>
        <w:spacing w:after="0" w:line="240" w:lineRule="auto"/>
        <w:rPr>
          <w:sz w:val="24"/>
          <w:szCs w:val="24"/>
        </w:rPr>
      </w:pPr>
      <w:r w:rsidRPr="00B74148">
        <w:rPr>
          <w:sz w:val="24"/>
          <w:szCs w:val="24"/>
        </w:rPr>
        <w:t>The "Manage Employees" section should be renamed to "Manage Team".</w:t>
      </w:r>
    </w:p>
    <w:p w:rsidR="006E517C" w:rsidP="006E517C" w:rsidRDefault="006E517C" w14:paraId="50B59E32" w14:textId="77777777">
      <w:pPr>
        <w:spacing w:after="0" w:line="240" w:lineRule="auto"/>
        <w:rPr>
          <w:sz w:val="24"/>
          <w:szCs w:val="24"/>
        </w:rPr>
      </w:pPr>
    </w:p>
    <w:p w:rsidR="006E517C" w:rsidP="006E517C" w:rsidRDefault="006E517C" w14:paraId="6282BA41" w14:textId="7B2A96B6">
      <w:pPr>
        <w:numPr>
          <w:ilvl w:val="0"/>
          <w:numId w:val="6"/>
        </w:numPr>
        <w:spacing w:after="0" w:line="240" w:lineRule="auto"/>
        <w:rPr>
          <w:sz w:val="24"/>
          <w:szCs w:val="24"/>
        </w:rPr>
      </w:pPr>
      <w:r w:rsidRPr="146F627A" w:rsidR="006E517C">
        <w:rPr>
          <w:sz w:val="24"/>
          <w:szCs w:val="24"/>
        </w:rPr>
        <w:t xml:space="preserve">Now in </w:t>
      </w:r>
      <w:r w:rsidRPr="146F627A" w:rsidR="006E517C">
        <w:rPr>
          <w:sz w:val="24"/>
          <w:szCs w:val="24"/>
        </w:rPr>
        <w:t>suppliers</w:t>
      </w:r>
      <w:r w:rsidRPr="146F627A" w:rsidR="006E517C">
        <w:rPr>
          <w:sz w:val="24"/>
          <w:szCs w:val="24"/>
        </w:rPr>
        <w:t xml:space="preserve"> basic </w:t>
      </w:r>
      <w:r w:rsidRPr="146F627A" w:rsidR="006E517C">
        <w:rPr>
          <w:sz w:val="24"/>
          <w:szCs w:val="24"/>
        </w:rPr>
        <w:t>information.</w:t>
      </w:r>
      <w:r w:rsidRPr="146F627A" w:rsidR="0F18A102">
        <w:rPr>
          <w:sz w:val="24"/>
          <w:szCs w:val="24"/>
        </w:rPr>
        <w:t xml:space="preserve"> </w:t>
      </w:r>
      <w:r w:rsidRPr="146F627A" w:rsidR="006E517C">
        <w:rPr>
          <w:sz w:val="24"/>
          <w:szCs w:val="24"/>
        </w:rPr>
        <w:t>Once</w:t>
      </w:r>
      <w:r w:rsidRPr="146F627A" w:rsidR="006E517C">
        <w:rPr>
          <w:sz w:val="24"/>
          <w:szCs w:val="24"/>
        </w:rPr>
        <w:t xml:space="preserve"> he uploaded the account </w:t>
      </w:r>
      <w:r w:rsidRPr="146F627A" w:rsidR="006E517C">
        <w:rPr>
          <w:sz w:val="24"/>
          <w:szCs w:val="24"/>
        </w:rPr>
        <w:t>details ,PAN</w:t>
      </w:r>
      <w:r w:rsidRPr="146F627A" w:rsidR="006E517C">
        <w:rPr>
          <w:sz w:val="24"/>
          <w:szCs w:val="24"/>
        </w:rPr>
        <w:t xml:space="preserve"> card and </w:t>
      </w:r>
      <w:r w:rsidRPr="146F627A" w:rsidR="006E517C">
        <w:rPr>
          <w:sz w:val="24"/>
          <w:szCs w:val="24"/>
        </w:rPr>
        <w:t>UPI,QR</w:t>
      </w:r>
      <w:r w:rsidRPr="146F627A" w:rsidR="006E517C">
        <w:rPr>
          <w:sz w:val="24"/>
          <w:szCs w:val="24"/>
        </w:rPr>
        <w:t xml:space="preserve"> code. He shall not be able to change this information. Or he should seek permission first.</w:t>
      </w:r>
    </w:p>
    <w:p w:rsidR="006E517C" w:rsidP="006E517C" w:rsidRDefault="006E517C" w14:paraId="4C304480" w14:textId="77777777">
      <w:pPr>
        <w:spacing w:after="0" w:line="240" w:lineRule="auto"/>
        <w:ind w:left="360"/>
        <w:rPr>
          <w:sz w:val="24"/>
          <w:szCs w:val="24"/>
        </w:rPr>
      </w:pPr>
    </w:p>
    <w:p w:rsidRPr="00B74148" w:rsidR="006E517C" w:rsidP="006E517C" w:rsidRDefault="006E517C" w14:paraId="72C0CA20" w14:textId="77777777">
      <w:pPr>
        <w:rPr>
          <w:sz w:val="24"/>
          <w:szCs w:val="24"/>
        </w:rPr>
      </w:pPr>
      <w:r w:rsidRPr="00B74148">
        <w:rPr>
          <w:b/>
          <w:bCs/>
          <w:sz w:val="24"/>
          <w:szCs w:val="24"/>
        </w:rPr>
        <w:t>Access Control</w:t>
      </w:r>
      <w:r w:rsidRPr="00B74148">
        <w:rPr>
          <w:sz w:val="24"/>
          <w:szCs w:val="24"/>
        </w:rPr>
        <w:t>:</w:t>
      </w:r>
    </w:p>
    <w:p w:rsidR="006E517C" w:rsidP="006E517C" w:rsidRDefault="006E517C" w14:paraId="69170F7B" w14:textId="77777777">
      <w:pPr>
        <w:numPr>
          <w:ilvl w:val="0"/>
          <w:numId w:val="6"/>
        </w:numPr>
        <w:spacing w:after="0" w:line="240" w:lineRule="auto"/>
        <w:rPr>
          <w:sz w:val="24"/>
          <w:szCs w:val="24"/>
        </w:rPr>
      </w:pPr>
      <w:r w:rsidRPr="00B74148">
        <w:rPr>
          <w:sz w:val="24"/>
          <w:szCs w:val="24"/>
        </w:rPr>
        <w:lastRenderedPageBreak/>
        <w:t>Suppliers should have one fixed rule applied to them instead of customized access control.</w:t>
      </w:r>
    </w:p>
    <w:p w:rsidRPr="00B74148" w:rsidR="006E517C" w:rsidP="006E517C" w:rsidRDefault="006E517C" w14:paraId="34B9C437" w14:textId="77777777">
      <w:pPr>
        <w:numPr>
          <w:ilvl w:val="0"/>
          <w:numId w:val="6"/>
        </w:numPr>
        <w:spacing w:after="0" w:line="240" w:lineRule="auto"/>
        <w:rPr>
          <w:sz w:val="24"/>
          <w:szCs w:val="24"/>
        </w:rPr>
      </w:pPr>
      <w:r>
        <w:rPr>
          <w:sz w:val="24"/>
          <w:szCs w:val="24"/>
        </w:rPr>
        <w:t>Remove the access control.</w:t>
      </w:r>
      <w:r w:rsidRPr="00765E41">
        <w:rPr>
          <w:rFonts w:ascii="Segoe UI" w:hAnsi="Segoe UI" w:cs="Segoe UI"/>
          <w:color w:val="323130"/>
          <w:sz w:val="21"/>
          <w:szCs w:val="21"/>
          <w:shd w:val="clear" w:color="auto" w:fill="D2D0CE"/>
        </w:rPr>
        <w:t xml:space="preserve"> </w:t>
      </w:r>
      <w:r w:rsidRPr="00765E41">
        <w:rPr>
          <w:sz w:val="24"/>
          <w:szCs w:val="24"/>
        </w:rPr>
        <w:t xml:space="preserve">make one rule for </w:t>
      </w:r>
      <w:r>
        <w:rPr>
          <w:sz w:val="24"/>
          <w:szCs w:val="24"/>
        </w:rPr>
        <w:t>supplier</w:t>
      </w:r>
      <w:r w:rsidRPr="00765E41">
        <w:rPr>
          <w:sz w:val="24"/>
          <w:szCs w:val="24"/>
        </w:rPr>
        <w:t xml:space="preserve"> and that rule will apply to all the supplier.</w:t>
      </w:r>
    </w:p>
    <w:p w:rsidRPr="00B74148" w:rsidR="006E517C" w:rsidP="006E517C" w:rsidRDefault="006E517C" w14:paraId="55A94659" w14:textId="77777777">
      <w:pPr>
        <w:spacing w:after="0" w:line="240" w:lineRule="auto"/>
        <w:rPr>
          <w:sz w:val="24"/>
          <w:szCs w:val="24"/>
        </w:rPr>
      </w:pPr>
    </w:p>
    <w:p w:rsidRPr="00B74148" w:rsidR="006E517C" w:rsidP="006E517C" w:rsidRDefault="006E517C" w14:paraId="59FCB267" w14:textId="77777777">
      <w:pPr>
        <w:rPr>
          <w:sz w:val="24"/>
          <w:szCs w:val="24"/>
        </w:rPr>
      </w:pPr>
      <w:r w:rsidRPr="00B74148">
        <w:rPr>
          <w:b/>
          <w:bCs/>
          <w:sz w:val="24"/>
          <w:szCs w:val="24"/>
        </w:rPr>
        <w:t>Booking Display and Information</w:t>
      </w:r>
      <w:r w:rsidRPr="00B74148">
        <w:rPr>
          <w:sz w:val="24"/>
          <w:szCs w:val="24"/>
        </w:rPr>
        <w:t>:</w:t>
      </w:r>
    </w:p>
    <w:p w:rsidRPr="00B74148" w:rsidR="006E517C" w:rsidP="006E517C" w:rsidRDefault="006E517C" w14:paraId="4E54ECBD" w14:textId="77777777">
      <w:pPr>
        <w:numPr>
          <w:ilvl w:val="0"/>
          <w:numId w:val="5"/>
        </w:numPr>
        <w:spacing w:after="0" w:line="240" w:lineRule="auto"/>
        <w:rPr>
          <w:sz w:val="24"/>
          <w:szCs w:val="24"/>
        </w:rPr>
      </w:pPr>
      <w:r w:rsidRPr="00B74148">
        <w:rPr>
          <w:sz w:val="24"/>
          <w:szCs w:val="24"/>
        </w:rPr>
        <w:t>Booking information should be displayed in an order that is more relevant to the supplier, with priority on:</w:t>
      </w:r>
    </w:p>
    <w:p w:rsidRPr="00B74148" w:rsidR="006E517C" w:rsidP="006E517C" w:rsidRDefault="006E517C" w14:paraId="2B0AE7E7" w14:textId="77777777">
      <w:pPr>
        <w:numPr>
          <w:ilvl w:val="1"/>
          <w:numId w:val="5"/>
        </w:numPr>
        <w:spacing w:after="0" w:line="240" w:lineRule="auto"/>
        <w:rPr>
          <w:sz w:val="24"/>
          <w:szCs w:val="24"/>
        </w:rPr>
      </w:pPr>
      <w:r w:rsidRPr="00B74148">
        <w:rPr>
          <w:sz w:val="24"/>
          <w:szCs w:val="24"/>
        </w:rPr>
        <w:t>Pick-up date and location</w:t>
      </w:r>
    </w:p>
    <w:p w:rsidRPr="00B74148" w:rsidR="006E517C" w:rsidP="006E517C" w:rsidRDefault="006E517C" w14:paraId="5C6F4934" w14:textId="77777777">
      <w:pPr>
        <w:numPr>
          <w:ilvl w:val="1"/>
          <w:numId w:val="5"/>
        </w:numPr>
        <w:spacing w:after="0" w:line="240" w:lineRule="auto"/>
        <w:rPr>
          <w:sz w:val="24"/>
          <w:szCs w:val="24"/>
        </w:rPr>
      </w:pPr>
      <w:r w:rsidRPr="00B74148">
        <w:rPr>
          <w:sz w:val="24"/>
          <w:szCs w:val="24"/>
        </w:rPr>
        <w:t>Drop-off location</w:t>
      </w:r>
    </w:p>
    <w:p w:rsidRPr="00B74148" w:rsidR="006E517C" w:rsidP="006E517C" w:rsidRDefault="006E517C" w14:paraId="34584A40" w14:textId="77777777">
      <w:pPr>
        <w:numPr>
          <w:ilvl w:val="1"/>
          <w:numId w:val="5"/>
        </w:numPr>
        <w:spacing w:after="0" w:line="240" w:lineRule="auto"/>
        <w:rPr>
          <w:sz w:val="24"/>
          <w:szCs w:val="24"/>
        </w:rPr>
      </w:pPr>
      <w:r w:rsidRPr="00B74148">
        <w:rPr>
          <w:sz w:val="24"/>
          <w:szCs w:val="24"/>
        </w:rPr>
        <w:t>Distance and duration</w:t>
      </w:r>
    </w:p>
    <w:p w:rsidRPr="00B74148" w:rsidR="006E517C" w:rsidP="006E517C" w:rsidRDefault="006E517C" w14:paraId="3A25447B" w14:textId="77777777">
      <w:pPr>
        <w:numPr>
          <w:ilvl w:val="1"/>
          <w:numId w:val="5"/>
        </w:numPr>
        <w:spacing w:after="0" w:line="240" w:lineRule="auto"/>
        <w:rPr>
          <w:sz w:val="24"/>
          <w:szCs w:val="24"/>
        </w:rPr>
      </w:pPr>
      <w:r w:rsidRPr="00B74148">
        <w:rPr>
          <w:sz w:val="24"/>
          <w:szCs w:val="24"/>
        </w:rPr>
        <w:t>Vehicle details</w:t>
      </w:r>
    </w:p>
    <w:p w:rsidR="006E517C" w:rsidP="006E517C" w:rsidRDefault="006E517C" w14:paraId="42C0E43F" w14:textId="77777777">
      <w:pPr>
        <w:numPr>
          <w:ilvl w:val="0"/>
          <w:numId w:val="5"/>
        </w:numPr>
        <w:spacing w:after="0" w:line="240" w:lineRule="auto"/>
        <w:rPr>
          <w:sz w:val="24"/>
          <w:szCs w:val="24"/>
        </w:rPr>
      </w:pPr>
      <w:r w:rsidRPr="008C3CB1">
        <w:rPr>
          <w:sz w:val="24"/>
          <w:szCs w:val="24"/>
        </w:rPr>
        <w:t>Supplier should only see relevant information (e.g., first name, last name, phone number, pickup and drop-off locations, vehicle info, etc.), without personal details like email or booking dates.</w:t>
      </w:r>
    </w:p>
    <w:p w:rsidRPr="008C3CB1" w:rsidR="006E517C" w:rsidP="006E517C" w:rsidRDefault="006E517C" w14:paraId="7D011C40" w14:textId="77777777">
      <w:pPr>
        <w:numPr>
          <w:ilvl w:val="0"/>
          <w:numId w:val="5"/>
        </w:numPr>
        <w:spacing w:after="0" w:line="240" w:lineRule="auto"/>
        <w:rPr>
          <w:sz w:val="24"/>
          <w:szCs w:val="24"/>
        </w:rPr>
      </w:pPr>
      <w:r>
        <w:rPr>
          <w:sz w:val="24"/>
          <w:szCs w:val="24"/>
        </w:rPr>
        <w:t xml:space="preserve">Now in fleet. Once he has updated any fleet should not be able to delete that. Only we can delete that. </w:t>
      </w:r>
      <w:r w:rsidRPr="008C3CB1">
        <w:rPr>
          <w:sz w:val="24"/>
          <w:szCs w:val="24"/>
        </w:rPr>
        <w:t>because if any delete is a poor, poor quality is an old car or we know that this car is having complaint so we can blacklist that car from our data.</w:t>
      </w:r>
      <w:r>
        <w:rPr>
          <w:sz w:val="24"/>
          <w:szCs w:val="24"/>
        </w:rPr>
        <w:t xml:space="preserve"> </w:t>
      </w:r>
      <w:r w:rsidRPr="008C3CB1">
        <w:rPr>
          <w:sz w:val="24"/>
          <w:szCs w:val="24"/>
        </w:rPr>
        <w:t>He should not be able to delete or modify any car which he has updated once.</w:t>
      </w:r>
    </w:p>
    <w:p w:rsidR="006E517C" w:rsidP="006E517C" w:rsidRDefault="006E517C" w14:paraId="2EA5BB83" w14:textId="77777777">
      <w:pPr>
        <w:numPr>
          <w:ilvl w:val="0"/>
          <w:numId w:val="5"/>
        </w:numPr>
        <w:spacing w:after="0" w:line="240" w:lineRule="auto"/>
        <w:rPr>
          <w:sz w:val="24"/>
          <w:szCs w:val="24"/>
        </w:rPr>
      </w:pPr>
      <w:r w:rsidRPr="008C3CB1" w:rsidR="006E517C">
        <w:rPr>
          <w:sz w:val="24"/>
          <w:szCs w:val="24"/>
        </w:rPr>
        <w:t xml:space="preserve">Same </w:t>
      </w:r>
      <w:del w:author="Nikhil Patil | Zasya" w:date="2024-12-26T04:13:25.242Z" w:id="1321967122">
        <w:r w:rsidRPr="146F627A" w:rsidDel="006E517C">
          <w:rPr>
            <w:sz w:val="24"/>
            <w:szCs w:val="24"/>
          </w:rPr>
          <w:delText>same</w:delText>
        </w:r>
        <w:r w:rsidRPr="146F627A" w:rsidDel="006E517C">
          <w:rPr>
            <w:sz w:val="24"/>
            <w:szCs w:val="24"/>
          </w:rPr>
          <w:delText xml:space="preserve"> </w:delText>
        </w:r>
      </w:del>
      <w:r w:rsidRPr="008C3CB1" w:rsidR="006E517C">
        <w:rPr>
          <w:sz w:val="24"/>
          <w:szCs w:val="24"/>
        </w:rPr>
        <w:t>applies to the driver.</w:t>
      </w:r>
      <w:r w:rsidR="006E517C">
        <w:rPr>
          <w:sz w:val="24"/>
          <w:szCs w:val="24"/>
        </w:rPr>
        <w:t xml:space="preserve"> Supplier should not be able to </w:t>
      </w:r>
      <w:r w:rsidR="006E517C">
        <w:rPr>
          <w:sz w:val="24"/>
          <w:szCs w:val="24"/>
        </w:rPr>
        <w:t xml:space="preserve">delete</w:t>
      </w:r>
      <w:r w:rsidR="006E517C">
        <w:rPr>
          <w:sz w:val="24"/>
          <w:szCs w:val="24"/>
        </w:rPr>
        <w:t xml:space="preserve"> the driver.</w:t>
      </w:r>
      <w:r w:rsidRPr="008C3CB1" w:rsidR="006E517C">
        <w:rPr>
          <w:rFonts w:ascii="Segoe UI" w:hAnsi="Segoe UI" w:cs="Segoe UI"/>
          <w:color w:val="323130"/>
          <w:sz w:val="21"/>
          <w:szCs w:val="21"/>
          <w:shd w:val="clear" w:color="auto" w:fill="D2D0CE"/>
        </w:rPr>
        <w:t xml:space="preserve"> </w:t>
      </w:r>
      <w:r w:rsidR="006E517C">
        <w:rPr>
          <w:sz w:val="24"/>
          <w:szCs w:val="24"/>
        </w:rPr>
        <w:t xml:space="preserve">He </w:t>
      </w:r>
      <w:r w:rsidRPr="008C3CB1" w:rsidR="006E517C">
        <w:rPr>
          <w:sz w:val="24"/>
          <w:szCs w:val="24"/>
        </w:rPr>
        <w:t xml:space="preserve">should </w:t>
      </w:r>
      <w:r w:rsidRPr="008C3CB1" w:rsidR="006E517C">
        <w:rPr>
          <w:sz w:val="24"/>
          <w:szCs w:val="24"/>
        </w:rPr>
        <w:t>not</w:t>
      </w:r>
      <w:r w:rsidRPr="008C3CB1" w:rsidR="006E517C">
        <w:rPr>
          <w:sz w:val="24"/>
          <w:szCs w:val="24"/>
        </w:rPr>
        <w:t xml:space="preserve"> able to change their data</w:t>
      </w:r>
      <w:r w:rsidR="006E517C">
        <w:rPr>
          <w:sz w:val="24"/>
          <w:szCs w:val="24"/>
        </w:rPr>
        <w:t>.</w:t>
      </w:r>
    </w:p>
    <w:p w:rsidR="006E517C" w:rsidP="006E517C" w:rsidRDefault="006E517C" w14:paraId="27175899" w14:textId="77777777">
      <w:pPr>
        <w:spacing w:after="0" w:line="240" w:lineRule="auto"/>
        <w:rPr>
          <w:sz w:val="24"/>
          <w:szCs w:val="24"/>
        </w:rPr>
      </w:pPr>
    </w:p>
    <w:p w:rsidRPr="0056091B" w:rsidR="006E517C" w:rsidP="006E517C" w:rsidRDefault="006E517C" w14:paraId="45AEAE6A" w14:textId="77777777">
      <w:pPr>
        <w:pStyle w:val="ListParagraph"/>
        <w:numPr>
          <w:ilvl w:val="0"/>
          <w:numId w:val="7"/>
        </w:numPr>
        <w:spacing w:after="0" w:line="240" w:lineRule="auto"/>
        <w:rPr>
          <w:sz w:val="24"/>
          <w:szCs w:val="24"/>
        </w:rPr>
      </w:pPr>
      <w:r w:rsidRPr="0056091B">
        <w:rPr>
          <w:sz w:val="24"/>
          <w:szCs w:val="24"/>
        </w:rPr>
        <w:t>In Others ther is only notifications and alerts so replace Others with notifications and alerts only.</w:t>
      </w:r>
    </w:p>
    <w:p w:rsidR="006E517C" w:rsidP="006E517C" w:rsidRDefault="006E517C" w14:paraId="5965E143" w14:textId="77777777">
      <w:pPr>
        <w:pStyle w:val="ListParagraph"/>
        <w:numPr>
          <w:ilvl w:val="0"/>
          <w:numId w:val="7"/>
        </w:numPr>
        <w:spacing w:after="0" w:line="240" w:lineRule="auto"/>
        <w:rPr>
          <w:sz w:val="24"/>
          <w:szCs w:val="24"/>
        </w:rPr>
      </w:pPr>
      <w:r w:rsidRPr="0056091B">
        <w:rPr>
          <w:sz w:val="24"/>
          <w:szCs w:val="24"/>
        </w:rPr>
        <w:t>The bookings tab should be on top above users.</w:t>
      </w:r>
    </w:p>
    <w:p w:rsidR="006E517C" w:rsidP="006E517C" w:rsidRDefault="006E517C" w14:paraId="347FAF7E" w14:textId="77777777">
      <w:pPr>
        <w:spacing w:after="0" w:line="240" w:lineRule="auto"/>
        <w:rPr>
          <w:sz w:val="24"/>
          <w:szCs w:val="24"/>
        </w:rPr>
      </w:pPr>
    </w:p>
    <w:p w:rsidRPr="00B74148" w:rsidR="006E517C" w:rsidP="006E517C" w:rsidRDefault="006E517C" w14:paraId="217C3AAF" w14:textId="77777777">
      <w:pPr>
        <w:rPr>
          <w:sz w:val="24"/>
          <w:szCs w:val="24"/>
        </w:rPr>
      </w:pPr>
      <w:r w:rsidRPr="00B74148">
        <w:rPr>
          <w:b/>
          <w:bCs/>
          <w:sz w:val="24"/>
          <w:szCs w:val="24"/>
        </w:rPr>
        <w:t>Booking Display and Information</w:t>
      </w:r>
      <w:r w:rsidRPr="00B74148">
        <w:rPr>
          <w:sz w:val="24"/>
          <w:szCs w:val="24"/>
        </w:rPr>
        <w:t>:</w:t>
      </w:r>
    </w:p>
    <w:p w:rsidRPr="00B74148" w:rsidR="006E517C" w:rsidP="006E517C" w:rsidRDefault="006E517C" w14:paraId="35E4111C" w14:textId="77777777">
      <w:pPr>
        <w:numPr>
          <w:ilvl w:val="0"/>
          <w:numId w:val="5"/>
        </w:numPr>
        <w:spacing w:after="0" w:line="240" w:lineRule="auto"/>
        <w:rPr>
          <w:sz w:val="24"/>
          <w:szCs w:val="24"/>
        </w:rPr>
      </w:pPr>
      <w:r w:rsidRPr="00B74148">
        <w:rPr>
          <w:sz w:val="24"/>
          <w:szCs w:val="24"/>
        </w:rPr>
        <w:t>Booking information should be displayed in an order that is more relevant to the supplier, with priority on:</w:t>
      </w:r>
    </w:p>
    <w:p w:rsidRPr="00B74148" w:rsidR="006E517C" w:rsidP="006E517C" w:rsidRDefault="006E517C" w14:paraId="0971283B" w14:textId="77777777">
      <w:pPr>
        <w:numPr>
          <w:ilvl w:val="1"/>
          <w:numId w:val="5"/>
        </w:numPr>
        <w:spacing w:after="0" w:line="240" w:lineRule="auto"/>
        <w:rPr>
          <w:sz w:val="24"/>
          <w:szCs w:val="24"/>
        </w:rPr>
      </w:pPr>
      <w:r w:rsidRPr="00B74148">
        <w:rPr>
          <w:sz w:val="24"/>
          <w:szCs w:val="24"/>
        </w:rPr>
        <w:t>Pick-up date and location</w:t>
      </w:r>
    </w:p>
    <w:p w:rsidRPr="00B74148" w:rsidR="006E517C" w:rsidP="006E517C" w:rsidRDefault="006E517C" w14:paraId="552116BB" w14:textId="77777777">
      <w:pPr>
        <w:numPr>
          <w:ilvl w:val="1"/>
          <w:numId w:val="5"/>
        </w:numPr>
        <w:spacing w:after="0" w:line="240" w:lineRule="auto"/>
        <w:rPr>
          <w:sz w:val="24"/>
          <w:szCs w:val="24"/>
        </w:rPr>
      </w:pPr>
      <w:r w:rsidRPr="00B74148">
        <w:rPr>
          <w:sz w:val="24"/>
          <w:szCs w:val="24"/>
        </w:rPr>
        <w:t>Drop-off location</w:t>
      </w:r>
    </w:p>
    <w:p w:rsidRPr="00B74148" w:rsidR="006E517C" w:rsidP="006E517C" w:rsidRDefault="006E517C" w14:paraId="7171DFB8" w14:textId="77777777">
      <w:pPr>
        <w:numPr>
          <w:ilvl w:val="1"/>
          <w:numId w:val="5"/>
        </w:numPr>
        <w:spacing w:after="0" w:line="240" w:lineRule="auto"/>
        <w:rPr>
          <w:sz w:val="24"/>
          <w:szCs w:val="24"/>
        </w:rPr>
      </w:pPr>
      <w:r w:rsidRPr="00B74148">
        <w:rPr>
          <w:sz w:val="24"/>
          <w:szCs w:val="24"/>
        </w:rPr>
        <w:t>Distance and duration</w:t>
      </w:r>
    </w:p>
    <w:p w:rsidRPr="00B74148" w:rsidR="006E517C" w:rsidP="006E517C" w:rsidRDefault="006E517C" w14:paraId="38A0833D" w14:textId="77777777">
      <w:pPr>
        <w:numPr>
          <w:ilvl w:val="1"/>
          <w:numId w:val="5"/>
        </w:numPr>
        <w:spacing w:after="0" w:line="240" w:lineRule="auto"/>
        <w:rPr>
          <w:sz w:val="24"/>
          <w:szCs w:val="24"/>
        </w:rPr>
      </w:pPr>
      <w:r w:rsidRPr="00B74148">
        <w:rPr>
          <w:sz w:val="24"/>
          <w:szCs w:val="24"/>
        </w:rPr>
        <w:t>Vehicle details</w:t>
      </w:r>
    </w:p>
    <w:p w:rsidRPr="00B27509" w:rsidR="006E517C" w:rsidP="006E517C" w:rsidRDefault="006E517C" w14:paraId="00D79C7F" w14:textId="77777777">
      <w:pPr>
        <w:numPr>
          <w:ilvl w:val="0"/>
          <w:numId w:val="5"/>
        </w:numPr>
        <w:spacing w:after="0" w:line="240" w:lineRule="auto"/>
        <w:rPr>
          <w:sz w:val="24"/>
          <w:szCs w:val="24"/>
        </w:rPr>
      </w:pPr>
      <w:r w:rsidRPr="00B74148">
        <w:rPr>
          <w:sz w:val="24"/>
          <w:szCs w:val="24"/>
        </w:rPr>
        <w:t>Supplier should only see relevant information (e.g., first name, last name, phone number, pickup and drop-off locations, vehicle info, etc.), without personal details like email or booking dates.</w:t>
      </w:r>
    </w:p>
    <w:p w:rsidRPr="00B27509" w:rsidR="006E517C" w:rsidP="006E517C" w:rsidRDefault="006E517C" w14:paraId="6A9B65BD" w14:textId="77777777">
      <w:pPr>
        <w:pStyle w:val="ListParagraph"/>
        <w:numPr>
          <w:ilvl w:val="0"/>
          <w:numId w:val="5"/>
        </w:numPr>
        <w:shd w:val="clear" w:color="auto" w:fill="FFFFFF"/>
        <w:spacing w:after="0" w:line="300" w:lineRule="atLeast"/>
        <w:rPr>
          <w:rFonts w:ascii="Segoe UI" w:hAnsi="Segoe UI" w:eastAsia="Times New Roman" w:cs="Segoe UI"/>
          <w:color w:val="323130"/>
          <w:kern w:val="0"/>
          <w:sz w:val="21"/>
          <w:szCs w:val="21"/>
          <w14:ligatures w14:val="none"/>
        </w:rPr>
      </w:pPr>
      <w:r w:rsidRPr="00B27509">
        <w:rPr>
          <w:rFonts w:ascii="Segoe UI" w:hAnsi="Segoe UI" w:eastAsia="Times New Roman" w:cs="Segoe UI"/>
          <w:color w:val="323130"/>
          <w:kern w:val="0"/>
          <w:sz w:val="21"/>
          <w:szCs w:val="21"/>
          <w14:ligatures w14:val="none"/>
        </w:rPr>
        <w:t>We want we want only to see first name, the last name and the phone number of the passenger.</w:t>
      </w:r>
    </w:p>
    <w:p w:rsidRPr="00B27509" w:rsidR="006E517C" w:rsidP="006E517C" w:rsidRDefault="006E517C" w14:paraId="669AE6F0" w14:textId="77777777">
      <w:pPr>
        <w:pStyle w:val="ListParagraph"/>
        <w:numPr>
          <w:ilvl w:val="0"/>
          <w:numId w:val="5"/>
        </w:numPr>
        <w:shd w:val="clear" w:color="auto" w:fill="FFFFFF"/>
        <w:spacing w:after="0" w:line="300" w:lineRule="atLeast"/>
        <w:rPr>
          <w:rFonts w:ascii="Segoe UI" w:hAnsi="Segoe UI" w:eastAsia="Times New Roman" w:cs="Segoe UI"/>
          <w:color w:val="323130"/>
          <w:kern w:val="0"/>
          <w:sz w:val="21"/>
          <w:szCs w:val="21"/>
          <w14:ligatures w14:val="none"/>
        </w:rPr>
      </w:pPr>
      <w:r w:rsidRPr="00B27509">
        <w:rPr>
          <w:rFonts w:ascii="Segoe UI" w:hAnsi="Segoe UI" w:eastAsia="Times New Roman" w:cs="Segoe UI"/>
          <w:color w:val="323130"/>
          <w:kern w:val="0"/>
          <w:sz w:val="21"/>
          <w:szCs w:val="21"/>
          <w14:ligatures w14:val="none"/>
        </w:rPr>
        <w:t>Updated on and updated by. we can show that .</w:t>
      </w:r>
    </w:p>
    <w:p w:rsidRPr="00B27509" w:rsidR="006E517C" w:rsidP="006E517C" w:rsidRDefault="006E517C" w14:paraId="5F9A8457" w14:textId="77777777">
      <w:pPr>
        <w:pStyle w:val="ListParagraph"/>
        <w:numPr>
          <w:ilvl w:val="0"/>
          <w:numId w:val="5"/>
        </w:numPr>
        <w:shd w:val="clear" w:color="auto" w:fill="FFFFFF"/>
        <w:spacing w:after="0" w:line="300" w:lineRule="atLeast"/>
        <w:rPr>
          <w:rFonts w:ascii="Segoe UI" w:hAnsi="Segoe UI" w:eastAsia="Times New Roman" w:cs="Segoe UI"/>
          <w:color w:val="323130"/>
          <w:kern w:val="0"/>
          <w:sz w:val="21"/>
          <w:szCs w:val="21"/>
          <w14:ligatures w14:val="none"/>
        </w:rPr>
      </w:pPr>
      <w:r w:rsidRPr="00B27509">
        <w:rPr>
          <w:rFonts w:ascii="Segoe UI" w:hAnsi="Segoe UI" w:eastAsia="Times New Roman" w:cs="Segoe UI"/>
          <w:color w:val="323130"/>
          <w:kern w:val="0"/>
          <w:sz w:val="21"/>
          <w:szCs w:val="21"/>
          <w14:ligatures w14:val="none"/>
        </w:rPr>
        <w:t>And trip time we can show number of passengers we can show invoice. We don't have to show to the supplier.</w:t>
      </w:r>
    </w:p>
    <w:p w:rsidRPr="00B27509" w:rsidR="006E517C" w:rsidP="006E517C" w:rsidRDefault="006E517C" w14:paraId="45D3E0CF" w14:textId="77777777">
      <w:pPr>
        <w:pStyle w:val="ListParagraph"/>
        <w:numPr>
          <w:ilvl w:val="0"/>
          <w:numId w:val="5"/>
        </w:numPr>
        <w:shd w:val="clear" w:color="auto" w:fill="FFFFFF"/>
        <w:spacing w:after="0" w:line="300" w:lineRule="atLeast"/>
        <w:rPr>
          <w:rFonts w:ascii="Segoe UI" w:hAnsi="Segoe UI" w:eastAsia="Times New Roman" w:cs="Segoe UI"/>
          <w:color w:val="323130"/>
          <w:kern w:val="0"/>
          <w:sz w:val="21"/>
          <w:szCs w:val="21"/>
          <w14:ligatures w14:val="none"/>
        </w:rPr>
      </w:pPr>
      <w:r w:rsidRPr="00B27509">
        <w:rPr>
          <w:rFonts w:ascii="Segoe UI" w:hAnsi="Segoe UI" w:eastAsia="Times New Roman" w:cs="Segoe UI"/>
          <w:color w:val="323130"/>
          <w:kern w:val="0"/>
          <w:sz w:val="21"/>
          <w:szCs w:val="21"/>
          <w14:ligatures w14:val="none"/>
        </w:rPr>
        <w:lastRenderedPageBreak/>
        <w:t>Pick up location</w:t>
      </w:r>
      <w:r>
        <w:rPr>
          <w:rFonts w:ascii="Segoe UI" w:hAnsi="Segoe UI" w:eastAsia="Times New Roman" w:cs="Segoe UI"/>
          <w:color w:val="323130"/>
          <w:kern w:val="0"/>
          <w:sz w:val="21"/>
          <w:szCs w:val="21"/>
          <w14:ligatures w14:val="none"/>
        </w:rPr>
        <w:t xml:space="preserve">, </w:t>
      </w:r>
      <w:r w:rsidRPr="00B27509">
        <w:rPr>
          <w:rFonts w:ascii="Segoe UI" w:hAnsi="Segoe UI" w:eastAsia="Times New Roman" w:cs="Segoe UI"/>
          <w:color w:val="323130"/>
          <w:kern w:val="0"/>
          <w:sz w:val="21"/>
          <w:szCs w:val="21"/>
          <w14:ligatures w14:val="none"/>
        </w:rPr>
        <w:t>drop off location</w:t>
      </w:r>
      <w:r>
        <w:rPr>
          <w:rFonts w:ascii="Segoe UI" w:hAnsi="Segoe UI" w:eastAsia="Times New Roman" w:cs="Segoe UI"/>
          <w:color w:val="323130"/>
          <w:kern w:val="0"/>
          <w:sz w:val="21"/>
          <w:szCs w:val="21"/>
          <w14:ligatures w14:val="none"/>
        </w:rPr>
        <w:t xml:space="preserve">, </w:t>
      </w:r>
      <w:r w:rsidRPr="00B27509">
        <w:rPr>
          <w:rFonts w:ascii="Segoe UI" w:hAnsi="Segoe UI" w:eastAsia="Times New Roman" w:cs="Segoe UI"/>
          <w:color w:val="323130"/>
          <w:kern w:val="0"/>
          <w:sz w:val="21"/>
          <w:szCs w:val="21"/>
          <w14:ligatures w14:val="none"/>
        </w:rPr>
        <w:t>Distance</w:t>
      </w:r>
      <w:r>
        <w:rPr>
          <w:rFonts w:ascii="Segoe UI" w:hAnsi="Segoe UI" w:eastAsia="Times New Roman" w:cs="Segoe UI"/>
          <w:color w:val="323130"/>
          <w:kern w:val="0"/>
          <w:sz w:val="21"/>
          <w:szCs w:val="21"/>
          <w14:ligatures w14:val="none"/>
        </w:rPr>
        <w:t xml:space="preserve">, </w:t>
      </w:r>
      <w:r w:rsidRPr="00B27509">
        <w:rPr>
          <w:rFonts w:ascii="Segoe UI" w:hAnsi="Segoe UI" w:eastAsia="Times New Roman" w:cs="Segoe UI"/>
          <w:color w:val="323130"/>
          <w:kern w:val="0"/>
          <w:sz w:val="21"/>
          <w:szCs w:val="21"/>
          <w14:ligatures w14:val="none"/>
        </w:rPr>
        <w:t>Duration</w:t>
      </w:r>
      <w:r>
        <w:rPr>
          <w:rFonts w:ascii="Segoe UI" w:hAnsi="Segoe UI" w:eastAsia="Times New Roman" w:cs="Segoe UI"/>
          <w:color w:val="323130"/>
          <w:kern w:val="0"/>
          <w:sz w:val="21"/>
          <w:szCs w:val="21"/>
          <w14:ligatures w14:val="none"/>
        </w:rPr>
        <w:t xml:space="preserve">, </w:t>
      </w:r>
      <w:r w:rsidRPr="00B27509">
        <w:rPr>
          <w:rFonts w:ascii="Segoe UI" w:hAnsi="Segoe UI" w:eastAsia="Times New Roman" w:cs="Segoe UI"/>
          <w:color w:val="323130"/>
          <w:kern w:val="0"/>
          <w:sz w:val="21"/>
          <w:szCs w:val="21"/>
          <w14:ligatures w14:val="none"/>
        </w:rPr>
        <w:t xml:space="preserve">pick up date and time </w:t>
      </w:r>
      <w:r>
        <w:rPr>
          <w:rFonts w:ascii="Segoe UI" w:hAnsi="Segoe UI" w:eastAsia="Times New Roman" w:cs="Segoe UI"/>
          <w:color w:val="323130"/>
          <w:kern w:val="0"/>
          <w:sz w:val="21"/>
          <w:szCs w:val="21"/>
          <w14:ligatures w14:val="none"/>
        </w:rPr>
        <w:t xml:space="preserve"> </w:t>
      </w:r>
      <w:r w:rsidRPr="00B27509">
        <w:rPr>
          <w:rFonts w:ascii="Segoe UI" w:hAnsi="Segoe UI" w:eastAsia="Times New Roman" w:cs="Segoe UI"/>
          <w:color w:val="323130"/>
          <w:kern w:val="0"/>
          <w:sz w:val="21"/>
          <w:szCs w:val="21"/>
          <w14:ligatures w14:val="none"/>
        </w:rPr>
        <w:t>we can show. Also if you see the pickup location is here pick up is here</w:t>
      </w:r>
    </w:p>
    <w:p w:rsidRPr="00B27509" w:rsidR="006E517C" w:rsidP="006E517C" w:rsidRDefault="006E517C" w14:paraId="6C6451EB" w14:textId="77777777">
      <w:pPr>
        <w:pStyle w:val="ListParagraph"/>
        <w:numPr>
          <w:ilvl w:val="0"/>
          <w:numId w:val="5"/>
        </w:numPr>
        <w:shd w:val="clear" w:color="auto" w:fill="FFFFFF"/>
        <w:spacing w:after="0" w:line="300" w:lineRule="atLeast"/>
        <w:rPr>
          <w:rFonts w:ascii="Segoe UI" w:hAnsi="Segoe UI" w:eastAsia="Times New Roman" w:cs="Segoe UI"/>
          <w:color w:val="323130"/>
          <w:kern w:val="0"/>
          <w:sz w:val="21"/>
          <w:szCs w:val="21"/>
          <w14:ligatures w14:val="none"/>
        </w:rPr>
      </w:pPr>
      <w:r w:rsidRPr="00B27509">
        <w:rPr>
          <w:rFonts w:ascii="Segoe UI" w:hAnsi="Segoe UI" w:eastAsia="Times New Roman" w:cs="Segoe UI"/>
          <w:color w:val="323130"/>
          <w:kern w:val="0"/>
          <w:sz w:val="21"/>
          <w:szCs w:val="21"/>
          <w14:ligatures w14:val="none"/>
        </w:rPr>
        <w:t>Pick up date and pick up location should come first.</w:t>
      </w:r>
    </w:p>
    <w:p w:rsidR="006E517C" w:rsidP="006E517C" w:rsidRDefault="006E517C" w14:paraId="5FA793B7" w14:textId="77777777">
      <w:pPr>
        <w:numPr>
          <w:ilvl w:val="0"/>
          <w:numId w:val="5"/>
        </w:numPr>
        <w:spacing w:after="0" w:line="240" w:lineRule="auto"/>
        <w:rPr>
          <w:sz w:val="24"/>
          <w:szCs w:val="24"/>
        </w:rPr>
      </w:pPr>
      <w:r w:rsidRPr="00B27509">
        <w:rPr>
          <w:sz w:val="24"/>
          <w:szCs w:val="24"/>
        </w:rPr>
        <w:t>Pick up, pick up date and pick up time and then this pick pick up location should come first</w:t>
      </w:r>
      <w:r>
        <w:rPr>
          <w:sz w:val="24"/>
          <w:szCs w:val="24"/>
        </w:rPr>
        <w:t xml:space="preserve"> </w:t>
      </w:r>
      <w:r w:rsidRPr="00B27509">
        <w:rPr>
          <w:sz w:val="24"/>
          <w:szCs w:val="24"/>
        </w:rPr>
        <w:t xml:space="preserve">And then distance </w:t>
      </w:r>
      <w:r>
        <w:rPr>
          <w:sz w:val="24"/>
          <w:szCs w:val="24"/>
        </w:rPr>
        <w:t>and</w:t>
      </w:r>
      <w:r w:rsidRPr="00B27509">
        <w:rPr>
          <w:sz w:val="24"/>
          <w:szCs w:val="24"/>
        </w:rPr>
        <w:t xml:space="preserve"> the time and then drop off location.</w:t>
      </w:r>
    </w:p>
    <w:p w:rsidR="006E517C" w:rsidP="006E517C" w:rsidRDefault="006E517C" w14:paraId="3ADAAA53" w14:textId="77777777">
      <w:pPr>
        <w:spacing w:after="0" w:line="240" w:lineRule="auto"/>
        <w:rPr>
          <w:sz w:val="24"/>
          <w:szCs w:val="24"/>
        </w:rPr>
      </w:pPr>
    </w:p>
    <w:p w:rsidR="006E517C" w:rsidP="006E517C" w:rsidRDefault="006E517C" w14:paraId="71C4F9A2" w14:textId="368C3E12">
      <w:pPr>
        <w:rPr>
          <w:sz w:val="24"/>
          <w:szCs w:val="24"/>
        </w:rPr>
      </w:pPr>
      <w:r w:rsidRPr="146F627A" w:rsidR="006E517C">
        <w:rPr>
          <w:b w:val="1"/>
          <w:bCs w:val="1"/>
          <w:sz w:val="24"/>
          <w:szCs w:val="24"/>
        </w:rPr>
        <w:t xml:space="preserve">In </w:t>
      </w:r>
      <w:r w:rsidRPr="146F627A" w:rsidR="03DD3CA2">
        <w:rPr>
          <w:b w:val="1"/>
          <w:bCs w:val="1"/>
          <w:sz w:val="24"/>
          <w:szCs w:val="24"/>
        </w:rPr>
        <w:t>payment</w:t>
      </w:r>
      <w:r w:rsidRPr="146F627A" w:rsidR="006E517C">
        <w:rPr>
          <w:b w:val="1"/>
          <w:bCs w:val="1"/>
          <w:sz w:val="24"/>
          <w:szCs w:val="24"/>
        </w:rPr>
        <w:t xml:space="preserve"> and other </w:t>
      </w:r>
      <w:r w:rsidRPr="146F627A" w:rsidR="006E517C">
        <w:rPr>
          <w:b w:val="1"/>
          <w:bCs w:val="1"/>
          <w:sz w:val="24"/>
          <w:szCs w:val="24"/>
        </w:rPr>
        <w:t xml:space="preserve">details </w:t>
      </w:r>
      <w:r w:rsidRPr="146F627A" w:rsidR="006E517C">
        <w:rPr>
          <w:sz w:val="24"/>
          <w:szCs w:val="24"/>
        </w:rPr>
        <w:t>:</w:t>
      </w:r>
    </w:p>
    <w:p w:rsidR="006E517C" w:rsidP="006E517C" w:rsidRDefault="006E517C" w14:paraId="2CA9A0A2" w14:textId="4D43A310">
      <w:pPr>
        <w:pStyle w:val="ListParagraph"/>
        <w:numPr>
          <w:ilvl w:val="0"/>
          <w:numId w:val="8"/>
        </w:numPr>
        <w:rPr>
          <w:sz w:val="24"/>
          <w:szCs w:val="24"/>
        </w:rPr>
      </w:pPr>
      <w:r w:rsidRPr="146F627A" w:rsidR="006E517C">
        <w:rPr>
          <w:sz w:val="24"/>
          <w:szCs w:val="24"/>
        </w:rPr>
        <w:t xml:space="preserve">Show the important notes </w:t>
      </w:r>
      <w:r w:rsidRPr="146F627A" w:rsidR="006E517C">
        <w:rPr>
          <w:sz w:val="24"/>
          <w:szCs w:val="24"/>
        </w:rPr>
        <w:t>by</w:t>
      </w:r>
      <w:r w:rsidRPr="146F627A" w:rsidR="006E517C">
        <w:rPr>
          <w:sz w:val="24"/>
          <w:szCs w:val="24"/>
        </w:rPr>
        <w:t xml:space="preserve"> the </w:t>
      </w:r>
      <w:r w:rsidRPr="146F627A" w:rsidR="0B2C52A4">
        <w:rPr>
          <w:sz w:val="24"/>
          <w:szCs w:val="24"/>
        </w:rPr>
        <w:t>passenger</w:t>
      </w:r>
      <w:r w:rsidRPr="146F627A" w:rsidR="006E517C">
        <w:rPr>
          <w:sz w:val="24"/>
          <w:szCs w:val="24"/>
        </w:rPr>
        <w:t>.</w:t>
      </w:r>
    </w:p>
    <w:p w:rsidR="006E517C" w:rsidP="006E517C" w:rsidRDefault="006E517C" w14:paraId="0284262C" w14:textId="77777777">
      <w:pPr>
        <w:pStyle w:val="ListParagraph"/>
        <w:numPr>
          <w:ilvl w:val="0"/>
          <w:numId w:val="8"/>
        </w:numPr>
        <w:rPr>
          <w:sz w:val="24"/>
          <w:szCs w:val="24"/>
        </w:rPr>
      </w:pPr>
      <w:r>
        <w:rPr>
          <w:sz w:val="24"/>
          <w:szCs w:val="24"/>
        </w:rPr>
        <w:t>Remove inclusion and exclusion.</w:t>
      </w:r>
    </w:p>
    <w:p w:rsidR="006E517C" w:rsidP="006E517C" w:rsidRDefault="006E517C" w14:paraId="22B905C2" w14:textId="6358825F">
      <w:pPr>
        <w:pStyle w:val="ListParagraph"/>
        <w:numPr>
          <w:ilvl w:val="0"/>
          <w:numId w:val="8"/>
        </w:numPr>
        <w:rPr>
          <w:sz w:val="24"/>
          <w:szCs w:val="24"/>
        </w:rPr>
      </w:pPr>
      <w:r w:rsidRPr="146F627A" w:rsidR="006E517C">
        <w:rPr>
          <w:sz w:val="24"/>
          <w:szCs w:val="24"/>
        </w:rPr>
        <w:t xml:space="preserve">He should be </w:t>
      </w:r>
      <w:r w:rsidRPr="146F627A" w:rsidR="68F3A73A">
        <w:rPr>
          <w:sz w:val="24"/>
          <w:szCs w:val="24"/>
        </w:rPr>
        <w:t>able</w:t>
      </w:r>
      <w:r w:rsidRPr="146F627A" w:rsidR="006E517C">
        <w:rPr>
          <w:sz w:val="24"/>
          <w:szCs w:val="24"/>
        </w:rPr>
        <w:t xml:space="preserve"> to see the payment terms. What payment supplier is </w:t>
      </w:r>
      <w:r w:rsidRPr="146F627A" w:rsidR="3531AD01">
        <w:rPr>
          <w:sz w:val="24"/>
          <w:szCs w:val="24"/>
        </w:rPr>
        <w:t>getting</w:t>
      </w:r>
      <w:r w:rsidRPr="146F627A" w:rsidR="006E517C">
        <w:rPr>
          <w:sz w:val="24"/>
          <w:szCs w:val="24"/>
        </w:rPr>
        <w:t>.</w:t>
      </w:r>
    </w:p>
    <w:p w:rsidR="006E517C" w:rsidP="006E517C" w:rsidRDefault="006E517C" w14:paraId="2F1E978E" w14:textId="77777777">
      <w:pPr>
        <w:pStyle w:val="ListParagraph"/>
        <w:numPr>
          <w:ilvl w:val="0"/>
          <w:numId w:val="8"/>
        </w:numPr>
        <w:rPr>
          <w:sz w:val="24"/>
          <w:szCs w:val="24"/>
        </w:rPr>
      </w:pPr>
      <w:r>
        <w:rPr>
          <w:sz w:val="24"/>
          <w:szCs w:val="24"/>
        </w:rPr>
        <w:t>Now in assignment we can see the total amount for the booking but this should be in somewhere in Booking details at the bottom near the supplier information. Or on the right hand.</w:t>
      </w:r>
    </w:p>
    <w:p w:rsidR="006E517C" w:rsidP="006E517C" w:rsidRDefault="006E517C" w14:paraId="43A8F648" w14:textId="125545A6">
      <w:pPr>
        <w:pStyle w:val="ListParagraph"/>
        <w:numPr>
          <w:ilvl w:val="0"/>
          <w:numId w:val="8"/>
        </w:numPr>
        <w:rPr>
          <w:sz w:val="24"/>
          <w:szCs w:val="24"/>
        </w:rPr>
      </w:pPr>
      <w:r w:rsidRPr="146F627A" w:rsidR="006E517C">
        <w:rPr>
          <w:sz w:val="24"/>
          <w:szCs w:val="24"/>
        </w:rPr>
        <w:t xml:space="preserve">And he has to collect any amount from </w:t>
      </w:r>
      <w:r w:rsidRPr="146F627A" w:rsidR="568AA52C">
        <w:rPr>
          <w:sz w:val="24"/>
          <w:szCs w:val="24"/>
        </w:rPr>
        <w:t>passenger</w:t>
      </w:r>
      <w:r w:rsidRPr="146F627A" w:rsidR="006E517C">
        <w:rPr>
          <w:sz w:val="24"/>
          <w:szCs w:val="24"/>
        </w:rPr>
        <w:t xml:space="preserve"> or not that remark should be displayed.</w:t>
      </w:r>
    </w:p>
    <w:p w:rsidR="006E517C" w:rsidP="006E517C" w:rsidRDefault="006E517C" w14:paraId="43FCFDE0" w14:textId="77777777">
      <w:pPr>
        <w:pStyle w:val="ListParagraph"/>
        <w:numPr>
          <w:ilvl w:val="0"/>
          <w:numId w:val="8"/>
        </w:numPr>
        <w:rPr>
          <w:sz w:val="24"/>
          <w:szCs w:val="24"/>
        </w:rPr>
      </w:pPr>
      <w:r>
        <w:rPr>
          <w:sz w:val="24"/>
          <w:szCs w:val="24"/>
        </w:rPr>
        <w:t>In the notification icon just show the notifications of booking. And when he will click on that notification he will go to that booking. After 24 hrs the notification should be removed from list.</w:t>
      </w:r>
    </w:p>
    <w:p w:rsidR="006E517C" w:rsidP="006E517C" w:rsidRDefault="006E517C" w14:paraId="5BA44C6C" w14:textId="77777777">
      <w:pPr>
        <w:pStyle w:val="ListParagraph"/>
        <w:numPr>
          <w:ilvl w:val="0"/>
          <w:numId w:val="8"/>
        </w:numPr>
        <w:rPr>
          <w:sz w:val="24"/>
          <w:szCs w:val="24"/>
        </w:rPr>
      </w:pPr>
      <w:r>
        <w:rPr>
          <w:sz w:val="24"/>
          <w:szCs w:val="24"/>
        </w:rPr>
        <w:t>Now in Assignment, supplier should get the option to assign the booking to driver.</w:t>
      </w:r>
    </w:p>
    <w:p w:rsidR="006E517C" w:rsidP="006E517C" w:rsidRDefault="006E517C" w14:paraId="4914A11A" w14:textId="42DFCCAB">
      <w:pPr>
        <w:pStyle w:val="ListParagraph"/>
        <w:numPr>
          <w:ilvl w:val="0"/>
          <w:numId w:val="8"/>
        </w:numPr>
        <w:rPr>
          <w:sz w:val="24"/>
          <w:szCs w:val="24"/>
        </w:rPr>
      </w:pPr>
      <w:r w:rsidRPr="146F627A" w:rsidR="006E517C">
        <w:rPr>
          <w:sz w:val="24"/>
          <w:szCs w:val="24"/>
        </w:rPr>
        <w:t xml:space="preserve">In </w:t>
      </w:r>
      <w:r w:rsidRPr="146F627A" w:rsidR="52513683">
        <w:rPr>
          <w:sz w:val="24"/>
          <w:szCs w:val="24"/>
        </w:rPr>
        <w:t>Assignment</w:t>
      </w:r>
      <w:r w:rsidRPr="146F627A" w:rsidR="006E517C">
        <w:rPr>
          <w:sz w:val="24"/>
          <w:szCs w:val="24"/>
        </w:rPr>
        <w:t xml:space="preserve"> there should be two options as assign to existing driver or add new driver.</w:t>
      </w:r>
    </w:p>
    <w:p w:rsidR="006E517C" w:rsidP="006E517C" w:rsidRDefault="006E517C" w14:paraId="3775426E" w14:textId="6CDC4191">
      <w:pPr>
        <w:pStyle w:val="ListParagraph"/>
        <w:numPr>
          <w:ilvl w:val="0"/>
          <w:numId w:val="8"/>
        </w:numPr>
        <w:rPr>
          <w:sz w:val="24"/>
          <w:szCs w:val="24"/>
        </w:rPr>
      </w:pPr>
      <w:r w:rsidRPr="146F627A" w:rsidR="006E517C">
        <w:rPr>
          <w:sz w:val="24"/>
          <w:szCs w:val="24"/>
        </w:rPr>
        <w:t xml:space="preserve">If he </w:t>
      </w:r>
      <w:r w:rsidRPr="146F627A" w:rsidR="006E517C">
        <w:rPr>
          <w:sz w:val="24"/>
          <w:szCs w:val="24"/>
        </w:rPr>
        <w:t>select</w:t>
      </w:r>
      <w:r w:rsidRPr="146F627A" w:rsidR="006E517C">
        <w:rPr>
          <w:sz w:val="24"/>
          <w:szCs w:val="24"/>
        </w:rPr>
        <w:t xml:space="preserve"> the option to add </w:t>
      </w:r>
      <w:r w:rsidRPr="146F627A" w:rsidR="006E517C">
        <w:rPr>
          <w:sz w:val="24"/>
          <w:szCs w:val="24"/>
        </w:rPr>
        <w:t>new</w:t>
      </w:r>
      <w:r w:rsidRPr="146F627A" w:rsidR="006E517C">
        <w:rPr>
          <w:sz w:val="24"/>
          <w:szCs w:val="24"/>
        </w:rPr>
        <w:t xml:space="preserve"> </w:t>
      </w:r>
      <w:r w:rsidRPr="146F627A" w:rsidR="006E517C">
        <w:rPr>
          <w:sz w:val="24"/>
          <w:szCs w:val="24"/>
        </w:rPr>
        <w:t>driver</w:t>
      </w:r>
      <w:r w:rsidRPr="146F627A" w:rsidR="006E517C">
        <w:rPr>
          <w:sz w:val="24"/>
          <w:szCs w:val="24"/>
        </w:rPr>
        <w:t xml:space="preserve"> then he should go to the add driver option in suppliers view driver option. There </w:t>
      </w:r>
      <w:r w:rsidRPr="146F627A" w:rsidR="006E517C">
        <w:rPr>
          <w:sz w:val="24"/>
          <w:szCs w:val="24"/>
        </w:rPr>
        <w:t>shouldn’t</w:t>
      </w:r>
      <w:r w:rsidRPr="146F627A" w:rsidR="006E517C">
        <w:rPr>
          <w:sz w:val="24"/>
          <w:szCs w:val="24"/>
        </w:rPr>
        <w:t xml:space="preserve"> be any shortcut. But only with the personal </w:t>
      </w:r>
      <w:r w:rsidRPr="146F627A" w:rsidR="006E517C">
        <w:rPr>
          <w:sz w:val="24"/>
          <w:szCs w:val="24"/>
        </w:rPr>
        <w:t>details(</w:t>
      </w:r>
      <w:r w:rsidRPr="146F627A" w:rsidR="006E517C">
        <w:rPr>
          <w:sz w:val="24"/>
          <w:szCs w:val="24"/>
        </w:rPr>
        <w:t xml:space="preserve">without alternate number) and DL number. All other </w:t>
      </w:r>
      <w:r w:rsidRPr="146F627A" w:rsidR="49958BCC">
        <w:rPr>
          <w:sz w:val="24"/>
          <w:szCs w:val="24"/>
        </w:rPr>
        <w:t>details</w:t>
      </w:r>
      <w:r w:rsidRPr="146F627A" w:rsidR="006E517C">
        <w:rPr>
          <w:sz w:val="24"/>
          <w:szCs w:val="24"/>
        </w:rPr>
        <w:t xml:space="preserve"> should not be mandatory.</w:t>
      </w:r>
    </w:p>
    <w:p w:rsidRPr="00A70A97" w:rsidR="006E517C" w:rsidP="006E517C" w:rsidRDefault="006E517C" w14:paraId="28824397" w14:textId="77777777">
      <w:pPr>
        <w:pStyle w:val="ListParagraph"/>
        <w:numPr>
          <w:ilvl w:val="0"/>
          <w:numId w:val="8"/>
        </w:numPr>
        <w:rPr>
          <w:sz w:val="24"/>
          <w:szCs w:val="24"/>
        </w:rPr>
      </w:pPr>
      <w:r w:rsidRPr="00A70A97">
        <w:rPr>
          <w:sz w:val="24"/>
          <w:szCs w:val="24"/>
        </w:rPr>
        <w:t>When supplier is assigning the booking he will select the vehicle number and driver.</w:t>
      </w:r>
    </w:p>
    <w:p w:rsidR="006E517C" w:rsidP="006E517C" w:rsidRDefault="006E517C" w14:paraId="2867B23A" w14:textId="77777777">
      <w:pPr>
        <w:pStyle w:val="ListParagraph"/>
        <w:numPr>
          <w:ilvl w:val="0"/>
          <w:numId w:val="8"/>
        </w:numPr>
        <w:rPr>
          <w:sz w:val="24"/>
          <w:szCs w:val="24"/>
        </w:rPr>
      </w:pPr>
      <w:r>
        <w:rPr>
          <w:sz w:val="24"/>
          <w:szCs w:val="24"/>
        </w:rPr>
        <w:t>Once he assigns the booking to the existing or new driver the notification should come to transport team. That this booking has been assigned by the supplier name and his driver details to whom the booking is assigned.</w:t>
      </w:r>
    </w:p>
    <w:p w:rsidR="006E517C" w:rsidP="006E517C" w:rsidRDefault="006E517C" w14:paraId="2D2D21A7" w14:textId="2AE73545">
      <w:pPr>
        <w:pStyle w:val="ListParagraph"/>
        <w:numPr>
          <w:ilvl w:val="0"/>
          <w:numId w:val="8"/>
        </w:numPr>
        <w:rPr>
          <w:sz w:val="24"/>
          <w:szCs w:val="24"/>
        </w:rPr>
      </w:pPr>
      <w:r w:rsidRPr="146F627A" w:rsidR="006E517C">
        <w:rPr>
          <w:sz w:val="24"/>
          <w:szCs w:val="24"/>
        </w:rPr>
        <w:t>Same</w:t>
      </w:r>
      <w:r w:rsidRPr="146F627A" w:rsidR="006E517C">
        <w:rPr>
          <w:sz w:val="24"/>
          <w:szCs w:val="24"/>
        </w:rPr>
        <w:t xml:space="preserve"> time the </w:t>
      </w:r>
      <w:r w:rsidRPr="146F627A" w:rsidR="24A35CFF">
        <w:rPr>
          <w:sz w:val="24"/>
          <w:szCs w:val="24"/>
        </w:rPr>
        <w:t>passenger</w:t>
      </w:r>
      <w:r w:rsidRPr="146F627A" w:rsidR="006E517C">
        <w:rPr>
          <w:sz w:val="24"/>
          <w:szCs w:val="24"/>
        </w:rPr>
        <w:t xml:space="preserve"> also </w:t>
      </w:r>
      <w:r w:rsidRPr="146F627A" w:rsidR="006E517C">
        <w:rPr>
          <w:sz w:val="24"/>
          <w:szCs w:val="24"/>
        </w:rPr>
        <w:t>receive</w:t>
      </w:r>
      <w:r w:rsidRPr="146F627A" w:rsidR="006E517C">
        <w:rPr>
          <w:sz w:val="24"/>
          <w:szCs w:val="24"/>
        </w:rPr>
        <w:t xml:space="preserve"> a mail or on phone </w:t>
      </w:r>
      <w:r w:rsidRPr="146F627A" w:rsidR="006E517C">
        <w:rPr>
          <w:sz w:val="24"/>
          <w:szCs w:val="24"/>
        </w:rPr>
        <w:t>sms</w:t>
      </w:r>
      <w:r w:rsidRPr="146F627A" w:rsidR="006E517C">
        <w:rPr>
          <w:sz w:val="24"/>
          <w:szCs w:val="24"/>
        </w:rPr>
        <w:t xml:space="preserve"> with the driver and vehicle details.</w:t>
      </w:r>
    </w:p>
    <w:p w:rsidR="006E517C" w:rsidP="006E517C" w:rsidRDefault="006E517C" w14:paraId="3770E18E" w14:textId="77777777">
      <w:pPr>
        <w:pStyle w:val="ListParagraph"/>
        <w:numPr>
          <w:ilvl w:val="0"/>
          <w:numId w:val="8"/>
        </w:numPr>
        <w:rPr>
          <w:sz w:val="24"/>
          <w:szCs w:val="24"/>
        </w:rPr>
      </w:pPr>
      <w:r>
        <w:rPr>
          <w:sz w:val="24"/>
          <w:szCs w:val="24"/>
        </w:rPr>
        <w:t xml:space="preserve">In the drivers list for the suppliers there should be different lists for verified(complete information) and unverified drivers. </w:t>
      </w:r>
    </w:p>
    <w:p w:rsidR="006E517C" w:rsidP="006E517C" w:rsidRDefault="006E517C" w14:paraId="0089CEEB" w14:textId="622C3CD5">
      <w:pPr>
        <w:pStyle w:val="ListParagraph"/>
        <w:numPr>
          <w:ilvl w:val="0"/>
          <w:numId w:val="8"/>
        </w:numPr>
        <w:rPr>
          <w:sz w:val="24"/>
          <w:szCs w:val="24"/>
        </w:rPr>
      </w:pPr>
      <w:r w:rsidRPr="146F627A" w:rsidR="006E517C">
        <w:rPr>
          <w:sz w:val="24"/>
          <w:szCs w:val="24"/>
        </w:rPr>
        <w:t xml:space="preserve">Supplier or driver should receive a mail or </w:t>
      </w:r>
      <w:r w:rsidRPr="146F627A" w:rsidR="006E517C">
        <w:rPr>
          <w:sz w:val="24"/>
          <w:szCs w:val="24"/>
        </w:rPr>
        <w:t>sms</w:t>
      </w:r>
      <w:r w:rsidRPr="146F627A" w:rsidR="006E517C">
        <w:rPr>
          <w:sz w:val="24"/>
          <w:szCs w:val="24"/>
        </w:rPr>
        <w:t xml:space="preserve"> with the </w:t>
      </w:r>
      <w:r w:rsidRPr="146F627A" w:rsidR="469F29C8">
        <w:rPr>
          <w:sz w:val="24"/>
          <w:szCs w:val="24"/>
        </w:rPr>
        <w:t>passenger</w:t>
      </w:r>
      <w:r w:rsidRPr="146F627A" w:rsidR="006E517C">
        <w:rPr>
          <w:sz w:val="24"/>
          <w:szCs w:val="24"/>
        </w:rPr>
        <w:t xml:space="preserve"> details and amount </w:t>
      </w:r>
      <w:r w:rsidRPr="146F627A" w:rsidR="006E517C">
        <w:rPr>
          <w:sz w:val="24"/>
          <w:szCs w:val="24"/>
        </w:rPr>
        <w:t>he will get for that booking</w:t>
      </w:r>
      <w:r w:rsidRPr="146F627A" w:rsidR="006E517C">
        <w:rPr>
          <w:sz w:val="24"/>
          <w:szCs w:val="24"/>
        </w:rPr>
        <w:t xml:space="preserve">. And there should be options while sending </w:t>
      </w:r>
      <w:r w:rsidRPr="146F627A" w:rsidR="006E517C">
        <w:rPr>
          <w:sz w:val="24"/>
          <w:szCs w:val="24"/>
        </w:rPr>
        <w:t>sms</w:t>
      </w:r>
      <w:r w:rsidRPr="146F627A" w:rsidR="006E517C">
        <w:rPr>
          <w:sz w:val="24"/>
          <w:szCs w:val="24"/>
        </w:rPr>
        <w:t xml:space="preserve"> or email or both </w:t>
      </w:r>
      <w:r w:rsidRPr="146F627A" w:rsidR="006E517C">
        <w:rPr>
          <w:sz w:val="24"/>
          <w:szCs w:val="24"/>
        </w:rPr>
        <w:t>sms</w:t>
      </w:r>
      <w:r w:rsidRPr="146F627A" w:rsidR="006E517C">
        <w:rPr>
          <w:sz w:val="24"/>
          <w:szCs w:val="24"/>
        </w:rPr>
        <w:t xml:space="preserve"> and email while assigning the booking.</w:t>
      </w:r>
    </w:p>
    <w:p w:rsidRPr="00C50671" w:rsidR="006E517C" w:rsidP="006E517C" w:rsidRDefault="006E517C" w14:paraId="41D3C80A" w14:textId="77777777">
      <w:pPr>
        <w:pStyle w:val="ListParagraph"/>
        <w:rPr>
          <w:b/>
          <w:bCs/>
          <w:sz w:val="24"/>
          <w:szCs w:val="24"/>
        </w:rPr>
      </w:pPr>
    </w:p>
    <w:p w:rsidR="006E517C" w:rsidP="006E517C" w:rsidRDefault="006E517C" w14:paraId="74AE0A16" w14:textId="77777777">
      <w:pPr>
        <w:rPr>
          <w:b/>
          <w:bCs/>
          <w:sz w:val="24"/>
          <w:szCs w:val="24"/>
        </w:rPr>
      </w:pPr>
      <w:r w:rsidRPr="00C50671">
        <w:rPr>
          <w:b/>
          <w:bCs/>
          <w:sz w:val="24"/>
          <w:szCs w:val="24"/>
        </w:rPr>
        <w:t xml:space="preserve">Supppliers Fleet </w:t>
      </w:r>
    </w:p>
    <w:p w:rsidR="006E517C" w:rsidP="006E517C" w:rsidRDefault="006E517C" w14:paraId="53C5ED38" w14:textId="77777777">
      <w:pPr>
        <w:pStyle w:val="ListParagraph"/>
        <w:numPr>
          <w:ilvl w:val="0"/>
          <w:numId w:val="9"/>
        </w:numPr>
        <w:rPr>
          <w:sz w:val="24"/>
          <w:szCs w:val="24"/>
        </w:rPr>
      </w:pPr>
      <w:r>
        <w:rPr>
          <w:sz w:val="24"/>
          <w:szCs w:val="24"/>
        </w:rPr>
        <w:lastRenderedPageBreak/>
        <w:t>w</w:t>
      </w:r>
      <w:r w:rsidRPr="00C50671">
        <w:rPr>
          <w:sz w:val="24"/>
          <w:szCs w:val="24"/>
        </w:rPr>
        <w:t xml:space="preserve">hen supplier is entering his information, he should get the list of all the vehicles </w:t>
      </w:r>
      <w:r>
        <w:rPr>
          <w:sz w:val="24"/>
          <w:szCs w:val="24"/>
        </w:rPr>
        <w:t xml:space="preserve">in vehicle name </w:t>
      </w:r>
      <w:r w:rsidRPr="00C50671">
        <w:rPr>
          <w:sz w:val="24"/>
          <w:szCs w:val="24"/>
        </w:rPr>
        <w:t>so that he can choose which vehicle he has.</w:t>
      </w:r>
      <w:r>
        <w:rPr>
          <w:sz w:val="24"/>
          <w:szCs w:val="24"/>
        </w:rPr>
        <w:t xml:space="preserve"> No need to add that in our fleet first.</w:t>
      </w:r>
    </w:p>
    <w:p w:rsidR="006E517C" w:rsidP="006E517C" w:rsidRDefault="006E517C" w14:paraId="6B2A67AA" w14:textId="77777777">
      <w:pPr>
        <w:pStyle w:val="ListParagraph"/>
        <w:rPr>
          <w:sz w:val="24"/>
          <w:szCs w:val="24"/>
        </w:rPr>
      </w:pPr>
    </w:p>
    <w:p w:rsidR="006E517C" w:rsidP="006E517C" w:rsidRDefault="006E517C" w14:paraId="54D7DB4B" w14:textId="77777777">
      <w:pPr>
        <w:pStyle w:val="ListParagraph"/>
        <w:rPr>
          <w:sz w:val="24"/>
          <w:szCs w:val="24"/>
        </w:rPr>
      </w:pPr>
    </w:p>
    <w:p w:rsidR="006E517C" w:rsidP="006E517C" w:rsidRDefault="006E517C" w14:paraId="7804B3DE" w14:textId="77777777">
      <w:pPr>
        <w:pStyle w:val="ListParagraph"/>
        <w:numPr>
          <w:ilvl w:val="0"/>
          <w:numId w:val="9"/>
        </w:numPr>
        <w:rPr>
          <w:sz w:val="24"/>
          <w:szCs w:val="24"/>
        </w:rPr>
      </w:pPr>
      <w:r>
        <w:rPr>
          <w:sz w:val="24"/>
          <w:szCs w:val="24"/>
        </w:rPr>
        <w:t>In the supplier -&gt; operational city -&gt; Amenities -&gt; If supplier don’t want to charge anything. He should be able to enter the zero value. Currently the price field is have message as the fee field must be 1 or more.</w:t>
      </w:r>
    </w:p>
    <w:p w:rsidR="006E517C" w:rsidP="006E517C" w:rsidRDefault="006E517C" w14:paraId="677553DE" w14:textId="77777777">
      <w:pPr>
        <w:rPr>
          <w:sz w:val="24"/>
          <w:szCs w:val="24"/>
        </w:rPr>
      </w:pPr>
    </w:p>
    <w:p w:rsidR="006E517C" w:rsidP="006E517C" w:rsidRDefault="006E517C" w14:paraId="1B1F4E2F" w14:textId="77777777">
      <w:pPr>
        <w:rPr>
          <w:b/>
          <w:bCs/>
          <w:sz w:val="24"/>
          <w:szCs w:val="24"/>
        </w:rPr>
      </w:pPr>
      <w:r w:rsidRPr="000709C3">
        <w:rPr>
          <w:b/>
          <w:bCs/>
          <w:sz w:val="24"/>
          <w:szCs w:val="24"/>
        </w:rPr>
        <w:t xml:space="preserve">Driver </w:t>
      </w:r>
    </w:p>
    <w:p w:rsidR="006E517C" w:rsidP="006E517C" w:rsidRDefault="006E517C" w14:paraId="1B070F15" w14:textId="7CF5C50B">
      <w:pPr>
        <w:pStyle w:val="ListParagraph"/>
        <w:numPr>
          <w:ilvl w:val="0"/>
          <w:numId w:val="10"/>
        </w:numPr>
        <w:rPr>
          <w:sz w:val="24"/>
          <w:szCs w:val="24"/>
        </w:rPr>
      </w:pPr>
      <w:r w:rsidRPr="00040919" w:rsidR="006E517C">
        <w:rPr>
          <w:sz w:val="24"/>
          <w:szCs w:val="24"/>
        </w:rPr>
        <w:t xml:space="preserve">If the supplier </w:t>
      </w:r>
      <w:r w:rsidRPr="00040919" w:rsidR="006E517C">
        <w:rPr>
          <w:sz w:val="24"/>
          <w:szCs w:val="24"/>
        </w:rPr>
        <w:t>want</w:t>
      </w:r>
      <w:r w:rsidRPr="00040919" w:rsidR="006E517C">
        <w:rPr>
          <w:sz w:val="24"/>
          <w:szCs w:val="24"/>
        </w:rPr>
        <w:t xml:space="preserve"> to be </w:t>
      </w:r>
      <w:r w:rsidRPr="00040919" w:rsidR="006E517C">
        <w:rPr>
          <w:sz w:val="24"/>
          <w:szCs w:val="24"/>
        </w:rPr>
        <w:t>add</w:t>
      </w:r>
      <w:r w:rsidRPr="00040919" w:rsidR="006E517C">
        <w:rPr>
          <w:sz w:val="24"/>
          <w:szCs w:val="24"/>
        </w:rPr>
        <w:t xml:space="preserve"> himself as a </w:t>
      </w:r>
      <w:r w:rsidRPr="00040919" w:rsidR="006E517C">
        <w:rPr>
          <w:sz w:val="24"/>
          <w:szCs w:val="24"/>
        </w:rPr>
        <w:t>driver</w:t>
      </w:r>
      <w:r w:rsidRPr="00040919" w:rsidR="006E517C">
        <w:rPr>
          <w:sz w:val="24"/>
          <w:szCs w:val="24"/>
        </w:rPr>
        <w:t xml:space="preserve"> then he should be able to enter his </w:t>
      </w:r>
      <w:r w:rsidRPr="00040919" w:rsidR="736A53BA">
        <w:rPr>
          <w:sz w:val="24"/>
          <w:szCs w:val="24"/>
        </w:rPr>
        <w:t>details</w:t>
      </w:r>
      <w:r w:rsidRPr="00040919" w:rsidR="006E517C">
        <w:rPr>
          <w:sz w:val="24"/>
          <w:szCs w:val="24"/>
        </w:rPr>
        <w:t xml:space="preserve"> in </w:t>
      </w:r>
      <w:r w:rsidRPr="00040919" w:rsidR="006E517C">
        <w:rPr>
          <w:sz w:val="24"/>
          <w:szCs w:val="24"/>
        </w:rPr>
        <w:t>add</w:t>
      </w:r>
      <w:r w:rsidRPr="00040919" w:rsidR="006E517C">
        <w:rPr>
          <w:sz w:val="24"/>
          <w:szCs w:val="24"/>
        </w:rPr>
        <w:t xml:space="preserve"> </w:t>
      </w:r>
      <w:r w:rsidRPr="00040919" w:rsidR="006E517C">
        <w:rPr>
          <w:sz w:val="24"/>
          <w:szCs w:val="24"/>
        </w:rPr>
        <w:t>driver(</w:t>
      </w:r>
      <w:r w:rsidRPr="00040919" w:rsidR="006E517C">
        <w:rPr>
          <w:sz w:val="24"/>
          <w:szCs w:val="24"/>
        </w:rPr>
        <w:t xml:space="preserve">phone number, </w:t>
      </w:r>
      <w:r w:rsidRPr="00040919" w:rsidR="006E517C">
        <w:rPr>
          <w:sz w:val="24"/>
          <w:szCs w:val="24"/>
        </w:rPr>
        <w:t>PAN ,</w:t>
      </w:r>
      <w:r w:rsidRPr="00040919" w:rsidR="006E517C">
        <w:rPr>
          <w:sz w:val="24"/>
          <w:szCs w:val="24"/>
        </w:rPr>
        <w:t xml:space="preserve"> Aadhaar). It should not be shown as duplicate.</w:t>
      </w:r>
      <w:r w:rsidRPr="00040919" w:rsidR="006E517C">
        <w:rPr>
          <w:rFonts w:ascii="Segoe UI" w:hAnsi="Segoe UI" w:cs="Segoe UI"/>
          <w:color w:val="323130"/>
          <w:sz w:val="21"/>
          <w:szCs w:val="21"/>
          <w:shd w:val="clear" w:color="auto" w:fill="FFFFFF"/>
        </w:rPr>
        <w:t xml:space="preserve"> </w:t>
      </w:r>
      <w:r w:rsidRPr="00040919" w:rsidR="006E517C">
        <w:rPr>
          <w:sz w:val="24"/>
          <w:szCs w:val="24"/>
        </w:rPr>
        <w:t>make sure when we are adding the same driver under the same supplier so that information should not be considered duplicate.</w:t>
      </w:r>
    </w:p>
    <w:p w:rsidR="006E517C" w:rsidP="006E517C" w:rsidRDefault="006E517C" w14:paraId="78DA6055" w14:textId="77777777">
      <w:pPr>
        <w:rPr>
          <w:b/>
          <w:bCs/>
          <w:sz w:val="24"/>
          <w:szCs w:val="24"/>
        </w:rPr>
      </w:pPr>
      <w:r w:rsidRPr="00F50398">
        <w:rPr>
          <w:b/>
          <w:bCs/>
          <w:sz w:val="24"/>
          <w:szCs w:val="24"/>
        </w:rPr>
        <w:t>Distance Rate</w:t>
      </w:r>
    </w:p>
    <w:p w:rsidR="006E517C" w:rsidP="006E517C" w:rsidRDefault="006E517C" w14:paraId="6CAE968F" w14:textId="77777777">
      <w:pPr>
        <w:pStyle w:val="ListParagraph"/>
        <w:numPr>
          <w:ilvl w:val="0"/>
          <w:numId w:val="10"/>
        </w:numPr>
        <w:rPr>
          <w:sz w:val="24"/>
          <w:szCs w:val="24"/>
        </w:rPr>
      </w:pPr>
      <w:r w:rsidRPr="00F50398">
        <w:rPr>
          <w:sz w:val="24"/>
          <w:szCs w:val="24"/>
        </w:rPr>
        <w:t>For the</w:t>
      </w:r>
      <w:r>
        <w:rPr>
          <w:sz w:val="24"/>
          <w:szCs w:val="24"/>
        </w:rPr>
        <w:t xml:space="preserve"> single</w:t>
      </w:r>
      <w:r w:rsidRPr="00F50398">
        <w:rPr>
          <w:sz w:val="24"/>
          <w:szCs w:val="24"/>
        </w:rPr>
        <w:t xml:space="preserve"> supplier </w:t>
      </w:r>
      <w:r>
        <w:rPr>
          <w:sz w:val="24"/>
          <w:szCs w:val="24"/>
        </w:rPr>
        <w:t>the distance rate should the same for all the cities (</w:t>
      </w:r>
      <w:r w:rsidRPr="00F50398">
        <w:rPr>
          <w:b/>
          <w:bCs/>
          <w:sz w:val="24"/>
          <w:szCs w:val="24"/>
        </w:rPr>
        <w:t>Except the one -way</w:t>
      </w:r>
      <w:r>
        <w:rPr>
          <w:sz w:val="24"/>
          <w:szCs w:val="24"/>
        </w:rPr>
        <w:t xml:space="preserve"> </w:t>
      </w:r>
      <w:r w:rsidRPr="00F50398">
        <w:rPr>
          <w:b/>
          <w:bCs/>
          <w:sz w:val="24"/>
          <w:szCs w:val="24"/>
        </w:rPr>
        <w:t>trip</w:t>
      </w:r>
      <w:r>
        <w:rPr>
          <w:sz w:val="24"/>
          <w:szCs w:val="24"/>
        </w:rPr>
        <w:t>). No need to enter distance rates in each individual cities.</w:t>
      </w:r>
    </w:p>
    <w:p w:rsidR="006E517C" w:rsidP="006E517C" w:rsidRDefault="006E517C" w14:paraId="00D2EB8E" w14:textId="77777777">
      <w:pPr>
        <w:rPr>
          <w:sz w:val="24"/>
          <w:szCs w:val="24"/>
        </w:rPr>
      </w:pPr>
    </w:p>
    <w:p w:rsidRPr="00944434" w:rsidR="006E517C" w:rsidP="006E517C" w:rsidRDefault="006E517C" w14:paraId="36A366F3" w14:textId="77777777">
      <w:pPr>
        <w:rPr>
          <w:b/>
          <w:bCs/>
          <w:sz w:val="24"/>
          <w:szCs w:val="24"/>
        </w:rPr>
      </w:pPr>
    </w:p>
    <w:p w:rsidR="006E517C" w:rsidP="006E517C" w:rsidRDefault="006E517C" w14:paraId="35B1533E" w14:textId="77777777">
      <w:pPr>
        <w:rPr>
          <w:b/>
          <w:bCs/>
          <w:sz w:val="24"/>
          <w:szCs w:val="24"/>
        </w:rPr>
      </w:pPr>
      <w:r w:rsidRPr="00944434">
        <w:rPr>
          <w:b/>
          <w:bCs/>
          <w:sz w:val="24"/>
          <w:szCs w:val="24"/>
        </w:rPr>
        <w:t>In Super Admin</w:t>
      </w:r>
      <w:r>
        <w:rPr>
          <w:b/>
          <w:bCs/>
          <w:sz w:val="24"/>
          <w:szCs w:val="24"/>
        </w:rPr>
        <w:t xml:space="preserve"> dashboard </w:t>
      </w:r>
    </w:p>
    <w:p w:rsidR="006E517C" w:rsidP="006E517C" w:rsidRDefault="006E517C" w14:paraId="6ED34418" w14:textId="77777777">
      <w:pPr>
        <w:pStyle w:val="ListParagraph"/>
        <w:numPr>
          <w:ilvl w:val="0"/>
          <w:numId w:val="10"/>
        </w:numPr>
        <w:rPr>
          <w:sz w:val="24"/>
          <w:szCs w:val="24"/>
        </w:rPr>
      </w:pPr>
      <w:r>
        <w:rPr>
          <w:sz w:val="24"/>
          <w:szCs w:val="24"/>
        </w:rPr>
        <w:t>In the suppliers list there should be column for City.  Remove Last name, OTP, number of vehicles, email id columns.</w:t>
      </w:r>
    </w:p>
    <w:p w:rsidR="006E517C" w:rsidP="006E517C" w:rsidRDefault="006E517C" w14:paraId="39E82D01" w14:textId="77777777">
      <w:pPr>
        <w:pStyle w:val="ListParagraph"/>
        <w:numPr>
          <w:ilvl w:val="0"/>
          <w:numId w:val="10"/>
        </w:numPr>
        <w:rPr>
          <w:sz w:val="24"/>
          <w:szCs w:val="24"/>
        </w:rPr>
      </w:pPr>
      <w:r>
        <w:rPr>
          <w:sz w:val="24"/>
          <w:szCs w:val="24"/>
        </w:rPr>
        <w:t>Make the products list per page as more than 100.</w:t>
      </w:r>
    </w:p>
    <w:p w:rsidR="006E517C" w:rsidP="006E517C" w:rsidRDefault="006E517C" w14:paraId="1B134294" w14:textId="77777777">
      <w:pPr>
        <w:pStyle w:val="ListParagraph"/>
        <w:numPr>
          <w:ilvl w:val="0"/>
          <w:numId w:val="10"/>
        </w:numPr>
        <w:rPr>
          <w:sz w:val="24"/>
          <w:szCs w:val="24"/>
        </w:rPr>
      </w:pPr>
      <w:r>
        <w:rPr>
          <w:sz w:val="24"/>
          <w:szCs w:val="24"/>
        </w:rPr>
        <w:t>After the deleted option there should be option for verified and unverified.</w:t>
      </w:r>
    </w:p>
    <w:p w:rsidR="006E517C" w:rsidP="006E517C" w:rsidRDefault="006E517C" w14:paraId="4CEDD89E" w14:textId="77777777">
      <w:pPr>
        <w:pStyle w:val="ListParagraph"/>
        <w:numPr>
          <w:ilvl w:val="0"/>
          <w:numId w:val="10"/>
        </w:numPr>
        <w:rPr>
          <w:sz w:val="24"/>
          <w:szCs w:val="24"/>
        </w:rPr>
      </w:pPr>
      <w:r w:rsidRPr="00ED7470">
        <w:rPr>
          <w:sz w:val="24"/>
          <w:szCs w:val="24"/>
        </w:rPr>
        <w:t>one way rate has to be different and we should be able to add the one way rate for the city particular city.</w:t>
      </w:r>
      <w:r w:rsidRPr="00ED7470">
        <w:rPr>
          <w:rFonts w:ascii="Segoe UI" w:hAnsi="Segoe UI" w:cs="Segoe UI"/>
          <w:color w:val="323130"/>
          <w:sz w:val="21"/>
          <w:szCs w:val="21"/>
          <w:shd w:val="clear" w:color="auto" w:fill="D2D0CE"/>
        </w:rPr>
        <w:t xml:space="preserve"> </w:t>
      </w:r>
      <w:r w:rsidRPr="00ED7470">
        <w:rPr>
          <w:sz w:val="24"/>
          <w:szCs w:val="24"/>
        </w:rPr>
        <w:t>but round trip and local and distance rate we can keep same.</w:t>
      </w:r>
    </w:p>
    <w:p w:rsidR="006E517C" w:rsidP="006E517C" w:rsidRDefault="006E517C" w14:paraId="5B9C0FB8" w14:textId="77777777">
      <w:pPr>
        <w:rPr>
          <w:b/>
          <w:bCs/>
          <w:sz w:val="24"/>
          <w:szCs w:val="24"/>
        </w:rPr>
      </w:pPr>
    </w:p>
    <w:p w:rsidR="006E517C" w:rsidP="006E517C" w:rsidRDefault="006E517C" w14:paraId="0D13FC62" w14:textId="77777777">
      <w:pPr>
        <w:rPr>
          <w:b/>
          <w:bCs/>
          <w:sz w:val="24"/>
          <w:szCs w:val="24"/>
        </w:rPr>
      </w:pPr>
      <w:r w:rsidRPr="00434A24">
        <w:rPr>
          <w:b/>
          <w:bCs/>
          <w:sz w:val="24"/>
          <w:szCs w:val="24"/>
        </w:rPr>
        <w:t xml:space="preserve">Bookings </w:t>
      </w:r>
    </w:p>
    <w:p w:rsidRPr="00936F60" w:rsidR="006E517C" w:rsidP="006E517C" w:rsidRDefault="006E517C" w14:paraId="52C5FCB7" w14:textId="13C971BB">
      <w:pPr>
        <w:pStyle w:val="ListParagraph"/>
        <w:numPr>
          <w:ilvl w:val="0"/>
          <w:numId w:val="11"/>
        </w:numPr>
        <w:rPr>
          <w:sz w:val="24"/>
          <w:szCs w:val="24"/>
        </w:rPr>
      </w:pPr>
      <w:r w:rsidRPr="146F627A" w:rsidR="006E517C">
        <w:rPr>
          <w:sz w:val="24"/>
          <w:szCs w:val="24"/>
        </w:rPr>
        <w:t>Add new booking</w:t>
      </w:r>
      <w:r w:rsidRPr="146F627A" w:rsidR="006E517C">
        <w:rPr>
          <w:b w:val="1"/>
          <w:bCs w:val="1"/>
          <w:sz w:val="24"/>
          <w:szCs w:val="24"/>
        </w:rPr>
        <w:t xml:space="preserve"> </w:t>
      </w:r>
      <w:r w:rsidRPr="146F627A" w:rsidR="006E517C">
        <w:rPr>
          <w:sz w:val="24"/>
          <w:szCs w:val="24"/>
        </w:rPr>
        <w:t>-&gt; Phone booking</w:t>
      </w:r>
      <w:r w:rsidRPr="146F627A" w:rsidR="006E517C">
        <w:rPr>
          <w:b w:val="1"/>
          <w:bCs w:val="1"/>
          <w:sz w:val="24"/>
          <w:szCs w:val="24"/>
        </w:rPr>
        <w:t xml:space="preserve"> -&gt; </w:t>
      </w:r>
      <w:r w:rsidRPr="146F627A" w:rsidR="006E517C">
        <w:rPr>
          <w:sz w:val="24"/>
          <w:szCs w:val="24"/>
        </w:rPr>
        <w:t xml:space="preserve">when </w:t>
      </w:r>
      <w:r w:rsidRPr="146F627A" w:rsidR="48AE8C1B">
        <w:rPr>
          <w:sz w:val="24"/>
          <w:szCs w:val="24"/>
        </w:rPr>
        <w:t>passenger</w:t>
      </w:r>
      <w:r w:rsidRPr="146F627A" w:rsidR="006E517C">
        <w:rPr>
          <w:sz w:val="24"/>
          <w:szCs w:val="24"/>
        </w:rPr>
        <w:t xml:space="preserve"> is on call and</w:t>
      </w:r>
      <w:r w:rsidRPr="146F627A" w:rsidR="006E517C">
        <w:rPr>
          <w:b w:val="1"/>
          <w:bCs w:val="1"/>
          <w:sz w:val="24"/>
          <w:szCs w:val="24"/>
        </w:rPr>
        <w:t xml:space="preserve"> </w:t>
      </w:r>
      <w:r w:rsidRPr="146F627A" w:rsidR="006E517C">
        <w:rPr>
          <w:sz w:val="24"/>
          <w:szCs w:val="24"/>
        </w:rPr>
        <w:t xml:space="preserve">he </w:t>
      </w:r>
      <w:r w:rsidRPr="146F627A" w:rsidR="006E517C">
        <w:rPr>
          <w:sz w:val="24"/>
          <w:szCs w:val="24"/>
        </w:rPr>
        <w:t>want</w:t>
      </w:r>
      <w:r w:rsidRPr="146F627A" w:rsidR="006E517C">
        <w:rPr>
          <w:sz w:val="24"/>
          <w:szCs w:val="24"/>
        </w:rPr>
        <w:t xml:space="preserve"> to know the rate for</w:t>
      </w:r>
      <w:r w:rsidRPr="146F627A" w:rsidR="006E517C">
        <w:rPr>
          <w:b w:val="1"/>
          <w:bCs w:val="1"/>
          <w:sz w:val="24"/>
          <w:szCs w:val="24"/>
        </w:rPr>
        <w:t xml:space="preserve"> </w:t>
      </w:r>
      <w:r w:rsidRPr="146F627A" w:rsidR="006E517C">
        <w:rPr>
          <w:sz w:val="24"/>
          <w:szCs w:val="24"/>
        </w:rPr>
        <w:t>particular distance</w:t>
      </w:r>
      <w:r w:rsidRPr="146F627A" w:rsidR="006E517C">
        <w:rPr>
          <w:sz w:val="24"/>
          <w:szCs w:val="24"/>
        </w:rPr>
        <w:t xml:space="preserve">. He will share all the details </w:t>
      </w:r>
    </w:p>
    <w:p w:rsidR="006E517C" w:rsidP="006E517C" w:rsidRDefault="006E517C" w14:paraId="107CCC67" w14:textId="77777777">
      <w:pPr>
        <w:ind w:left="720"/>
        <w:rPr>
          <w:sz w:val="24"/>
          <w:szCs w:val="24"/>
        </w:rPr>
      </w:pPr>
      <w:r>
        <w:rPr>
          <w:sz w:val="24"/>
          <w:szCs w:val="24"/>
        </w:rPr>
        <w:t xml:space="preserve">-&gt; 1) Customer ask for </w:t>
      </w:r>
      <w:r w:rsidRPr="00434A24">
        <w:rPr>
          <w:sz w:val="24"/>
          <w:szCs w:val="24"/>
        </w:rPr>
        <w:t>charge my card over the phone?</w:t>
      </w:r>
      <w:r>
        <w:rPr>
          <w:sz w:val="24"/>
          <w:szCs w:val="24"/>
        </w:rPr>
        <w:t xml:space="preserve"> </w:t>
      </w:r>
      <w:r w:rsidRPr="00434A24">
        <w:rPr>
          <w:sz w:val="24"/>
          <w:szCs w:val="24"/>
        </w:rPr>
        <w:t>So  do not have any option to charge the passenger card here.</w:t>
      </w:r>
    </w:p>
    <w:p w:rsidR="006E517C" w:rsidP="006E517C" w:rsidRDefault="006E517C" w14:paraId="1EBA4FAE" w14:textId="77777777">
      <w:pPr>
        <w:ind w:left="720"/>
        <w:rPr>
          <w:sz w:val="24"/>
          <w:szCs w:val="24"/>
        </w:rPr>
      </w:pPr>
      <w:r>
        <w:rPr>
          <w:sz w:val="24"/>
          <w:szCs w:val="24"/>
        </w:rPr>
        <w:lastRenderedPageBreak/>
        <w:t>-&gt; 2)  submit the booking and Send the payment link to customer. In the Payment link email option just razor pay is available. Also in the modify booking -&gt; not able to change the currency.</w:t>
      </w:r>
    </w:p>
    <w:p w:rsidRPr="008171F3" w:rsidR="006E517C" w:rsidP="006E517C" w:rsidRDefault="006E517C" w14:paraId="6C8F8BE4" w14:textId="77777777">
      <w:pPr>
        <w:pStyle w:val="ListParagraph"/>
        <w:numPr>
          <w:ilvl w:val="0"/>
          <w:numId w:val="11"/>
        </w:numPr>
        <w:rPr>
          <w:sz w:val="24"/>
          <w:szCs w:val="24"/>
        </w:rPr>
      </w:pPr>
      <w:r w:rsidRPr="008171F3">
        <w:rPr>
          <w:sz w:val="24"/>
          <w:szCs w:val="24"/>
        </w:rPr>
        <w:t>If we sent the payment link to customer</w:t>
      </w:r>
      <w:r>
        <w:rPr>
          <w:sz w:val="24"/>
          <w:szCs w:val="24"/>
        </w:rPr>
        <w:t xml:space="preserve"> but the </w:t>
      </w:r>
      <w:r w:rsidRPr="008171F3">
        <w:rPr>
          <w:sz w:val="24"/>
          <w:szCs w:val="24"/>
        </w:rPr>
        <w:t>agent does not have any information the whether the payment link is sent or not.</w:t>
      </w:r>
    </w:p>
    <w:p w:rsidRPr="008171F3" w:rsidR="006E517C" w:rsidP="006E517C" w:rsidRDefault="006E517C" w14:paraId="59F6A72F" w14:textId="77777777">
      <w:pPr>
        <w:pStyle w:val="ListParagraph"/>
        <w:numPr>
          <w:ilvl w:val="0"/>
          <w:numId w:val="11"/>
        </w:numPr>
        <w:rPr>
          <w:sz w:val="24"/>
          <w:szCs w:val="24"/>
        </w:rPr>
      </w:pPr>
      <w:r w:rsidRPr="008171F3">
        <w:rPr>
          <w:sz w:val="24"/>
          <w:szCs w:val="24"/>
        </w:rPr>
        <w:t xml:space="preserve">we should have a status that payment links </w:t>
      </w:r>
      <w:r>
        <w:rPr>
          <w:sz w:val="24"/>
          <w:szCs w:val="24"/>
        </w:rPr>
        <w:t>s</w:t>
      </w:r>
      <w:r w:rsidRPr="008171F3">
        <w:rPr>
          <w:sz w:val="24"/>
          <w:szCs w:val="24"/>
        </w:rPr>
        <w:t>en</w:t>
      </w:r>
      <w:r>
        <w:rPr>
          <w:sz w:val="24"/>
          <w:szCs w:val="24"/>
        </w:rPr>
        <w:t>t</w:t>
      </w:r>
      <w:r w:rsidRPr="008171F3">
        <w:rPr>
          <w:sz w:val="24"/>
          <w:szCs w:val="24"/>
        </w:rPr>
        <w:t xml:space="preserve"> and payment is pending.</w:t>
      </w:r>
    </w:p>
    <w:p w:rsidR="006E517C" w:rsidP="006E517C" w:rsidRDefault="006E517C" w14:paraId="66788B91" w14:textId="77777777">
      <w:pPr>
        <w:pStyle w:val="ListParagraph"/>
        <w:numPr>
          <w:ilvl w:val="0"/>
          <w:numId w:val="11"/>
        </w:numPr>
        <w:rPr>
          <w:sz w:val="24"/>
          <w:szCs w:val="24"/>
        </w:rPr>
      </w:pPr>
      <w:r>
        <w:rPr>
          <w:sz w:val="24"/>
          <w:szCs w:val="24"/>
        </w:rPr>
        <w:t>In the document and remarks section it should come automatically. (payment link sent by skumar super admin) to know the booking history.</w:t>
      </w:r>
    </w:p>
    <w:p w:rsidR="006E517C" w:rsidP="006E517C" w:rsidRDefault="006E517C" w14:paraId="398F1D2E" w14:textId="77777777">
      <w:pPr>
        <w:pStyle w:val="ListParagraph"/>
        <w:numPr>
          <w:ilvl w:val="0"/>
          <w:numId w:val="11"/>
        </w:numPr>
        <w:rPr>
          <w:sz w:val="24"/>
          <w:szCs w:val="24"/>
        </w:rPr>
      </w:pPr>
      <w:r>
        <w:rPr>
          <w:sz w:val="24"/>
          <w:szCs w:val="24"/>
        </w:rPr>
        <w:t>In the top of booking payment status should be payment link shared payment pending.</w:t>
      </w:r>
    </w:p>
    <w:p w:rsidR="006E517C" w:rsidP="006E517C" w:rsidRDefault="006E517C" w14:paraId="425F4FF1" w14:textId="4F0D796F">
      <w:pPr>
        <w:pStyle w:val="ListParagraph"/>
        <w:numPr>
          <w:ilvl w:val="0"/>
          <w:numId w:val="11"/>
        </w:numPr>
        <w:rPr>
          <w:sz w:val="24"/>
          <w:szCs w:val="24"/>
        </w:rPr>
      </w:pPr>
      <w:r w:rsidRPr="146F627A" w:rsidR="006E517C">
        <w:rPr>
          <w:sz w:val="24"/>
          <w:szCs w:val="24"/>
        </w:rPr>
        <w:t xml:space="preserve">If the </w:t>
      </w:r>
      <w:r w:rsidRPr="146F627A" w:rsidR="6B9003D0">
        <w:rPr>
          <w:sz w:val="24"/>
          <w:szCs w:val="24"/>
        </w:rPr>
        <w:t>passenger</w:t>
      </w:r>
      <w:r w:rsidRPr="146F627A" w:rsidR="006E517C">
        <w:rPr>
          <w:sz w:val="24"/>
          <w:szCs w:val="24"/>
        </w:rPr>
        <w:t xml:space="preserve"> is </w:t>
      </w:r>
      <w:r w:rsidRPr="146F627A" w:rsidR="006E517C">
        <w:rPr>
          <w:sz w:val="24"/>
          <w:szCs w:val="24"/>
        </w:rPr>
        <w:t>new</w:t>
      </w:r>
      <w:r w:rsidRPr="146F627A" w:rsidR="006E517C">
        <w:rPr>
          <w:sz w:val="24"/>
          <w:szCs w:val="24"/>
        </w:rPr>
        <w:t xml:space="preserve"> customer on phone and he </w:t>
      </w:r>
      <w:r w:rsidRPr="146F627A" w:rsidR="006E517C">
        <w:rPr>
          <w:sz w:val="24"/>
          <w:szCs w:val="24"/>
        </w:rPr>
        <w:t>gave</w:t>
      </w:r>
      <w:r w:rsidRPr="146F627A" w:rsidR="006E517C">
        <w:rPr>
          <w:sz w:val="24"/>
          <w:szCs w:val="24"/>
        </w:rPr>
        <w:t xml:space="preserve"> his details for booking. Then he said to </w:t>
      </w:r>
      <w:r w:rsidRPr="146F627A" w:rsidR="006E517C">
        <w:rPr>
          <w:sz w:val="24"/>
          <w:szCs w:val="24"/>
        </w:rPr>
        <w:t>sent</w:t>
      </w:r>
      <w:r w:rsidRPr="146F627A" w:rsidR="006E517C">
        <w:rPr>
          <w:sz w:val="24"/>
          <w:szCs w:val="24"/>
        </w:rPr>
        <w:t xml:space="preserve"> the price </w:t>
      </w:r>
      <w:r w:rsidRPr="146F627A" w:rsidR="006E517C">
        <w:rPr>
          <w:sz w:val="24"/>
          <w:szCs w:val="24"/>
        </w:rPr>
        <w:t>on</w:t>
      </w:r>
      <w:r w:rsidRPr="146F627A" w:rsidR="006E517C">
        <w:rPr>
          <w:sz w:val="24"/>
          <w:szCs w:val="24"/>
        </w:rPr>
        <w:t xml:space="preserve"> mail. And he will book it after some time. Please call me after some time. </w:t>
      </w:r>
      <w:r w:rsidRPr="146F627A" w:rsidR="006E517C">
        <w:rPr>
          <w:sz w:val="24"/>
          <w:szCs w:val="24"/>
        </w:rPr>
        <w:t>So</w:t>
      </w:r>
      <w:r w:rsidRPr="146F627A" w:rsidR="006E517C">
        <w:rPr>
          <w:sz w:val="24"/>
          <w:szCs w:val="24"/>
        </w:rPr>
        <w:t xml:space="preserve"> there should be </w:t>
      </w:r>
      <w:r w:rsidRPr="146F627A" w:rsidR="006E517C">
        <w:rPr>
          <w:sz w:val="24"/>
          <w:szCs w:val="24"/>
        </w:rPr>
        <w:t>option</w:t>
      </w:r>
      <w:r w:rsidRPr="146F627A" w:rsidR="006E517C">
        <w:rPr>
          <w:sz w:val="24"/>
          <w:szCs w:val="24"/>
        </w:rPr>
        <w:t xml:space="preserve"> to create </w:t>
      </w:r>
      <w:r w:rsidRPr="146F627A" w:rsidR="006E517C">
        <w:rPr>
          <w:sz w:val="24"/>
          <w:szCs w:val="24"/>
        </w:rPr>
        <w:t>enquiry</w:t>
      </w:r>
      <w:r w:rsidRPr="146F627A" w:rsidR="006E517C">
        <w:rPr>
          <w:sz w:val="24"/>
          <w:szCs w:val="24"/>
        </w:rPr>
        <w:t xml:space="preserve"> </w:t>
      </w:r>
      <w:r w:rsidRPr="146F627A" w:rsidR="006E517C">
        <w:rPr>
          <w:sz w:val="24"/>
          <w:szCs w:val="24"/>
        </w:rPr>
        <w:t>of</w:t>
      </w:r>
      <w:r w:rsidRPr="146F627A" w:rsidR="006E517C">
        <w:rPr>
          <w:sz w:val="24"/>
          <w:szCs w:val="24"/>
        </w:rPr>
        <w:t xml:space="preserve"> that booking and it should ask for </w:t>
      </w:r>
      <w:r w:rsidRPr="146F627A" w:rsidR="006E517C">
        <w:rPr>
          <w:sz w:val="24"/>
          <w:szCs w:val="24"/>
        </w:rPr>
        <w:t xml:space="preserve">follow </w:t>
      </w:r>
      <w:r w:rsidRPr="146F627A" w:rsidR="006E517C">
        <w:rPr>
          <w:sz w:val="24"/>
          <w:szCs w:val="24"/>
        </w:rPr>
        <w:t xml:space="preserve">up date and time. And on that date and time notification should come for follow up with all the enquiry details including the price quoted. </w:t>
      </w:r>
      <w:r w:rsidRPr="146F627A" w:rsidR="006E517C">
        <w:rPr>
          <w:sz w:val="24"/>
          <w:szCs w:val="24"/>
        </w:rPr>
        <w:t>Then</w:t>
      </w:r>
      <w:r w:rsidRPr="146F627A" w:rsidR="006E517C">
        <w:rPr>
          <w:sz w:val="24"/>
          <w:szCs w:val="24"/>
        </w:rPr>
        <w:t xml:space="preserve"> will convert it to </w:t>
      </w:r>
      <w:r w:rsidRPr="146F627A" w:rsidR="006E517C">
        <w:rPr>
          <w:sz w:val="24"/>
          <w:szCs w:val="24"/>
        </w:rPr>
        <w:t>trip</w:t>
      </w:r>
      <w:r w:rsidRPr="146F627A" w:rsidR="006E517C">
        <w:rPr>
          <w:sz w:val="24"/>
          <w:szCs w:val="24"/>
        </w:rPr>
        <w:t>.</w:t>
      </w:r>
    </w:p>
    <w:p w:rsidR="006E517C" w:rsidP="006E517C" w:rsidRDefault="006E517C" w14:paraId="5D8AAF69" w14:textId="77777777">
      <w:pPr>
        <w:rPr>
          <w:sz w:val="24"/>
          <w:szCs w:val="24"/>
        </w:rPr>
      </w:pPr>
    </w:p>
    <w:p w:rsidR="006E517C" w:rsidP="006E517C" w:rsidRDefault="006E517C" w14:paraId="2C782756" w14:textId="0022E757">
      <w:pPr>
        <w:rPr>
          <w:sz w:val="24"/>
          <w:szCs w:val="24"/>
        </w:rPr>
      </w:pPr>
      <w:r w:rsidRPr="146F627A" w:rsidR="38B1031B">
        <w:rPr>
          <w:sz w:val="24"/>
          <w:szCs w:val="24"/>
        </w:rPr>
        <w:t>Passenger</w:t>
      </w:r>
      <w:r w:rsidRPr="146F627A" w:rsidR="006E517C">
        <w:rPr>
          <w:sz w:val="24"/>
          <w:szCs w:val="24"/>
        </w:rPr>
        <w:t xml:space="preserve"> has done any online </w:t>
      </w:r>
      <w:r w:rsidRPr="146F627A" w:rsidR="006E517C">
        <w:rPr>
          <w:sz w:val="24"/>
          <w:szCs w:val="24"/>
        </w:rPr>
        <w:t>booking</w:t>
      </w:r>
      <w:r w:rsidRPr="146F627A" w:rsidR="006E517C">
        <w:rPr>
          <w:sz w:val="24"/>
          <w:szCs w:val="24"/>
        </w:rPr>
        <w:t xml:space="preserve"> but payment is failed. </w:t>
      </w:r>
      <w:r w:rsidRPr="146F627A" w:rsidR="006E517C">
        <w:rPr>
          <w:sz w:val="24"/>
          <w:szCs w:val="24"/>
        </w:rPr>
        <w:t>So</w:t>
      </w:r>
      <w:r w:rsidRPr="146F627A" w:rsidR="006E517C">
        <w:rPr>
          <w:sz w:val="24"/>
          <w:szCs w:val="24"/>
        </w:rPr>
        <w:t xml:space="preserve"> we manually sent the </w:t>
      </w:r>
      <w:r w:rsidRPr="146F627A" w:rsidR="006E517C">
        <w:rPr>
          <w:sz w:val="24"/>
          <w:szCs w:val="24"/>
        </w:rPr>
        <w:t>paymet</w:t>
      </w:r>
      <w:r w:rsidRPr="146F627A" w:rsidR="006E517C">
        <w:rPr>
          <w:sz w:val="24"/>
          <w:szCs w:val="24"/>
        </w:rPr>
        <w:t xml:space="preserve"> </w:t>
      </w:r>
      <w:r w:rsidRPr="146F627A" w:rsidR="006E517C">
        <w:rPr>
          <w:sz w:val="24"/>
          <w:szCs w:val="24"/>
        </w:rPr>
        <w:t>link</w:t>
      </w:r>
      <w:r w:rsidRPr="146F627A" w:rsidR="006E517C">
        <w:rPr>
          <w:sz w:val="24"/>
          <w:szCs w:val="24"/>
        </w:rPr>
        <w:t xml:space="preserve"> and he does the payment. Then payment status should be automatically </w:t>
      </w:r>
      <w:r w:rsidRPr="146F627A" w:rsidR="006E517C">
        <w:rPr>
          <w:sz w:val="24"/>
          <w:szCs w:val="24"/>
        </w:rPr>
        <w:t>update</w:t>
      </w:r>
      <w:r w:rsidRPr="146F627A" w:rsidR="006E517C">
        <w:rPr>
          <w:sz w:val="24"/>
          <w:szCs w:val="24"/>
        </w:rPr>
        <w:t xml:space="preserve"> to credited/paid in payment status and color is green. </w:t>
      </w:r>
    </w:p>
    <w:p w:rsidRPr="00CF521D" w:rsidR="006E517C" w:rsidP="006E517C" w:rsidRDefault="006E517C" w14:paraId="1889E011" w14:textId="77777777">
      <w:pPr>
        <w:pStyle w:val="ListParagraph"/>
        <w:numPr>
          <w:ilvl w:val="0"/>
          <w:numId w:val="12"/>
        </w:numPr>
        <w:rPr>
          <w:sz w:val="24"/>
          <w:szCs w:val="24"/>
        </w:rPr>
      </w:pPr>
      <w:r w:rsidRPr="00CF521D">
        <w:rPr>
          <w:sz w:val="24"/>
          <w:szCs w:val="24"/>
        </w:rPr>
        <w:t>In the Booking list the booking should be in order with pickup date.</w:t>
      </w:r>
    </w:p>
    <w:p w:rsidRPr="00434A24" w:rsidR="006E517C" w:rsidP="006E517C" w:rsidRDefault="006E517C" w14:paraId="7C65AD23" w14:textId="77777777">
      <w:pPr>
        <w:rPr>
          <w:sz w:val="24"/>
          <w:szCs w:val="24"/>
        </w:rPr>
      </w:pPr>
    </w:p>
    <w:p w:rsidRPr="00434A24" w:rsidR="006E517C" w:rsidP="006E517C" w:rsidRDefault="006E517C" w14:paraId="63B0040F" w14:textId="77777777">
      <w:pPr>
        <w:rPr>
          <w:sz w:val="24"/>
          <w:szCs w:val="24"/>
        </w:rPr>
      </w:pPr>
    </w:p>
    <w:p w:rsidR="006E517C" w:rsidP="006E517C" w:rsidRDefault="006E517C" w14:paraId="7298A676" w14:textId="77777777">
      <w:pPr>
        <w:rPr>
          <w:b/>
          <w:bCs/>
          <w:sz w:val="24"/>
          <w:szCs w:val="24"/>
        </w:rPr>
      </w:pPr>
    </w:p>
    <w:p w:rsidRPr="00434A24" w:rsidR="006E517C" w:rsidP="006E517C" w:rsidRDefault="006E517C" w14:paraId="6536F619" w14:textId="77777777">
      <w:pPr>
        <w:rPr>
          <w:b/>
          <w:bCs/>
          <w:sz w:val="24"/>
          <w:szCs w:val="24"/>
        </w:rPr>
      </w:pPr>
    </w:p>
    <w:p w:rsidRPr="00B74148" w:rsidR="006E517C" w:rsidP="006E517C" w:rsidRDefault="006E517C" w14:paraId="088C1964" w14:textId="77777777">
      <w:pPr>
        <w:spacing w:after="0" w:line="240" w:lineRule="auto"/>
        <w:rPr>
          <w:sz w:val="24"/>
          <w:szCs w:val="24"/>
        </w:rPr>
      </w:pPr>
    </w:p>
    <w:p w:rsidRPr="008F4807" w:rsidR="006E517C" w:rsidP="006E517C" w:rsidRDefault="006E517C" w14:paraId="01B6D1EC" w14:textId="77777777">
      <w:pPr>
        <w:spacing w:after="0" w:line="240" w:lineRule="auto"/>
        <w:rPr>
          <w:sz w:val="24"/>
          <w:szCs w:val="24"/>
        </w:rPr>
      </w:pPr>
    </w:p>
    <w:p w:rsidRPr="008C3CB1" w:rsidR="006E517C" w:rsidP="006E517C" w:rsidRDefault="006E517C" w14:paraId="5D9FEDE0" w14:textId="77777777">
      <w:pPr>
        <w:spacing w:after="0" w:line="240" w:lineRule="auto"/>
        <w:rPr>
          <w:sz w:val="24"/>
          <w:szCs w:val="24"/>
        </w:rPr>
      </w:pPr>
    </w:p>
    <w:p w:rsidRPr="00405D9C" w:rsidR="006E517C" w:rsidP="006E517C" w:rsidRDefault="006E517C" w14:paraId="5B758B7C" w14:textId="77777777">
      <w:pPr>
        <w:spacing w:after="0" w:line="240" w:lineRule="auto"/>
        <w:rPr>
          <w:b/>
          <w:bCs/>
          <w:sz w:val="24"/>
          <w:szCs w:val="24"/>
        </w:rPr>
      </w:pPr>
    </w:p>
    <w:p w:rsidRPr="00B74148" w:rsidR="006E517C" w:rsidP="006E517C" w:rsidRDefault="006E517C" w14:paraId="4774EE1C" w14:textId="77777777">
      <w:pPr>
        <w:spacing w:after="0" w:line="240" w:lineRule="auto"/>
        <w:rPr>
          <w:sz w:val="24"/>
          <w:szCs w:val="24"/>
        </w:rPr>
      </w:pPr>
      <w:r>
        <w:rPr>
          <w:sz w:val="24"/>
          <w:szCs w:val="24"/>
        </w:rPr>
        <w:t xml:space="preserve"> </w:t>
      </w:r>
    </w:p>
    <w:p w:rsidRPr="00B74148" w:rsidR="006E517C" w:rsidP="006E517C" w:rsidRDefault="006E517C" w14:paraId="6BDF8EBF" w14:textId="77777777">
      <w:pPr>
        <w:spacing w:after="0" w:line="240" w:lineRule="auto"/>
        <w:rPr>
          <w:sz w:val="24"/>
          <w:szCs w:val="24"/>
        </w:rPr>
      </w:pPr>
    </w:p>
    <w:p w:rsidRPr="00B74148" w:rsidR="006E517C" w:rsidP="006E517C" w:rsidRDefault="006E517C" w14:paraId="7A7428C6" w14:textId="77777777">
      <w:pPr>
        <w:spacing w:after="0" w:line="240" w:lineRule="auto"/>
        <w:rPr>
          <w:sz w:val="24"/>
          <w:szCs w:val="24"/>
        </w:rPr>
      </w:pPr>
    </w:p>
    <w:p w:rsidR="006E517C" w:rsidP="006E517C" w:rsidRDefault="006E517C" w14:paraId="554D29A4" w14:textId="77777777">
      <w:r>
        <w:t xml:space="preserve"> </w:t>
      </w:r>
    </w:p>
    <w:p w:rsidR="00C77998" w:rsidRDefault="00C77998" w14:paraId="126DFC24" w14:textId="77777777"/>
    <w:sectPr w:rsidR="00C7799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273E"/>
    <w:multiLevelType w:val="multilevel"/>
    <w:tmpl w:val="52C4B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174163"/>
    <w:multiLevelType w:val="multilevel"/>
    <w:tmpl w:val="4CE8BE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8292361"/>
    <w:multiLevelType w:val="hybridMultilevel"/>
    <w:tmpl w:val="D8B081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B263D84"/>
    <w:multiLevelType w:val="multilevel"/>
    <w:tmpl w:val="598A8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6AE2860"/>
    <w:multiLevelType w:val="hybridMultilevel"/>
    <w:tmpl w:val="A65A74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69126D6"/>
    <w:multiLevelType w:val="hybridMultilevel"/>
    <w:tmpl w:val="45624E8A"/>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6" w15:restartNumberingAfterBreak="0">
    <w:nsid w:val="3FAE43FC"/>
    <w:multiLevelType w:val="multilevel"/>
    <w:tmpl w:val="D4824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6794E82"/>
    <w:multiLevelType w:val="hybridMultilevel"/>
    <w:tmpl w:val="2C4E0B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8AC3C5F"/>
    <w:multiLevelType w:val="hybridMultilevel"/>
    <w:tmpl w:val="1DEE99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E026C1D"/>
    <w:multiLevelType w:val="hybridMultilevel"/>
    <w:tmpl w:val="BC0803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E222781"/>
    <w:multiLevelType w:val="multilevel"/>
    <w:tmpl w:val="90D851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36972DF"/>
    <w:multiLevelType w:val="multilevel"/>
    <w:tmpl w:val="258E3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51980748">
    <w:abstractNumId w:val="6"/>
  </w:num>
  <w:num w:numId="2" w16cid:durableId="1764304469">
    <w:abstractNumId w:val="0"/>
  </w:num>
  <w:num w:numId="3" w16cid:durableId="1697925242">
    <w:abstractNumId w:val="3"/>
  </w:num>
  <w:num w:numId="4" w16cid:durableId="27416349">
    <w:abstractNumId w:val="11"/>
  </w:num>
  <w:num w:numId="5" w16cid:durableId="1916353552">
    <w:abstractNumId w:val="1"/>
  </w:num>
  <w:num w:numId="6" w16cid:durableId="1206602089">
    <w:abstractNumId w:val="10"/>
  </w:num>
  <w:num w:numId="7" w16cid:durableId="1518932017">
    <w:abstractNumId w:val="9"/>
  </w:num>
  <w:num w:numId="8" w16cid:durableId="1735660875">
    <w:abstractNumId w:val="2"/>
  </w:num>
  <w:num w:numId="9" w16cid:durableId="544410709">
    <w:abstractNumId w:val="8"/>
  </w:num>
  <w:num w:numId="10" w16cid:durableId="792484323">
    <w:abstractNumId w:val="4"/>
  </w:num>
  <w:num w:numId="11" w16cid:durableId="1162626694">
    <w:abstractNumId w:val="7"/>
  </w:num>
  <w:num w:numId="12" w16cid:durableId="602610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98"/>
    <w:rsid w:val="006E517C"/>
    <w:rsid w:val="00C77998"/>
    <w:rsid w:val="00F14D14"/>
    <w:rsid w:val="03DD3CA2"/>
    <w:rsid w:val="0B2C52A4"/>
    <w:rsid w:val="0C84C929"/>
    <w:rsid w:val="0F18A102"/>
    <w:rsid w:val="137E3AE3"/>
    <w:rsid w:val="146F627A"/>
    <w:rsid w:val="222B16DF"/>
    <w:rsid w:val="24A35CFF"/>
    <w:rsid w:val="278CF485"/>
    <w:rsid w:val="28C9AAF3"/>
    <w:rsid w:val="3055092C"/>
    <w:rsid w:val="3531AD01"/>
    <w:rsid w:val="35C124AA"/>
    <w:rsid w:val="37BA764F"/>
    <w:rsid w:val="38B1031B"/>
    <w:rsid w:val="3C3E5516"/>
    <w:rsid w:val="41211D04"/>
    <w:rsid w:val="451BB2FE"/>
    <w:rsid w:val="469F29C8"/>
    <w:rsid w:val="48AE8C1B"/>
    <w:rsid w:val="49958BCC"/>
    <w:rsid w:val="4A8208F1"/>
    <w:rsid w:val="4B3AE2A9"/>
    <w:rsid w:val="4E8DF5A5"/>
    <w:rsid w:val="51DCB81A"/>
    <w:rsid w:val="52513683"/>
    <w:rsid w:val="568AA52C"/>
    <w:rsid w:val="57D84193"/>
    <w:rsid w:val="59C04824"/>
    <w:rsid w:val="5FABC07E"/>
    <w:rsid w:val="6007D78D"/>
    <w:rsid w:val="60234989"/>
    <w:rsid w:val="6464EEF8"/>
    <w:rsid w:val="68F3A73A"/>
    <w:rsid w:val="6B2EFBAD"/>
    <w:rsid w:val="6B9003D0"/>
    <w:rsid w:val="736A53BA"/>
    <w:rsid w:val="7523F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98A7"/>
  <w15:chartTrackingRefBased/>
  <w15:docId w15:val="{22C91329-63CB-4EAE-9E99-D155F799A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517C"/>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E51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80985AB124147840830B70AC462B3" ma:contentTypeVersion="11" ma:contentTypeDescription="Create a new document." ma:contentTypeScope="" ma:versionID="d6b9c64cff01994e608415f805864003">
  <xsd:schema xmlns:xsd="http://www.w3.org/2001/XMLSchema" xmlns:xs="http://www.w3.org/2001/XMLSchema" xmlns:p="http://schemas.microsoft.com/office/2006/metadata/properties" xmlns:ns2="65633d6d-f539-416a-8fa7-8565ea6fbef2" xmlns:ns3="cbfc28ca-e5c1-416b-b07f-183b23179e80" targetNamespace="http://schemas.microsoft.com/office/2006/metadata/properties" ma:root="true" ma:fieldsID="58614039b7b735981590e758ecc54320" ns2:_="" ns3:_="">
    <xsd:import namespace="65633d6d-f539-416a-8fa7-8565ea6fbef2"/>
    <xsd:import namespace="cbfc28ca-e5c1-416b-b07f-183b23179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633d6d-f539-416a-8fa7-8565ea6fb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f1d36b-c452-43f4-8012-3747e43de41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fc28ca-e5c1-416b-b07f-183b23179e8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ef2f0-75fd-4d15-80ec-2da3fe7d6d51}" ma:internalName="TaxCatchAll" ma:showField="CatchAllData" ma:web="cbfc28ca-e5c1-416b-b07f-183b23179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fc28ca-e5c1-416b-b07f-183b23179e80" xsi:nil="true"/>
    <lcf76f155ced4ddcb4097134ff3c332f xmlns="65633d6d-f539-416a-8fa7-8565ea6fb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5D2725-49B5-401F-A9C2-A5800A75D2B4}"/>
</file>

<file path=customXml/itemProps2.xml><?xml version="1.0" encoding="utf-8"?>
<ds:datastoreItem xmlns:ds="http://schemas.openxmlformats.org/officeDocument/2006/customXml" ds:itemID="{BF16FA9E-177B-48E6-B9E8-B008BC483B19}"/>
</file>

<file path=customXml/itemProps3.xml><?xml version="1.0" encoding="utf-8"?>
<ds:datastoreItem xmlns:ds="http://schemas.openxmlformats.org/officeDocument/2006/customXml" ds:itemID="{221E2721-B3D8-49DE-A73D-72F7F5C7DBA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Patil | Zasya</dc:creator>
  <cp:keywords/>
  <dc:description/>
  <cp:lastModifiedBy>Manish Nimkhede | Zasya</cp:lastModifiedBy>
  <cp:revision>3</cp:revision>
  <dcterms:created xsi:type="dcterms:W3CDTF">2024-12-24T20:31:00Z</dcterms:created>
  <dcterms:modified xsi:type="dcterms:W3CDTF">2024-12-26T16:23:01Z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0x0101002A980985AB124147840830B70AC462B3</vt:lpwstr>
  </property>
</Properties>
</file>