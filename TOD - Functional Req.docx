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A6629" w:rsidRDefault="001A6629" w14:paraId="2BFE9692" w14:textId="77777777">
      <w:pPr>
        <w:rPr>
          <w:rFonts w:ascii="Calibri" w:hAnsi="Calibri" w:eastAsia="Calibri" w:cs="Calibri"/>
          <w:b/>
          <w:sz w:val="28"/>
          <w:szCs w:val="28"/>
        </w:rPr>
      </w:pPr>
    </w:p>
    <w:p w:rsidR="001A6629" w:rsidRDefault="001A6629" w14:paraId="04D3C667" w14:textId="77777777">
      <w:pPr>
        <w:rPr>
          <w:rFonts w:ascii="Calibri" w:hAnsi="Calibri" w:eastAsia="Calibri" w:cs="Calibri"/>
          <w:b/>
          <w:sz w:val="28"/>
          <w:szCs w:val="28"/>
        </w:rPr>
      </w:pPr>
    </w:p>
    <w:p w:rsidR="007C7E6A" w:rsidP="001A6629" w:rsidRDefault="007C7E6A" w14:paraId="320764AF" w14:textId="77777777">
      <w:pPr>
        <w:jc w:val="center"/>
        <w:rPr>
          <w:rFonts w:cstheme="minorHAnsi"/>
          <w:b/>
          <w:sz w:val="48"/>
          <w:lang w:val="en-US"/>
        </w:rPr>
      </w:pPr>
    </w:p>
    <w:p w:rsidRPr="00501A16" w:rsidR="001A6629" w:rsidP="001A6629" w:rsidRDefault="001A6629" w14:paraId="65ABF7F3" w14:textId="503F936C">
      <w:pPr>
        <w:jc w:val="center"/>
        <w:rPr>
          <w:rFonts w:cstheme="minorHAnsi"/>
          <w:b/>
          <w:sz w:val="48"/>
          <w:lang w:val="en-US"/>
        </w:rPr>
      </w:pPr>
      <w:r>
        <w:rPr>
          <w:rFonts w:cstheme="minorHAnsi"/>
          <w:b/>
          <w:sz w:val="48"/>
          <w:lang w:val="en-US"/>
        </w:rPr>
        <w:t xml:space="preserve">Functional Requirement Document for </w:t>
      </w:r>
    </w:p>
    <w:p w:rsidR="001A6629" w:rsidP="001A6629" w:rsidRDefault="001A6629" w14:paraId="11541A18" w14:textId="77777777">
      <w:pPr>
        <w:jc w:val="center"/>
        <w:rPr>
          <w:rFonts w:cstheme="minorHAnsi"/>
          <w:b/>
          <w:color w:val="31849B" w:themeColor="accent5" w:themeShade="BF"/>
          <w:sz w:val="48"/>
          <w:lang w:val="en-US"/>
        </w:rPr>
      </w:pPr>
      <w:r>
        <w:rPr>
          <w:rFonts w:cstheme="minorHAnsi"/>
          <w:b/>
          <w:color w:val="31849B" w:themeColor="accent5" w:themeShade="BF"/>
          <w:sz w:val="48"/>
          <w:lang w:val="en-US"/>
        </w:rPr>
        <w:t>Travel-o-Desk – Phase 1</w:t>
      </w:r>
    </w:p>
    <w:p w:rsidR="001A6629" w:rsidP="001A6629" w:rsidRDefault="001A6629" w14:paraId="6279C503" w14:textId="77777777">
      <w:pPr>
        <w:jc w:val="center"/>
        <w:rPr>
          <w:rFonts w:cstheme="minorHAnsi"/>
          <w:b/>
          <w:color w:val="31849B" w:themeColor="accent5" w:themeShade="BF"/>
          <w:sz w:val="48"/>
          <w:lang w:val="en-US"/>
        </w:rPr>
      </w:pPr>
      <w:r>
        <w:rPr>
          <w:rFonts w:cstheme="minorHAnsi"/>
          <w:b/>
          <w:color w:val="31849B" w:themeColor="accent5" w:themeShade="BF"/>
          <w:sz w:val="48"/>
          <w:lang w:val="en-US"/>
        </w:rPr>
        <w:t>By</w:t>
      </w:r>
    </w:p>
    <w:p w:rsidR="001A6629" w:rsidP="001A6629" w:rsidRDefault="001A6629" w14:paraId="7487EA10" w14:textId="77777777">
      <w:pPr>
        <w:jc w:val="center"/>
      </w:pPr>
      <w:r>
        <w:rPr>
          <w:rFonts w:cstheme="minorHAnsi"/>
          <w:b/>
          <w:color w:val="31849B" w:themeColor="accent5" w:themeShade="BF"/>
          <w:sz w:val="48"/>
          <w:lang w:val="en-US"/>
        </w:rPr>
        <w:t>ZasyaOnline Private Limited</w:t>
      </w:r>
    </w:p>
    <w:p w:rsidR="001A6629" w:rsidRDefault="001A6629" w14:paraId="7D3E8600" w14:textId="77777777">
      <w:pPr>
        <w:rPr>
          <w:rFonts w:ascii="Calibri" w:hAnsi="Calibri" w:eastAsia="Calibri" w:cs="Calibri"/>
          <w:b/>
          <w:sz w:val="28"/>
          <w:szCs w:val="28"/>
        </w:rPr>
      </w:pPr>
    </w:p>
    <w:p w:rsidR="001A6629" w:rsidRDefault="001A6629" w14:paraId="552C1A23" w14:textId="77777777">
      <w:pPr>
        <w:rPr>
          <w:rFonts w:ascii="Calibri" w:hAnsi="Calibri" w:eastAsia="Calibri" w:cs="Calibri"/>
          <w:b/>
          <w:sz w:val="28"/>
          <w:szCs w:val="28"/>
        </w:rPr>
      </w:pPr>
    </w:p>
    <w:p w:rsidR="007C7E6A" w:rsidRDefault="007C7E6A" w14:paraId="69496569" w14:textId="77777777">
      <w:pPr>
        <w:rPr>
          <w:rFonts w:ascii="Calibri" w:hAnsi="Calibri" w:eastAsia="Calibri" w:cs="Calibri"/>
          <w:b/>
          <w:sz w:val="28"/>
          <w:szCs w:val="28"/>
        </w:rPr>
      </w:pPr>
    </w:p>
    <w:p w:rsidR="007C7E6A" w:rsidRDefault="007C7E6A" w14:paraId="6DC63F73" w14:textId="77777777">
      <w:pPr>
        <w:rPr>
          <w:rFonts w:ascii="Calibri" w:hAnsi="Calibri" w:eastAsia="Calibri" w:cs="Calibri"/>
          <w:b/>
          <w:sz w:val="28"/>
          <w:szCs w:val="28"/>
        </w:rPr>
      </w:pPr>
    </w:p>
    <w:p w:rsidR="007C7E6A" w:rsidRDefault="007C7E6A" w14:paraId="7E5FA8D8" w14:textId="77777777">
      <w:pPr>
        <w:rPr>
          <w:rFonts w:ascii="Calibri" w:hAnsi="Calibri" w:eastAsia="Calibri" w:cs="Calibri"/>
          <w:b/>
          <w:sz w:val="28"/>
          <w:szCs w:val="28"/>
        </w:rPr>
      </w:pPr>
    </w:p>
    <w:p w:rsidR="007C7E6A" w:rsidRDefault="007C7E6A" w14:paraId="6512192A" w14:textId="77777777">
      <w:pPr>
        <w:rPr>
          <w:rFonts w:ascii="Calibri" w:hAnsi="Calibri" w:eastAsia="Calibri" w:cs="Calibri"/>
          <w:b/>
          <w:sz w:val="28"/>
          <w:szCs w:val="28"/>
        </w:rPr>
      </w:pPr>
    </w:p>
    <w:p w:rsidR="007C7E6A" w:rsidP="009D4973" w:rsidRDefault="009D4973" w14:paraId="2BA88F28" w14:textId="59F615BB">
      <w:pPr>
        <w:tabs>
          <w:tab w:val="left" w:pos="2857"/>
        </w:tabs>
        <w:rPr>
          <w:rFonts w:ascii="Calibri" w:hAnsi="Calibri" w:eastAsia="Calibri" w:cs="Calibri"/>
          <w:b/>
          <w:sz w:val="28"/>
          <w:szCs w:val="28"/>
        </w:rPr>
      </w:pPr>
      <w:r>
        <w:rPr>
          <w:rFonts w:ascii="Calibri" w:hAnsi="Calibri" w:eastAsia="Calibri" w:cs="Calibri"/>
          <w:b/>
          <w:sz w:val="28"/>
          <w:szCs w:val="28"/>
        </w:rPr>
        <w:tab/>
      </w:r>
    </w:p>
    <w:p w:rsidR="007C7E6A" w:rsidRDefault="007C7E6A" w14:paraId="21E9FDFF" w14:textId="77777777">
      <w:pPr>
        <w:rPr>
          <w:rFonts w:ascii="Calibri" w:hAnsi="Calibri" w:eastAsia="Calibri" w:cs="Calibri"/>
          <w:b/>
          <w:sz w:val="28"/>
          <w:szCs w:val="28"/>
        </w:rPr>
      </w:pPr>
    </w:p>
    <w:p w:rsidR="007C7E6A" w:rsidRDefault="007C7E6A" w14:paraId="333F1DFF" w14:textId="77777777">
      <w:pPr>
        <w:rPr>
          <w:rFonts w:ascii="Calibri" w:hAnsi="Calibri" w:eastAsia="Calibri" w:cs="Calibri"/>
          <w:b/>
          <w:sz w:val="28"/>
          <w:szCs w:val="28"/>
        </w:rPr>
      </w:pPr>
    </w:p>
    <w:p w:rsidR="007C7E6A" w:rsidRDefault="007C7E6A" w14:paraId="05D81377" w14:textId="77777777">
      <w:pPr>
        <w:rPr>
          <w:rFonts w:ascii="Calibri" w:hAnsi="Calibri" w:eastAsia="Calibri" w:cs="Calibri"/>
          <w:b/>
          <w:sz w:val="28"/>
          <w:szCs w:val="28"/>
        </w:rPr>
      </w:pPr>
    </w:p>
    <w:p w:rsidR="007C7E6A" w:rsidRDefault="007C7E6A" w14:paraId="48BB31CD" w14:textId="77777777">
      <w:pPr>
        <w:rPr>
          <w:rFonts w:ascii="Calibri" w:hAnsi="Calibri" w:eastAsia="Calibri" w:cs="Calibri"/>
          <w:b/>
          <w:sz w:val="28"/>
          <w:szCs w:val="28"/>
        </w:rPr>
      </w:pPr>
    </w:p>
    <w:p w:rsidR="009D4973" w:rsidP="009D4973" w:rsidRDefault="009D4973" w14:paraId="351363E2" w14:textId="77777777"/>
    <w:p w:rsidR="009D4973" w:rsidP="009D4973" w:rsidRDefault="009D4973" w14:paraId="40B7C6D9" w14:textId="77777777"/>
    <w:p w:rsidR="009D4973" w:rsidP="009D4973" w:rsidRDefault="009D4973" w14:paraId="6D957996" w14:textId="77777777"/>
    <w:p w:rsidR="009D4973" w:rsidP="009D4973" w:rsidRDefault="009D4973" w14:paraId="63F7F284" w14:textId="77777777"/>
    <w:p w:rsidR="009D4973" w:rsidP="009D4973" w:rsidRDefault="009D4973" w14:paraId="6B1CB00F" w14:textId="77777777"/>
    <w:p w:rsidR="009D4973" w:rsidP="009D4973" w:rsidRDefault="009D4973" w14:paraId="4592041D" w14:textId="77777777"/>
    <w:p w:rsidR="009D4973" w:rsidP="009D4973" w:rsidRDefault="009D4973" w14:paraId="49604E1D" w14:textId="469B0EC2">
      <w:r w:rsidRPr="0F833E81" w:rsidR="56631E40">
        <w:rPr>
          <w:lang w:val="en-US"/>
        </w:rPr>
        <w:t xml:space="preserve">Document Prepared By: Team Zasya, </w:t>
      </w:r>
    </w:p>
    <w:p w:rsidR="009D4973" w:rsidP="009D4973" w:rsidRDefault="009D4973" w14:paraId="0EA17DBD" w14:textId="5B58F6AB">
      <w:r>
        <w:t>Version 1.0</w:t>
      </w:r>
    </w:p>
    <w:p w:rsidR="009D4973" w:rsidP="009D4973" w:rsidRDefault="009D4973" w14:paraId="64616EE9" w14:textId="56487273">
      <w:r>
        <w:t>Date Updated: 25</w:t>
      </w:r>
      <w:r w:rsidRPr="009D4973">
        <w:rPr>
          <w:vertAlign w:val="superscript"/>
        </w:rPr>
        <w:t>th</w:t>
      </w:r>
      <w:r>
        <w:t xml:space="preserve"> January 2024</w:t>
      </w:r>
    </w:p>
    <w:p w:rsidR="007C7E6A" w:rsidRDefault="007C7E6A" w14:paraId="51BBEF55" w14:textId="77777777">
      <w:pPr>
        <w:rPr>
          <w:rFonts w:ascii="Calibri" w:hAnsi="Calibri" w:eastAsia="Calibri" w:cs="Calibri"/>
          <w:b/>
          <w:sz w:val="28"/>
          <w:szCs w:val="28"/>
        </w:rPr>
      </w:pPr>
    </w:p>
    <w:p w:rsidR="007C7E6A" w:rsidRDefault="007C7E6A" w14:paraId="7F1AEE18" w14:textId="77777777">
      <w:pPr>
        <w:rPr>
          <w:rFonts w:ascii="Calibri" w:hAnsi="Calibri" w:eastAsia="Calibri" w:cs="Calibri"/>
          <w:b/>
          <w:sz w:val="28"/>
          <w:szCs w:val="28"/>
        </w:rPr>
      </w:pPr>
    </w:p>
    <w:p w:rsidR="007C7E6A" w:rsidRDefault="007C7E6A" w14:paraId="27DE7742" w14:textId="77777777">
      <w:pPr>
        <w:rPr>
          <w:rFonts w:ascii="Calibri" w:hAnsi="Calibri" w:eastAsia="Calibri" w:cs="Calibri"/>
          <w:b/>
          <w:sz w:val="28"/>
          <w:szCs w:val="28"/>
        </w:rPr>
      </w:pPr>
    </w:p>
    <w:p w:rsidR="007C7E6A" w:rsidRDefault="007C7E6A" w14:paraId="234BC668" w14:textId="77777777">
      <w:pPr>
        <w:rPr>
          <w:rFonts w:ascii="Calibri" w:hAnsi="Calibri" w:eastAsia="Calibri" w:cs="Calibri"/>
          <w:b/>
          <w:sz w:val="28"/>
          <w:szCs w:val="28"/>
        </w:rPr>
      </w:pPr>
    </w:p>
    <w:p w:rsidR="007C7E6A" w:rsidRDefault="007C7E6A" w14:paraId="36AAC475" w14:textId="77777777">
      <w:pPr>
        <w:rPr>
          <w:rFonts w:ascii="Calibri" w:hAnsi="Calibri" w:eastAsia="Calibri" w:cs="Calibri"/>
          <w:b/>
          <w:sz w:val="28"/>
          <w:szCs w:val="28"/>
        </w:rPr>
      </w:pPr>
    </w:p>
    <w:p w:rsidR="271B3251" w:rsidP="271B3251" w:rsidRDefault="271B3251" w14:paraId="5A133226" w14:textId="29C367BF">
      <w:pPr>
        <w:rPr>
          <w:ins w:author="Varaprasad | Zasya" w:date="2024-01-29T05:31:00Z" w:id="0"/>
          <w:rFonts w:ascii="Calibri" w:hAnsi="Calibri" w:eastAsia="Calibri" w:cs="Calibri"/>
          <w:b/>
          <w:bCs/>
          <w:sz w:val="28"/>
          <w:szCs w:val="28"/>
        </w:rPr>
      </w:pPr>
    </w:p>
    <w:p w:rsidR="00DC21A2" w:rsidRDefault="0091387A" w14:paraId="3BC3F43B" w14:textId="4E01D08E">
      <w:pPr>
        <w:rPr>
          <w:rFonts w:ascii="Calibri" w:hAnsi="Calibri" w:eastAsia="Calibri" w:cs="Calibri"/>
          <w:b/>
          <w:sz w:val="28"/>
          <w:szCs w:val="28"/>
        </w:rPr>
      </w:pPr>
      <w:r>
        <w:rPr>
          <w:rFonts w:ascii="Calibri" w:hAnsi="Calibri" w:eastAsia="Calibri" w:cs="Calibri"/>
          <w:b/>
          <w:sz w:val="28"/>
          <w:szCs w:val="28"/>
        </w:rPr>
        <w:t>1. PURPOSE</w:t>
      </w:r>
    </w:p>
    <w:p w:rsidRPr="009001E8" w:rsidR="009001E8" w:rsidP="009001E8" w:rsidRDefault="009001E8" w14:paraId="677D58A4" w14:textId="77777777">
      <w:pPr>
        <w:rPr>
          <w:rFonts w:ascii="Calibri" w:hAnsi="Calibri" w:eastAsia="Calibri" w:cs="Calibri"/>
          <w:sz w:val="24"/>
          <w:szCs w:val="24"/>
        </w:rPr>
      </w:pPr>
      <w:r w:rsidRPr="009001E8">
        <w:rPr>
          <w:rFonts w:ascii="Calibri" w:hAnsi="Calibri" w:eastAsia="Calibri" w:cs="Calibri"/>
          <w:sz w:val="24"/>
          <w:szCs w:val="24"/>
        </w:rPr>
        <w:t>The FRS document should be comprehensive, covering all aspects of the system's functionalities and interactions, serving as a guide for the development team to build the Online Taxi Booking system according to the specified requirements.</w:t>
      </w:r>
    </w:p>
    <w:p w:rsidRPr="009001E8" w:rsidR="009001E8" w:rsidP="009001E8" w:rsidRDefault="009001E8" w14:paraId="4EBE8A48" w14:textId="77777777">
      <w:pPr>
        <w:rPr>
          <w:rFonts w:ascii="Calibri" w:hAnsi="Calibri" w:eastAsia="Calibri" w:cs="Calibri"/>
          <w:sz w:val="24"/>
          <w:szCs w:val="24"/>
        </w:rPr>
      </w:pPr>
    </w:p>
    <w:p w:rsidRPr="009001E8" w:rsidR="009001E8" w:rsidP="42094E3C" w:rsidRDefault="009001E8" w14:paraId="7ECBCBE9" w14:textId="77777777">
      <w:pPr>
        <w:pStyle w:val="ListParagraph"/>
        <w:numPr>
          <w:ilvl w:val="0"/>
          <w:numId w:val="111"/>
        </w:numPr>
        <w:rPr>
          <w:rFonts w:ascii="Calibri" w:hAnsi="Calibri" w:eastAsia="Calibri" w:cs="Calibri"/>
          <w:sz w:val="24"/>
          <w:szCs w:val="24"/>
          <w:lang w:val="en-US"/>
        </w:rPr>
      </w:pPr>
      <w:r w:rsidRPr="42094E3C">
        <w:rPr>
          <w:rFonts w:ascii="Calibri" w:hAnsi="Calibri" w:eastAsia="Calibri" w:cs="Calibri"/>
          <w:b/>
          <w:bCs/>
          <w:sz w:val="24"/>
          <w:szCs w:val="24"/>
          <w:lang w:val="en-US"/>
        </w:rPr>
        <w:t>Automation of Booking Process:</w:t>
      </w:r>
      <w:r w:rsidRPr="42094E3C">
        <w:rPr>
          <w:rFonts w:ascii="Calibri" w:hAnsi="Calibri" w:eastAsia="Calibri" w:cs="Calibri"/>
          <w:sz w:val="24"/>
          <w:szCs w:val="24"/>
          <w:lang w:val="en-US"/>
        </w:rPr>
        <w:t xml:space="preserve"> The primary goal of the system is to automate the taxi booking process. This involves streamlining the steps required for a customer to book a taxi, making it more efficient and user-friendly.</w:t>
      </w:r>
    </w:p>
    <w:p w:rsidRPr="009001E8" w:rsidR="009001E8" w:rsidP="009001E8" w:rsidRDefault="009001E8" w14:paraId="6B5AAF17" w14:textId="77777777">
      <w:pPr>
        <w:rPr>
          <w:rFonts w:ascii="Calibri" w:hAnsi="Calibri" w:eastAsia="Calibri" w:cs="Calibri"/>
          <w:sz w:val="24"/>
          <w:szCs w:val="24"/>
        </w:rPr>
      </w:pPr>
    </w:p>
    <w:p w:rsidRPr="009001E8" w:rsidR="009001E8" w:rsidP="4DF41364" w:rsidRDefault="009001E8" w14:paraId="10FBF287" w14:textId="77777777">
      <w:pPr>
        <w:pStyle w:val="ListParagraph"/>
        <w:numPr>
          <w:ilvl w:val="0"/>
          <w:numId w:val="111"/>
        </w:numPr>
        <w:rPr>
          <w:rFonts w:ascii="Calibri" w:hAnsi="Calibri" w:eastAsia="Calibri" w:cs="Calibri"/>
          <w:sz w:val="24"/>
          <w:szCs w:val="24"/>
          <w:lang w:val="en-US"/>
        </w:rPr>
      </w:pPr>
      <w:r w:rsidRPr="4DF41364">
        <w:rPr>
          <w:rFonts w:ascii="Calibri" w:hAnsi="Calibri" w:eastAsia="Calibri" w:cs="Calibri"/>
          <w:b/>
          <w:bCs/>
          <w:sz w:val="24"/>
          <w:szCs w:val="24"/>
          <w:lang w:val="en-US"/>
        </w:rPr>
        <w:t>Fare Calculation and Collection:</w:t>
      </w:r>
      <w:r w:rsidRPr="4DF41364">
        <w:rPr>
          <w:rFonts w:ascii="Calibri" w:hAnsi="Calibri" w:eastAsia="Calibri" w:cs="Calibri"/>
          <w:sz w:val="24"/>
          <w:szCs w:val="24"/>
          <w:lang w:val="en-US"/>
        </w:rPr>
        <w:t xml:space="preserve"> The system should be capable of calculating the fare for a particular trip based on factors such as distance, time, etc. It should also facilitate the collection of fares from customers, possibly through online payment methods or other payment options.</w:t>
      </w:r>
    </w:p>
    <w:p w:rsidRPr="009001E8" w:rsidR="009001E8" w:rsidP="009001E8" w:rsidRDefault="009001E8" w14:paraId="2C93F18C" w14:textId="77777777">
      <w:pPr>
        <w:rPr>
          <w:rFonts w:ascii="Calibri" w:hAnsi="Calibri" w:eastAsia="Calibri" w:cs="Calibri"/>
          <w:sz w:val="24"/>
          <w:szCs w:val="24"/>
        </w:rPr>
      </w:pPr>
    </w:p>
    <w:p w:rsidRPr="009001E8" w:rsidR="009001E8" w:rsidRDefault="009001E8" w14:paraId="42A64CCB" w14:textId="77777777">
      <w:pPr>
        <w:pStyle w:val="ListParagraph"/>
        <w:numPr>
          <w:ilvl w:val="0"/>
          <w:numId w:val="111"/>
        </w:numPr>
        <w:rPr>
          <w:rFonts w:ascii="Calibri" w:hAnsi="Calibri" w:eastAsia="Calibri" w:cs="Calibri"/>
          <w:sz w:val="24"/>
          <w:szCs w:val="24"/>
        </w:rPr>
      </w:pPr>
      <w:r w:rsidRPr="009001E8">
        <w:rPr>
          <w:rFonts w:ascii="Calibri" w:hAnsi="Calibri" w:eastAsia="Calibri" w:cs="Calibri"/>
          <w:b/>
          <w:bCs/>
          <w:sz w:val="24"/>
          <w:szCs w:val="24"/>
        </w:rPr>
        <w:t>Client Information Collection</w:t>
      </w:r>
      <w:r w:rsidRPr="009001E8">
        <w:rPr>
          <w:rFonts w:ascii="Calibri" w:hAnsi="Calibri" w:eastAsia="Calibri" w:cs="Calibri"/>
          <w:sz w:val="24"/>
          <w:szCs w:val="24"/>
        </w:rPr>
        <w:t>: Gathering all necessary information from the client is crucial for providing efficient service. This might include personal details, pickup/drop-off locations, preferences, etc.</w:t>
      </w:r>
    </w:p>
    <w:p w:rsidRPr="009001E8" w:rsidR="009001E8" w:rsidP="009001E8" w:rsidRDefault="009001E8" w14:paraId="00DCE5C9" w14:textId="77777777">
      <w:pPr>
        <w:rPr>
          <w:rFonts w:ascii="Calibri" w:hAnsi="Calibri" w:eastAsia="Calibri" w:cs="Calibri"/>
          <w:sz w:val="24"/>
          <w:szCs w:val="24"/>
        </w:rPr>
      </w:pPr>
    </w:p>
    <w:p w:rsidR="00DC21A2" w:rsidRDefault="009001E8" w14:paraId="356801EC" w14:textId="77777777">
      <w:pPr>
        <w:pStyle w:val="ListParagraph"/>
        <w:numPr>
          <w:ilvl w:val="0"/>
          <w:numId w:val="111"/>
        </w:numPr>
        <w:rPr>
          <w:rFonts w:ascii="Calibri" w:hAnsi="Calibri" w:eastAsia="Calibri" w:cs="Calibri"/>
          <w:sz w:val="24"/>
          <w:szCs w:val="24"/>
        </w:rPr>
      </w:pPr>
      <w:r w:rsidRPr="009001E8">
        <w:rPr>
          <w:rFonts w:ascii="Calibri" w:hAnsi="Calibri" w:eastAsia="Calibri" w:cs="Calibri"/>
          <w:b/>
          <w:bCs/>
          <w:sz w:val="24"/>
          <w:szCs w:val="24"/>
        </w:rPr>
        <w:t>Client Servicing</w:t>
      </w:r>
      <w:r w:rsidRPr="009001E8">
        <w:rPr>
          <w:rFonts w:ascii="Calibri" w:hAnsi="Calibri" w:eastAsia="Calibri" w:cs="Calibri"/>
          <w:sz w:val="24"/>
          <w:szCs w:val="24"/>
        </w:rPr>
        <w:t>: Once the necessary information is collected, the system should effectively serve the client by assigning a suitable taxi, providing trip details, estimated time of arrival, and any other relevant information</w:t>
      </w:r>
    </w:p>
    <w:p w:rsidRPr="009001E8" w:rsidR="009001E8" w:rsidP="009001E8" w:rsidRDefault="009001E8" w14:paraId="721E9386" w14:textId="77777777">
      <w:pPr>
        <w:rPr>
          <w:rFonts w:ascii="Calibri" w:hAnsi="Calibri" w:eastAsia="Calibri" w:cs="Calibri"/>
          <w:sz w:val="24"/>
          <w:szCs w:val="24"/>
        </w:rPr>
      </w:pPr>
    </w:p>
    <w:p w:rsidR="00DC21A2" w:rsidRDefault="0091387A" w14:paraId="1A0E6A5A" w14:textId="77777777">
      <w:pPr>
        <w:rPr>
          <w:rFonts w:ascii="Calibri" w:hAnsi="Calibri" w:eastAsia="Calibri" w:cs="Calibri"/>
          <w:b/>
          <w:sz w:val="28"/>
          <w:szCs w:val="28"/>
        </w:rPr>
      </w:pPr>
      <w:r>
        <w:rPr>
          <w:rFonts w:ascii="Calibri" w:hAnsi="Calibri" w:eastAsia="Calibri" w:cs="Calibri"/>
          <w:b/>
          <w:sz w:val="28"/>
          <w:szCs w:val="28"/>
        </w:rPr>
        <w:t>2. Goals</w:t>
      </w:r>
    </w:p>
    <w:p w:rsidR="00A70BE8" w:rsidP="4DF41364" w:rsidRDefault="00A70BE8" w14:paraId="3612BD1D" w14:textId="77777777">
      <w:pPr>
        <w:shd w:val="clear" w:color="auto" w:fill="FFFFFF" w:themeFill="background1"/>
        <w:spacing w:line="215" w:lineRule="auto"/>
        <w:ind w:left="360"/>
        <w:rPr>
          <w:rFonts w:ascii="Calibri" w:hAnsi="Calibri" w:eastAsia="Calibri" w:cs="Calibri"/>
          <w:sz w:val="24"/>
          <w:szCs w:val="24"/>
          <w:lang w:val="en-US"/>
        </w:rPr>
      </w:pPr>
      <w:r w:rsidRPr="4DF41364">
        <w:rPr>
          <w:rFonts w:ascii="Calibri" w:hAnsi="Calibri" w:eastAsia="Calibri" w:cs="Calibri"/>
          <w:sz w:val="24"/>
          <w:szCs w:val="24"/>
          <w:lang w:val="en-US"/>
        </w:rPr>
        <w:t>Considering these objectives, the Functional Requirements Specification (FRS) document should include detailed descriptions of the functionalities the system is expected to provide.</w:t>
      </w:r>
    </w:p>
    <w:p w:rsidR="00DC21A2" w:rsidP="00A70BE8" w:rsidRDefault="00DC21A2" w14:paraId="07EDC0C7" w14:textId="77777777">
      <w:pPr>
        <w:shd w:val="clear" w:color="auto" w:fill="FFFFFF"/>
        <w:spacing w:line="215" w:lineRule="auto"/>
        <w:ind w:left="720"/>
        <w:rPr>
          <w:rFonts w:ascii="Calibri" w:hAnsi="Calibri" w:eastAsia="Calibri" w:cs="Calibri"/>
          <w:sz w:val="24"/>
          <w:szCs w:val="24"/>
        </w:rPr>
      </w:pPr>
    </w:p>
    <w:p w:rsidRPr="00A70BE8" w:rsidR="00A70BE8" w:rsidRDefault="00A70BE8" w14:paraId="47095175" w14:textId="77777777">
      <w:pPr>
        <w:pStyle w:val="ListParagraph"/>
        <w:numPr>
          <w:ilvl w:val="0"/>
          <w:numId w:val="112"/>
        </w:numPr>
        <w:shd w:val="clear" w:color="auto" w:fill="FFFFFF"/>
        <w:spacing w:line="215" w:lineRule="auto"/>
        <w:rPr>
          <w:rFonts w:ascii="Calibri" w:hAnsi="Calibri" w:eastAsia="Calibri" w:cs="Calibri"/>
          <w:sz w:val="24"/>
          <w:szCs w:val="24"/>
        </w:rPr>
      </w:pPr>
      <w:r w:rsidRPr="00A70BE8">
        <w:rPr>
          <w:rFonts w:ascii="Calibri" w:hAnsi="Calibri" w:eastAsia="Calibri" w:cs="Calibri"/>
          <w:sz w:val="24"/>
          <w:szCs w:val="24"/>
        </w:rPr>
        <w:t>User roles and access levels (e.g., customers, drivers, administrators).</w:t>
      </w:r>
    </w:p>
    <w:p w:rsidRPr="00A70BE8" w:rsidR="00A70BE8" w:rsidRDefault="00A70BE8" w14:paraId="4B86D410" w14:textId="77777777">
      <w:pPr>
        <w:pStyle w:val="ListParagraph"/>
        <w:numPr>
          <w:ilvl w:val="0"/>
          <w:numId w:val="112"/>
        </w:numPr>
        <w:shd w:val="clear" w:color="auto" w:fill="FFFFFF"/>
        <w:spacing w:line="215" w:lineRule="auto"/>
        <w:rPr>
          <w:rFonts w:ascii="Calibri" w:hAnsi="Calibri" w:eastAsia="Calibri" w:cs="Calibri"/>
          <w:sz w:val="24"/>
          <w:szCs w:val="24"/>
        </w:rPr>
      </w:pPr>
      <w:r w:rsidRPr="00A70BE8">
        <w:rPr>
          <w:rFonts w:ascii="Calibri" w:hAnsi="Calibri" w:eastAsia="Calibri" w:cs="Calibri"/>
          <w:sz w:val="24"/>
          <w:szCs w:val="24"/>
        </w:rPr>
        <w:t>User interfaces for booking, payment, registration, etc.</w:t>
      </w:r>
    </w:p>
    <w:p w:rsidRPr="00A70BE8" w:rsidR="00A70BE8" w:rsidRDefault="00A70BE8" w14:paraId="0E824C7F" w14:textId="77777777">
      <w:pPr>
        <w:pStyle w:val="ListParagraph"/>
        <w:numPr>
          <w:ilvl w:val="0"/>
          <w:numId w:val="112"/>
        </w:numPr>
        <w:shd w:val="clear" w:color="auto" w:fill="FFFFFF"/>
        <w:spacing w:line="215" w:lineRule="auto"/>
        <w:rPr>
          <w:rFonts w:ascii="Calibri" w:hAnsi="Calibri" w:eastAsia="Calibri" w:cs="Calibri"/>
          <w:sz w:val="24"/>
          <w:szCs w:val="24"/>
        </w:rPr>
      </w:pPr>
      <w:r w:rsidRPr="00A70BE8">
        <w:rPr>
          <w:rFonts w:ascii="Calibri" w:hAnsi="Calibri" w:eastAsia="Calibri" w:cs="Calibri"/>
          <w:sz w:val="24"/>
          <w:szCs w:val="24"/>
        </w:rPr>
        <w:t>Algorithms or methods for fare calculation based on distance, time, surge pricing, etc.</w:t>
      </w:r>
    </w:p>
    <w:p w:rsidRPr="00A70BE8" w:rsidR="00A70BE8" w:rsidRDefault="00A70BE8" w14:paraId="37BD6015" w14:textId="77777777">
      <w:pPr>
        <w:pStyle w:val="ListParagraph"/>
        <w:numPr>
          <w:ilvl w:val="0"/>
          <w:numId w:val="112"/>
        </w:numPr>
        <w:shd w:val="clear" w:color="auto" w:fill="FFFFFF"/>
        <w:spacing w:line="215" w:lineRule="auto"/>
        <w:rPr>
          <w:rFonts w:ascii="Calibri" w:hAnsi="Calibri" w:eastAsia="Calibri" w:cs="Calibri"/>
          <w:sz w:val="24"/>
          <w:szCs w:val="24"/>
        </w:rPr>
      </w:pPr>
      <w:r w:rsidRPr="00A70BE8">
        <w:rPr>
          <w:rFonts w:ascii="Calibri" w:hAnsi="Calibri" w:eastAsia="Calibri" w:cs="Calibri"/>
          <w:sz w:val="24"/>
          <w:szCs w:val="24"/>
        </w:rPr>
        <w:t>Data collection forms for client information and storage mechanisms for this data.</w:t>
      </w:r>
    </w:p>
    <w:p w:rsidRPr="00A70BE8" w:rsidR="00A70BE8" w:rsidRDefault="00A70BE8" w14:paraId="771BC517" w14:textId="77777777">
      <w:pPr>
        <w:pStyle w:val="ListParagraph"/>
        <w:numPr>
          <w:ilvl w:val="0"/>
          <w:numId w:val="112"/>
        </w:numPr>
        <w:shd w:val="clear" w:color="auto" w:fill="FFFFFF"/>
        <w:spacing w:line="215" w:lineRule="auto"/>
        <w:rPr>
          <w:rFonts w:ascii="Calibri" w:hAnsi="Calibri" w:eastAsia="Calibri" w:cs="Calibri"/>
          <w:sz w:val="24"/>
          <w:szCs w:val="24"/>
        </w:rPr>
      </w:pPr>
      <w:r w:rsidRPr="00A70BE8">
        <w:rPr>
          <w:rFonts w:ascii="Calibri" w:hAnsi="Calibri" w:eastAsia="Calibri" w:cs="Calibri"/>
          <w:sz w:val="24"/>
          <w:szCs w:val="24"/>
        </w:rPr>
        <w:t>System capabilities for assigning taxis to customers, tracking rides, and providing status updates.</w:t>
      </w:r>
    </w:p>
    <w:p w:rsidRPr="00A70BE8" w:rsidR="00A70BE8" w:rsidRDefault="00A70BE8" w14:paraId="7F64FDC9" w14:textId="77777777">
      <w:pPr>
        <w:pStyle w:val="ListParagraph"/>
        <w:numPr>
          <w:ilvl w:val="0"/>
          <w:numId w:val="112"/>
        </w:numPr>
        <w:shd w:val="clear" w:color="auto" w:fill="FFFFFF"/>
        <w:spacing w:line="215" w:lineRule="auto"/>
        <w:rPr>
          <w:rFonts w:ascii="Calibri" w:hAnsi="Calibri" w:eastAsia="Calibri" w:cs="Calibri"/>
          <w:sz w:val="24"/>
          <w:szCs w:val="24"/>
        </w:rPr>
      </w:pPr>
      <w:r w:rsidRPr="00A70BE8">
        <w:rPr>
          <w:rFonts w:ascii="Calibri" w:hAnsi="Calibri" w:eastAsia="Calibri" w:cs="Calibri"/>
          <w:sz w:val="24"/>
          <w:szCs w:val="24"/>
        </w:rPr>
        <w:t>Integration with payment gateways or methods for collecting fares securely.</w:t>
      </w:r>
    </w:p>
    <w:p w:rsidRPr="00A70BE8" w:rsidR="00A70BE8" w:rsidRDefault="00A70BE8" w14:paraId="606900BA" w14:textId="77777777">
      <w:pPr>
        <w:pStyle w:val="ListParagraph"/>
        <w:numPr>
          <w:ilvl w:val="0"/>
          <w:numId w:val="112"/>
        </w:numPr>
        <w:shd w:val="clear" w:color="auto" w:fill="FFFFFF"/>
        <w:spacing w:line="215" w:lineRule="auto"/>
        <w:rPr>
          <w:rFonts w:ascii="Calibri" w:hAnsi="Calibri" w:eastAsia="Calibri" w:cs="Calibri"/>
          <w:sz w:val="24"/>
          <w:szCs w:val="24"/>
        </w:rPr>
      </w:pPr>
      <w:r w:rsidRPr="00A70BE8">
        <w:rPr>
          <w:rFonts w:ascii="Calibri" w:hAnsi="Calibri" w:eastAsia="Calibri" w:cs="Calibri"/>
          <w:sz w:val="24"/>
          <w:szCs w:val="24"/>
        </w:rPr>
        <w:t>Security measures to protect user data and transactions.</w:t>
      </w:r>
    </w:p>
    <w:p w:rsidRPr="00A70BE8" w:rsidR="00A70BE8" w:rsidRDefault="00A70BE8" w14:paraId="374DD163" w14:textId="77777777">
      <w:pPr>
        <w:pStyle w:val="ListParagraph"/>
        <w:numPr>
          <w:ilvl w:val="0"/>
          <w:numId w:val="112"/>
        </w:numPr>
        <w:shd w:val="clear" w:color="auto" w:fill="FFFFFF"/>
        <w:spacing w:line="215" w:lineRule="auto"/>
        <w:rPr>
          <w:rFonts w:ascii="Calibri" w:hAnsi="Calibri" w:eastAsia="Calibri" w:cs="Calibri"/>
          <w:sz w:val="24"/>
          <w:szCs w:val="24"/>
        </w:rPr>
      </w:pPr>
      <w:r w:rsidRPr="00A70BE8">
        <w:rPr>
          <w:rFonts w:ascii="Calibri" w:hAnsi="Calibri" w:eastAsia="Calibri" w:cs="Calibri"/>
          <w:sz w:val="24"/>
          <w:szCs w:val="24"/>
        </w:rPr>
        <w:t>Compatibility across various devices (web, mobile, etc.) for user convenience.</w:t>
      </w:r>
    </w:p>
    <w:p w:rsidRPr="00A70BE8" w:rsidR="00A70BE8" w:rsidP="00A70BE8" w:rsidRDefault="00A70BE8" w14:paraId="3F66996F" w14:textId="77777777">
      <w:pPr>
        <w:shd w:val="clear" w:color="auto" w:fill="FFFFFF"/>
        <w:spacing w:line="215" w:lineRule="auto"/>
        <w:ind w:left="720"/>
        <w:rPr>
          <w:rFonts w:ascii="Calibri" w:hAnsi="Calibri" w:eastAsia="Calibri" w:cs="Calibri"/>
          <w:sz w:val="24"/>
          <w:szCs w:val="24"/>
        </w:rPr>
      </w:pPr>
    </w:p>
    <w:p w:rsidR="00A70BE8" w:rsidRDefault="00A70BE8" w14:paraId="5E190253" w14:textId="77777777">
      <w:pPr>
        <w:shd w:val="clear" w:color="auto" w:fill="FFFFFF"/>
        <w:spacing w:line="215" w:lineRule="auto"/>
        <w:rPr>
          <w:rFonts w:ascii="Calibri" w:hAnsi="Calibri" w:eastAsia="Calibri" w:cs="Calibri"/>
          <w:b/>
          <w:sz w:val="28"/>
          <w:szCs w:val="28"/>
        </w:rPr>
      </w:pPr>
    </w:p>
    <w:p w:rsidR="00A70BE8" w:rsidRDefault="00A70BE8" w14:paraId="007B238A" w14:textId="77777777">
      <w:pPr>
        <w:shd w:val="clear" w:color="auto" w:fill="FFFFFF"/>
        <w:spacing w:line="215" w:lineRule="auto"/>
        <w:rPr>
          <w:rFonts w:ascii="Calibri" w:hAnsi="Calibri" w:eastAsia="Calibri" w:cs="Calibri"/>
          <w:b/>
          <w:sz w:val="28"/>
          <w:szCs w:val="28"/>
        </w:rPr>
      </w:pPr>
    </w:p>
    <w:p w:rsidR="00A70BE8" w:rsidRDefault="00A70BE8" w14:paraId="0F0F2281" w14:textId="77777777">
      <w:pPr>
        <w:shd w:val="clear" w:color="auto" w:fill="FFFFFF"/>
        <w:spacing w:line="215" w:lineRule="auto"/>
        <w:rPr>
          <w:rFonts w:ascii="Calibri" w:hAnsi="Calibri" w:eastAsia="Calibri" w:cs="Calibri"/>
          <w:b/>
          <w:sz w:val="28"/>
          <w:szCs w:val="28"/>
        </w:rPr>
      </w:pPr>
    </w:p>
    <w:p w:rsidR="271B3251" w:rsidP="271B3251" w:rsidRDefault="271B3251" w14:paraId="02572293" w14:textId="401B823F">
      <w:pPr>
        <w:shd w:val="clear" w:color="auto" w:fill="FFFFFF" w:themeFill="background1"/>
        <w:spacing w:line="215" w:lineRule="auto"/>
        <w:rPr>
          <w:ins w:author="Varaprasad | Zasya" w:date="2024-01-29T05:32:00Z" w:id="1"/>
          <w:rFonts w:ascii="Calibri" w:hAnsi="Calibri" w:eastAsia="Calibri" w:cs="Calibri"/>
          <w:b/>
          <w:bCs/>
          <w:sz w:val="28"/>
          <w:szCs w:val="28"/>
        </w:rPr>
      </w:pPr>
    </w:p>
    <w:p w:rsidR="271B3251" w:rsidP="271B3251" w:rsidRDefault="271B3251" w14:paraId="61404ADB" w14:textId="3E39ABE4">
      <w:pPr>
        <w:shd w:val="clear" w:color="auto" w:fill="FFFFFF" w:themeFill="background1"/>
        <w:spacing w:line="215" w:lineRule="auto"/>
        <w:rPr>
          <w:ins w:author="Varaprasad | Zasya" w:date="2024-01-29T05:32:00Z" w:id="2"/>
          <w:rFonts w:ascii="Calibri" w:hAnsi="Calibri" w:eastAsia="Calibri" w:cs="Calibri"/>
          <w:b/>
          <w:bCs/>
          <w:sz w:val="28"/>
          <w:szCs w:val="28"/>
        </w:rPr>
      </w:pPr>
    </w:p>
    <w:p w:rsidR="00DC21A2" w:rsidRDefault="001D53C2" w14:paraId="52AB5946" w14:textId="77777777">
      <w:pPr>
        <w:shd w:val="clear" w:color="auto" w:fill="FFFFFF"/>
        <w:spacing w:line="215" w:lineRule="auto"/>
        <w:rPr>
          <w:rFonts w:ascii="Calibri" w:hAnsi="Calibri" w:eastAsia="Calibri" w:cs="Calibri"/>
          <w:b/>
          <w:sz w:val="28"/>
          <w:szCs w:val="28"/>
        </w:rPr>
      </w:pPr>
      <w:r>
        <w:rPr>
          <w:rFonts w:ascii="Calibri" w:hAnsi="Calibri" w:eastAsia="Calibri" w:cs="Calibri"/>
          <w:b/>
          <w:sz w:val="28"/>
          <w:szCs w:val="28"/>
        </w:rPr>
        <w:t>3. User Classes and Characteristics</w:t>
      </w:r>
    </w:p>
    <w:p w:rsidR="00DC21A2" w:rsidRDefault="00DC21A2" w14:paraId="128CB06E" w14:textId="77777777">
      <w:pPr>
        <w:shd w:val="clear" w:color="auto" w:fill="FFFFFF"/>
        <w:spacing w:line="215" w:lineRule="auto"/>
        <w:rPr>
          <w:rFonts w:ascii="Calibri" w:hAnsi="Calibri" w:eastAsia="Calibri" w:cs="Calibri"/>
          <w:sz w:val="24"/>
          <w:szCs w:val="24"/>
        </w:rPr>
      </w:pPr>
    </w:p>
    <w:p w:rsidRPr="00A70BE8" w:rsidR="00A70BE8" w:rsidP="00A70BE8" w:rsidRDefault="00A70BE8" w14:paraId="3A592D99" w14:textId="77777777">
      <w:pPr>
        <w:shd w:val="clear" w:color="auto" w:fill="FFFFFF"/>
        <w:spacing w:line="215" w:lineRule="auto"/>
        <w:rPr>
          <w:rFonts w:ascii="Calibri" w:hAnsi="Calibri" w:eastAsia="Calibri" w:cs="Calibri"/>
          <w:b/>
          <w:sz w:val="28"/>
          <w:szCs w:val="28"/>
        </w:rPr>
      </w:pPr>
      <w:r w:rsidRPr="00A70BE8">
        <w:rPr>
          <w:rFonts w:ascii="Calibri" w:hAnsi="Calibri" w:eastAsia="Calibri" w:cs="Calibri"/>
          <w:b/>
          <w:sz w:val="28"/>
          <w:szCs w:val="28"/>
        </w:rPr>
        <w:t>Customers:</w:t>
      </w:r>
    </w:p>
    <w:p w:rsidRPr="00A70BE8" w:rsidR="00A70BE8" w:rsidP="00A70BE8" w:rsidRDefault="00A70BE8" w14:paraId="0A3724EC" w14:textId="77777777">
      <w:pPr>
        <w:shd w:val="clear" w:color="auto" w:fill="FFFFFF"/>
        <w:spacing w:line="215" w:lineRule="auto"/>
        <w:rPr>
          <w:rFonts w:ascii="Calibri" w:hAnsi="Calibri" w:eastAsia="Calibri" w:cs="Calibri"/>
          <w:bCs/>
          <w:sz w:val="24"/>
          <w:szCs w:val="24"/>
        </w:rPr>
      </w:pPr>
    </w:p>
    <w:p w:rsidRPr="00A70BE8" w:rsidR="00A70BE8" w:rsidP="4DF41364" w:rsidRDefault="00A70BE8" w14:paraId="00901927" w14:textId="77777777">
      <w:p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b/>
          <w:bCs/>
          <w:sz w:val="24"/>
          <w:szCs w:val="24"/>
          <w:lang w:val="en-US"/>
        </w:rPr>
        <w:t>Responsibilities:</w:t>
      </w:r>
      <w:r w:rsidRPr="4DF41364">
        <w:rPr>
          <w:rFonts w:ascii="Calibri" w:hAnsi="Calibri" w:eastAsia="Calibri" w:cs="Calibri"/>
          <w:sz w:val="24"/>
          <w:szCs w:val="24"/>
          <w:lang w:val="en-US"/>
        </w:rPr>
        <w:t xml:space="preserve"> Customers are end-users who require taxi services. Their responsibilities include:</w:t>
      </w:r>
    </w:p>
    <w:p w:rsidRPr="00A70BE8" w:rsidR="00A70BE8" w:rsidRDefault="00A70BE8" w14:paraId="33218F1D" w14:textId="77777777">
      <w:pPr>
        <w:pStyle w:val="ListParagraph"/>
        <w:numPr>
          <w:ilvl w:val="0"/>
          <w:numId w:val="113"/>
        </w:numPr>
        <w:shd w:val="clear" w:color="auto" w:fill="FFFFFF"/>
        <w:spacing w:line="215" w:lineRule="auto"/>
        <w:rPr>
          <w:rFonts w:ascii="Calibri" w:hAnsi="Calibri" w:eastAsia="Calibri" w:cs="Calibri"/>
          <w:bCs/>
          <w:sz w:val="24"/>
          <w:szCs w:val="24"/>
        </w:rPr>
      </w:pPr>
      <w:r w:rsidRPr="00A70BE8">
        <w:rPr>
          <w:rFonts w:ascii="Calibri" w:hAnsi="Calibri" w:eastAsia="Calibri" w:cs="Calibri"/>
          <w:bCs/>
          <w:sz w:val="24"/>
          <w:szCs w:val="24"/>
        </w:rPr>
        <w:t>Accessing the system interface to make bookings.</w:t>
      </w:r>
    </w:p>
    <w:p w:rsidRPr="00A70BE8" w:rsidR="00A70BE8" w:rsidRDefault="00A70BE8" w14:paraId="297C09E1" w14:textId="77777777">
      <w:pPr>
        <w:pStyle w:val="ListParagraph"/>
        <w:numPr>
          <w:ilvl w:val="0"/>
          <w:numId w:val="113"/>
        </w:numPr>
        <w:shd w:val="clear" w:color="auto" w:fill="FFFFFF"/>
        <w:spacing w:line="215" w:lineRule="auto"/>
        <w:rPr>
          <w:rFonts w:ascii="Calibri" w:hAnsi="Calibri" w:eastAsia="Calibri" w:cs="Calibri"/>
          <w:bCs/>
          <w:sz w:val="24"/>
          <w:szCs w:val="24"/>
        </w:rPr>
      </w:pPr>
      <w:r w:rsidRPr="00A70BE8">
        <w:rPr>
          <w:rFonts w:ascii="Calibri" w:hAnsi="Calibri" w:eastAsia="Calibri" w:cs="Calibri"/>
          <w:bCs/>
          <w:sz w:val="24"/>
          <w:szCs w:val="24"/>
        </w:rPr>
        <w:t>Providing necessary details for the booking (pickup/drop-off location, time, preferences, etc.).</w:t>
      </w:r>
    </w:p>
    <w:p w:rsidRPr="00A70BE8" w:rsidR="00A70BE8" w:rsidRDefault="00A70BE8" w14:paraId="1693C084" w14:textId="77777777">
      <w:pPr>
        <w:pStyle w:val="ListParagraph"/>
        <w:numPr>
          <w:ilvl w:val="0"/>
          <w:numId w:val="113"/>
        </w:numPr>
        <w:shd w:val="clear" w:color="auto" w:fill="FFFFFF"/>
        <w:spacing w:line="215" w:lineRule="auto"/>
        <w:rPr>
          <w:rFonts w:ascii="Calibri" w:hAnsi="Calibri" w:eastAsia="Calibri" w:cs="Calibri"/>
          <w:bCs/>
          <w:sz w:val="24"/>
          <w:szCs w:val="24"/>
        </w:rPr>
      </w:pPr>
      <w:r w:rsidRPr="00A70BE8">
        <w:rPr>
          <w:rFonts w:ascii="Calibri" w:hAnsi="Calibri" w:eastAsia="Calibri" w:cs="Calibri"/>
          <w:bCs/>
          <w:sz w:val="24"/>
          <w:szCs w:val="24"/>
        </w:rPr>
        <w:t>Making payments for the booked services.</w:t>
      </w:r>
    </w:p>
    <w:p w:rsidR="00A70BE8" w:rsidP="00A70BE8" w:rsidRDefault="00A70BE8" w14:paraId="3D4D3386" w14:textId="77777777">
      <w:pPr>
        <w:shd w:val="clear" w:color="auto" w:fill="FFFFFF"/>
        <w:spacing w:line="215" w:lineRule="auto"/>
        <w:rPr>
          <w:rFonts w:ascii="Calibri" w:hAnsi="Calibri" w:eastAsia="Calibri" w:cs="Calibri"/>
          <w:b/>
          <w:sz w:val="24"/>
          <w:szCs w:val="24"/>
        </w:rPr>
      </w:pPr>
    </w:p>
    <w:p w:rsidRPr="00A70BE8" w:rsidR="00A70BE8" w:rsidP="00A70BE8" w:rsidRDefault="00A70BE8" w14:paraId="55BE7A47" w14:textId="77777777">
      <w:pPr>
        <w:shd w:val="clear" w:color="auto" w:fill="FFFFFF"/>
        <w:spacing w:line="215" w:lineRule="auto"/>
        <w:rPr>
          <w:rFonts w:ascii="Calibri" w:hAnsi="Calibri" w:eastAsia="Calibri" w:cs="Calibri"/>
          <w:bCs/>
          <w:sz w:val="24"/>
          <w:szCs w:val="24"/>
        </w:rPr>
      </w:pPr>
      <w:r w:rsidRPr="00A70BE8">
        <w:rPr>
          <w:rFonts w:ascii="Calibri" w:hAnsi="Calibri" w:eastAsia="Calibri" w:cs="Calibri"/>
          <w:b/>
          <w:sz w:val="24"/>
          <w:szCs w:val="24"/>
        </w:rPr>
        <w:t>Interactions with the System:</w:t>
      </w:r>
      <w:r w:rsidRPr="00A70BE8">
        <w:rPr>
          <w:rFonts w:ascii="Calibri" w:hAnsi="Calibri" w:eastAsia="Calibri" w:cs="Calibri"/>
          <w:bCs/>
          <w:sz w:val="24"/>
          <w:szCs w:val="24"/>
        </w:rPr>
        <w:t xml:space="preserve"> Customers interact primarily through the system's user interface, where they can search for available taxis, make bookings, track their rides, and provide feedback.</w:t>
      </w:r>
    </w:p>
    <w:p w:rsidR="00A70BE8" w:rsidP="00A70BE8" w:rsidRDefault="00A70BE8" w14:paraId="0765C8D1" w14:textId="77777777">
      <w:pPr>
        <w:shd w:val="clear" w:color="auto" w:fill="FFFFFF"/>
        <w:spacing w:line="215" w:lineRule="auto"/>
        <w:rPr>
          <w:rFonts w:ascii="Calibri" w:hAnsi="Calibri" w:eastAsia="Calibri" w:cs="Calibri"/>
          <w:bCs/>
          <w:sz w:val="24"/>
          <w:szCs w:val="24"/>
        </w:rPr>
      </w:pPr>
    </w:p>
    <w:p w:rsidRPr="00DB13EB" w:rsidR="00A70BE8" w:rsidP="00A70BE8" w:rsidRDefault="00A70BE8" w14:paraId="66D5B74A" w14:textId="77777777">
      <w:pPr>
        <w:shd w:val="clear" w:color="auto" w:fill="FFFFFF"/>
        <w:spacing w:line="215" w:lineRule="auto"/>
        <w:rPr>
          <w:rFonts w:ascii="Calibri" w:hAnsi="Calibri" w:eastAsia="Calibri" w:cs="Calibri"/>
          <w:b/>
          <w:sz w:val="28"/>
          <w:szCs w:val="28"/>
        </w:rPr>
      </w:pPr>
      <w:r w:rsidRPr="00DB13EB">
        <w:rPr>
          <w:rFonts w:ascii="Calibri" w:hAnsi="Calibri" w:eastAsia="Calibri" w:cs="Calibri"/>
          <w:b/>
          <w:sz w:val="28"/>
          <w:szCs w:val="28"/>
        </w:rPr>
        <w:t>Suppliers (Taxi Service Providers):</w:t>
      </w:r>
    </w:p>
    <w:p w:rsidRPr="00A70BE8" w:rsidR="00A70BE8" w:rsidP="00A70BE8" w:rsidRDefault="00A70BE8" w14:paraId="2FE58905" w14:textId="77777777">
      <w:pPr>
        <w:shd w:val="clear" w:color="auto" w:fill="FFFFFF"/>
        <w:spacing w:line="215" w:lineRule="auto"/>
        <w:rPr>
          <w:rFonts w:ascii="Calibri" w:hAnsi="Calibri" w:eastAsia="Calibri" w:cs="Calibri"/>
          <w:bCs/>
          <w:sz w:val="24"/>
          <w:szCs w:val="24"/>
        </w:rPr>
      </w:pPr>
    </w:p>
    <w:p w:rsidRPr="00A70BE8" w:rsidR="00A70BE8" w:rsidP="00A70BE8" w:rsidRDefault="00A70BE8" w14:paraId="13C65751" w14:textId="77777777">
      <w:pPr>
        <w:shd w:val="clear" w:color="auto" w:fill="FFFFFF"/>
        <w:spacing w:line="215" w:lineRule="auto"/>
        <w:rPr>
          <w:rFonts w:ascii="Calibri" w:hAnsi="Calibri" w:eastAsia="Calibri" w:cs="Calibri"/>
          <w:bCs/>
          <w:sz w:val="24"/>
          <w:szCs w:val="24"/>
        </w:rPr>
      </w:pPr>
      <w:r w:rsidRPr="00DB13EB">
        <w:rPr>
          <w:rFonts w:ascii="Calibri" w:hAnsi="Calibri" w:eastAsia="Calibri" w:cs="Calibri"/>
          <w:b/>
          <w:sz w:val="24"/>
          <w:szCs w:val="24"/>
        </w:rPr>
        <w:t>Responsibilities:</w:t>
      </w:r>
      <w:r w:rsidRPr="00A70BE8">
        <w:rPr>
          <w:rFonts w:ascii="Calibri" w:hAnsi="Calibri" w:eastAsia="Calibri" w:cs="Calibri"/>
          <w:bCs/>
          <w:sz w:val="24"/>
          <w:szCs w:val="24"/>
        </w:rPr>
        <w:t xml:space="preserve"> Suppliers are individuals or companies providing taxi services. Their responsibilities include:</w:t>
      </w:r>
    </w:p>
    <w:p w:rsidRPr="00DB13EB" w:rsidR="00A70BE8" w:rsidRDefault="00A70BE8" w14:paraId="3B107161" w14:textId="77777777">
      <w:pPr>
        <w:pStyle w:val="ListParagraph"/>
        <w:numPr>
          <w:ilvl w:val="0"/>
          <w:numId w:val="114"/>
        </w:numPr>
        <w:shd w:val="clear" w:color="auto" w:fill="FFFFFF"/>
        <w:spacing w:line="215" w:lineRule="auto"/>
        <w:rPr>
          <w:rFonts w:ascii="Calibri" w:hAnsi="Calibri" w:eastAsia="Calibri" w:cs="Calibri"/>
          <w:bCs/>
          <w:sz w:val="24"/>
          <w:szCs w:val="24"/>
        </w:rPr>
      </w:pPr>
      <w:r w:rsidRPr="00DB13EB">
        <w:rPr>
          <w:rFonts w:ascii="Calibri" w:hAnsi="Calibri" w:eastAsia="Calibri" w:cs="Calibri"/>
          <w:bCs/>
          <w:sz w:val="24"/>
          <w:szCs w:val="24"/>
        </w:rPr>
        <w:t>Receiving and managing booking requests.</w:t>
      </w:r>
    </w:p>
    <w:p w:rsidRPr="00DB13EB" w:rsidR="00A70BE8" w:rsidRDefault="00A70BE8" w14:paraId="00DA5D80" w14:textId="77777777">
      <w:pPr>
        <w:pStyle w:val="ListParagraph"/>
        <w:numPr>
          <w:ilvl w:val="0"/>
          <w:numId w:val="114"/>
        </w:numPr>
        <w:shd w:val="clear" w:color="auto" w:fill="FFFFFF"/>
        <w:spacing w:line="215" w:lineRule="auto"/>
        <w:rPr>
          <w:rFonts w:ascii="Calibri" w:hAnsi="Calibri" w:eastAsia="Calibri" w:cs="Calibri"/>
          <w:bCs/>
          <w:sz w:val="24"/>
          <w:szCs w:val="24"/>
        </w:rPr>
      </w:pPr>
      <w:r w:rsidRPr="00DB13EB">
        <w:rPr>
          <w:rFonts w:ascii="Calibri" w:hAnsi="Calibri" w:eastAsia="Calibri" w:cs="Calibri"/>
          <w:bCs/>
          <w:sz w:val="24"/>
          <w:szCs w:val="24"/>
        </w:rPr>
        <w:t>Confirming or rejecting booking requests based on availability.</w:t>
      </w:r>
    </w:p>
    <w:p w:rsidRPr="00DB13EB" w:rsidR="00A70BE8" w:rsidRDefault="00A70BE8" w14:paraId="5441A102" w14:textId="77777777">
      <w:pPr>
        <w:pStyle w:val="ListParagraph"/>
        <w:numPr>
          <w:ilvl w:val="0"/>
          <w:numId w:val="114"/>
        </w:numPr>
        <w:shd w:val="clear" w:color="auto" w:fill="FFFFFF"/>
        <w:spacing w:line="215" w:lineRule="auto"/>
        <w:rPr>
          <w:rFonts w:ascii="Calibri" w:hAnsi="Calibri" w:eastAsia="Calibri" w:cs="Calibri"/>
          <w:bCs/>
          <w:sz w:val="24"/>
          <w:szCs w:val="24"/>
        </w:rPr>
      </w:pPr>
      <w:r w:rsidRPr="00DB13EB">
        <w:rPr>
          <w:rFonts w:ascii="Calibri" w:hAnsi="Calibri" w:eastAsia="Calibri" w:cs="Calibri"/>
          <w:bCs/>
          <w:sz w:val="24"/>
          <w:szCs w:val="24"/>
        </w:rPr>
        <w:t>Managing their schedules and availability within the system.</w:t>
      </w:r>
    </w:p>
    <w:p w:rsidR="00DB13EB" w:rsidP="00A70BE8" w:rsidRDefault="00DB13EB" w14:paraId="74CABBB1" w14:textId="77777777">
      <w:pPr>
        <w:shd w:val="clear" w:color="auto" w:fill="FFFFFF"/>
        <w:spacing w:line="215" w:lineRule="auto"/>
        <w:rPr>
          <w:rFonts w:ascii="Calibri" w:hAnsi="Calibri" w:eastAsia="Calibri" w:cs="Calibri"/>
          <w:b/>
          <w:sz w:val="24"/>
          <w:szCs w:val="24"/>
        </w:rPr>
      </w:pPr>
    </w:p>
    <w:p w:rsidRPr="00A70BE8" w:rsidR="00A70BE8" w:rsidP="4DF41364" w:rsidRDefault="00A70BE8" w14:paraId="208F652C" w14:textId="77777777">
      <w:p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b/>
          <w:bCs/>
          <w:sz w:val="24"/>
          <w:szCs w:val="24"/>
          <w:lang w:val="en-US"/>
        </w:rPr>
        <w:t>Interactions with the System:</w:t>
      </w:r>
      <w:r w:rsidRPr="4DF41364">
        <w:rPr>
          <w:rFonts w:ascii="Calibri" w:hAnsi="Calibri" w:eastAsia="Calibri" w:cs="Calibri"/>
          <w:sz w:val="24"/>
          <w:szCs w:val="24"/>
          <w:lang w:val="en-US"/>
        </w:rPr>
        <w:t xml:space="preserve"> Suppliers access a dashboard or system interface where they can view incoming booking requests, update their availability, confirm or reject bookings, and manage their overall schedule.</w:t>
      </w:r>
    </w:p>
    <w:p w:rsidR="00DB13EB" w:rsidP="00A70BE8" w:rsidRDefault="00DB13EB" w14:paraId="382903CE" w14:textId="77777777">
      <w:pPr>
        <w:shd w:val="clear" w:color="auto" w:fill="FFFFFF"/>
        <w:spacing w:line="215" w:lineRule="auto"/>
        <w:rPr>
          <w:rFonts w:ascii="Calibri" w:hAnsi="Calibri" w:eastAsia="Calibri" w:cs="Calibri"/>
          <w:bCs/>
          <w:sz w:val="24"/>
          <w:szCs w:val="24"/>
        </w:rPr>
      </w:pPr>
    </w:p>
    <w:p w:rsidRPr="00DB13EB" w:rsidR="00A70BE8" w:rsidP="00A70BE8" w:rsidRDefault="00A70BE8" w14:paraId="1883BFDE" w14:textId="77777777">
      <w:pPr>
        <w:shd w:val="clear" w:color="auto" w:fill="FFFFFF"/>
        <w:spacing w:line="215" w:lineRule="auto"/>
        <w:rPr>
          <w:rFonts w:ascii="Calibri" w:hAnsi="Calibri" w:eastAsia="Calibri" w:cs="Calibri"/>
          <w:b/>
          <w:sz w:val="28"/>
          <w:szCs w:val="28"/>
        </w:rPr>
      </w:pPr>
      <w:r w:rsidRPr="00DB13EB">
        <w:rPr>
          <w:rFonts w:ascii="Calibri" w:hAnsi="Calibri" w:eastAsia="Calibri" w:cs="Calibri"/>
          <w:b/>
          <w:sz w:val="28"/>
          <w:szCs w:val="28"/>
        </w:rPr>
        <w:t>Admins:</w:t>
      </w:r>
    </w:p>
    <w:p w:rsidRPr="00A70BE8" w:rsidR="00A70BE8" w:rsidP="00A70BE8" w:rsidRDefault="00A70BE8" w14:paraId="11646CCF" w14:textId="77777777">
      <w:pPr>
        <w:shd w:val="clear" w:color="auto" w:fill="FFFFFF"/>
        <w:spacing w:line="215" w:lineRule="auto"/>
        <w:rPr>
          <w:rFonts w:ascii="Calibri" w:hAnsi="Calibri" w:eastAsia="Calibri" w:cs="Calibri"/>
          <w:bCs/>
          <w:sz w:val="24"/>
          <w:szCs w:val="24"/>
        </w:rPr>
      </w:pPr>
    </w:p>
    <w:p w:rsidRPr="00A70BE8" w:rsidR="00A70BE8" w:rsidP="4DF41364" w:rsidRDefault="00A70BE8" w14:paraId="54AF0DC6" w14:textId="77777777">
      <w:p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b/>
          <w:bCs/>
          <w:sz w:val="24"/>
          <w:szCs w:val="24"/>
          <w:lang w:val="en-US"/>
        </w:rPr>
        <w:t>Responsibilities:</w:t>
      </w:r>
      <w:r w:rsidRPr="4DF41364">
        <w:rPr>
          <w:rFonts w:ascii="Calibri" w:hAnsi="Calibri" w:eastAsia="Calibri" w:cs="Calibri"/>
          <w:sz w:val="24"/>
          <w:szCs w:val="24"/>
          <w:lang w:val="en-US"/>
        </w:rPr>
        <w:t xml:space="preserve"> Admins are responsible for managing and maintaining the entire system. Their responsibilities include:</w:t>
      </w:r>
    </w:p>
    <w:p w:rsidRPr="00DB13EB" w:rsidR="00A70BE8" w:rsidRDefault="00A70BE8" w14:paraId="5AB05732" w14:textId="77777777">
      <w:pPr>
        <w:pStyle w:val="ListParagraph"/>
        <w:numPr>
          <w:ilvl w:val="0"/>
          <w:numId w:val="115"/>
        </w:numPr>
        <w:shd w:val="clear" w:color="auto" w:fill="FFFFFF"/>
        <w:spacing w:line="215" w:lineRule="auto"/>
        <w:rPr>
          <w:rFonts w:ascii="Calibri" w:hAnsi="Calibri" w:eastAsia="Calibri" w:cs="Calibri"/>
          <w:bCs/>
          <w:sz w:val="24"/>
          <w:szCs w:val="24"/>
        </w:rPr>
      </w:pPr>
      <w:r w:rsidRPr="00DB13EB">
        <w:rPr>
          <w:rFonts w:ascii="Calibri" w:hAnsi="Calibri" w:eastAsia="Calibri" w:cs="Calibri"/>
          <w:bCs/>
          <w:sz w:val="24"/>
          <w:szCs w:val="24"/>
        </w:rPr>
        <w:t>Managing user accounts and access permissions.</w:t>
      </w:r>
    </w:p>
    <w:p w:rsidRPr="00DB13EB" w:rsidR="00A70BE8" w:rsidRDefault="00A70BE8" w14:paraId="3A0DF314" w14:textId="77777777">
      <w:pPr>
        <w:pStyle w:val="ListParagraph"/>
        <w:numPr>
          <w:ilvl w:val="0"/>
          <w:numId w:val="115"/>
        </w:numPr>
        <w:shd w:val="clear" w:color="auto" w:fill="FFFFFF"/>
        <w:spacing w:line="215" w:lineRule="auto"/>
        <w:rPr>
          <w:rFonts w:ascii="Calibri" w:hAnsi="Calibri" w:eastAsia="Calibri" w:cs="Calibri"/>
          <w:bCs/>
          <w:sz w:val="24"/>
          <w:szCs w:val="24"/>
        </w:rPr>
      </w:pPr>
      <w:r w:rsidRPr="00DB13EB">
        <w:rPr>
          <w:rFonts w:ascii="Calibri" w:hAnsi="Calibri" w:eastAsia="Calibri" w:cs="Calibri"/>
          <w:bCs/>
          <w:sz w:val="24"/>
          <w:szCs w:val="24"/>
        </w:rPr>
        <w:t>Monitoring the system for any issues or anomalies.</w:t>
      </w:r>
    </w:p>
    <w:p w:rsidRPr="00DB13EB" w:rsidR="00A70BE8" w:rsidRDefault="00A70BE8" w14:paraId="44331EE8" w14:textId="77777777">
      <w:pPr>
        <w:pStyle w:val="ListParagraph"/>
        <w:numPr>
          <w:ilvl w:val="0"/>
          <w:numId w:val="115"/>
        </w:numPr>
        <w:shd w:val="clear" w:color="auto" w:fill="FFFFFF"/>
        <w:spacing w:line="215" w:lineRule="auto"/>
        <w:rPr>
          <w:rFonts w:ascii="Calibri" w:hAnsi="Calibri" w:eastAsia="Calibri" w:cs="Calibri"/>
          <w:bCs/>
          <w:sz w:val="24"/>
          <w:szCs w:val="24"/>
        </w:rPr>
      </w:pPr>
      <w:r w:rsidRPr="00DB13EB">
        <w:rPr>
          <w:rFonts w:ascii="Calibri" w:hAnsi="Calibri" w:eastAsia="Calibri" w:cs="Calibri"/>
          <w:bCs/>
          <w:sz w:val="24"/>
          <w:szCs w:val="24"/>
        </w:rPr>
        <w:t>Handling system configurations and updates.</w:t>
      </w:r>
    </w:p>
    <w:p w:rsidRPr="00DB13EB" w:rsidR="00A70BE8" w:rsidRDefault="00A70BE8" w14:paraId="78357F8C" w14:textId="77777777">
      <w:pPr>
        <w:pStyle w:val="ListParagraph"/>
        <w:numPr>
          <w:ilvl w:val="0"/>
          <w:numId w:val="115"/>
        </w:numPr>
        <w:shd w:val="clear" w:color="auto" w:fill="FFFFFF"/>
        <w:spacing w:line="215" w:lineRule="auto"/>
        <w:rPr>
          <w:rFonts w:ascii="Calibri" w:hAnsi="Calibri" w:eastAsia="Calibri" w:cs="Calibri"/>
          <w:bCs/>
          <w:sz w:val="24"/>
          <w:szCs w:val="24"/>
        </w:rPr>
      </w:pPr>
      <w:r w:rsidRPr="00DB13EB">
        <w:rPr>
          <w:rFonts w:ascii="Calibri" w:hAnsi="Calibri" w:eastAsia="Calibri" w:cs="Calibri"/>
          <w:bCs/>
          <w:sz w:val="24"/>
          <w:szCs w:val="24"/>
        </w:rPr>
        <w:t>Resolving any disputes or issues that arise within the system.</w:t>
      </w:r>
    </w:p>
    <w:p w:rsidR="00DB13EB" w:rsidP="00A70BE8" w:rsidRDefault="00DB13EB" w14:paraId="376B12D3" w14:textId="77777777">
      <w:pPr>
        <w:shd w:val="clear" w:color="auto" w:fill="FFFFFF"/>
        <w:spacing w:line="215" w:lineRule="auto"/>
        <w:rPr>
          <w:rFonts w:ascii="Calibri" w:hAnsi="Calibri" w:eastAsia="Calibri" w:cs="Calibri"/>
          <w:b/>
          <w:sz w:val="24"/>
          <w:szCs w:val="24"/>
        </w:rPr>
      </w:pPr>
    </w:p>
    <w:p w:rsidRPr="00A70BE8" w:rsidR="00A70BE8" w:rsidP="00A70BE8" w:rsidRDefault="00A70BE8" w14:paraId="21BDF0F6" w14:textId="77777777">
      <w:pPr>
        <w:shd w:val="clear" w:color="auto" w:fill="FFFFFF"/>
        <w:spacing w:line="215" w:lineRule="auto"/>
        <w:rPr>
          <w:rFonts w:ascii="Calibri" w:hAnsi="Calibri" w:eastAsia="Calibri" w:cs="Calibri"/>
          <w:bCs/>
          <w:sz w:val="24"/>
          <w:szCs w:val="24"/>
        </w:rPr>
      </w:pPr>
      <w:r w:rsidRPr="00DB13EB">
        <w:rPr>
          <w:rFonts w:ascii="Calibri" w:hAnsi="Calibri" w:eastAsia="Calibri" w:cs="Calibri"/>
          <w:b/>
          <w:sz w:val="24"/>
          <w:szCs w:val="24"/>
        </w:rPr>
        <w:t>Interactions with the System:</w:t>
      </w:r>
      <w:r w:rsidRPr="00A70BE8">
        <w:rPr>
          <w:rFonts w:ascii="Calibri" w:hAnsi="Calibri" w:eastAsia="Calibri" w:cs="Calibri"/>
          <w:bCs/>
          <w:sz w:val="24"/>
          <w:szCs w:val="24"/>
        </w:rPr>
        <w:t xml:space="preserve"> Admins have access to a comprehensive administrative dashboard or control panel that allows them to oversee the system's functioning, manage user accounts, configure settings, and address any system-related issues.</w:t>
      </w:r>
    </w:p>
    <w:p w:rsidR="00DB13EB" w:rsidP="00A70BE8" w:rsidRDefault="00DB13EB" w14:paraId="0ED1CBB6" w14:textId="77777777">
      <w:pPr>
        <w:shd w:val="clear" w:color="auto" w:fill="FFFFFF"/>
        <w:spacing w:line="215" w:lineRule="auto"/>
        <w:rPr>
          <w:rFonts w:ascii="Calibri" w:hAnsi="Calibri" w:eastAsia="Calibri" w:cs="Calibri"/>
          <w:bCs/>
          <w:sz w:val="24"/>
          <w:szCs w:val="24"/>
        </w:rPr>
      </w:pPr>
    </w:p>
    <w:p w:rsidRPr="00DB13EB" w:rsidR="00A70BE8" w:rsidP="00A70BE8" w:rsidRDefault="00A70BE8" w14:paraId="2180BD64" w14:textId="77777777">
      <w:pPr>
        <w:shd w:val="clear" w:color="auto" w:fill="FFFFFF"/>
        <w:spacing w:line="215" w:lineRule="auto"/>
        <w:rPr>
          <w:rFonts w:ascii="Calibri" w:hAnsi="Calibri" w:eastAsia="Calibri" w:cs="Calibri"/>
          <w:b/>
          <w:sz w:val="28"/>
          <w:szCs w:val="28"/>
        </w:rPr>
      </w:pPr>
      <w:r w:rsidRPr="00DB13EB">
        <w:rPr>
          <w:rFonts w:ascii="Calibri" w:hAnsi="Calibri" w:eastAsia="Calibri" w:cs="Calibri"/>
          <w:b/>
          <w:sz w:val="28"/>
          <w:szCs w:val="28"/>
        </w:rPr>
        <w:t>Drivers:</w:t>
      </w:r>
    </w:p>
    <w:p w:rsidRPr="00A70BE8" w:rsidR="00A70BE8" w:rsidP="00A70BE8" w:rsidRDefault="00A70BE8" w14:paraId="62EE689D" w14:textId="77777777">
      <w:pPr>
        <w:shd w:val="clear" w:color="auto" w:fill="FFFFFF"/>
        <w:spacing w:line="215" w:lineRule="auto"/>
        <w:rPr>
          <w:rFonts w:ascii="Calibri" w:hAnsi="Calibri" w:eastAsia="Calibri" w:cs="Calibri"/>
          <w:bCs/>
          <w:sz w:val="24"/>
          <w:szCs w:val="24"/>
        </w:rPr>
      </w:pPr>
    </w:p>
    <w:p w:rsidRPr="00A70BE8" w:rsidR="00A70BE8" w:rsidP="4DF41364" w:rsidRDefault="00A70BE8" w14:paraId="6F302D38" w14:textId="77777777">
      <w:p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b/>
          <w:bCs/>
          <w:sz w:val="24"/>
          <w:szCs w:val="24"/>
          <w:lang w:val="en-US"/>
        </w:rPr>
        <w:t>Responsibilities:</w:t>
      </w:r>
      <w:r w:rsidRPr="4DF41364">
        <w:rPr>
          <w:rFonts w:ascii="Calibri" w:hAnsi="Calibri" w:eastAsia="Calibri" w:cs="Calibri"/>
          <w:sz w:val="24"/>
          <w:szCs w:val="24"/>
          <w:lang w:val="en-US"/>
        </w:rPr>
        <w:t xml:space="preserve"> Drivers are the individuals operating the taxis. Their responsibilities include:</w:t>
      </w:r>
    </w:p>
    <w:p w:rsidRPr="00DB13EB" w:rsidR="00A70BE8" w:rsidRDefault="00A70BE8" w14:paraId="2643A38C" w14:textId="77777777">
      <w:pPr>
        <w:pStyle w:val="ListParagraph"/>
        <w:numPr>
          <w:ilvl w:val="0"/>
          <w:numId w:val="116"/>
        </w:numPr>
        <w:shd w:val="clear" w:color="auto" w:fill="FFFFFF"/>
        <w:spacing w:line="215" w:lineRule="auto"/>
        <w:rPr>
          <w:rFonts w:ascii="Calibri" w:hAnsi="Calibri" w:eastAsia="Calibri" w:cs="Calibri"/>
          <w:bCs/>
          <w:sz w:val="24"/>
          <w:szCs w:val="24"/>
        </w:rPr>
      </w:pPr>
      <w:r w:rsidRPr="00DB13EB">
        <w:rPr>
          <w:rFonts w:ascii="Calibri" w:hAnsi="Calibri" w:eastAsia="Calibri" w:cs="Calibri"/>
          <w:bCs/>
          <w:sz w:val="24"/>
          <w:szCs w:val="24"/>
        </w:rPr>
        <w:t>Receiving booking details from the system.</w:t>
      </w:r>
    </w:p>
    <w:p w:rsidRPr="00DB13EB" w:rsidR="00A70BE8" w:rsidRDefault="00A70BE8" w14:paraId="0BE60269" w14:textId="77777777">
      <w:pPr>
        <w:pStyle w:val="ListParagraph"/>
        <w:numPr>
          <w:ilvl w:val="0"/>
          <w:numId w:val="116"/>
        </w:numPr>
        <w:shd w:val="clear" w:color="auto" w:fill="FFFFFF"/>
        <w:spacing w:line="215" w:lineRule="auto"/>
        <w:rPr>
          <w:rFonts w:ascii="Calibri" w:hAnsi="Calibri" w:eastAsia="Calibri" w:cs="Calibri"/>
          <w:bCs/>
          <w:sz w:val="24"/>
          <w:szCs w:val="24"/>
        </w:rPr>
      </w:pPr>
      <w:r w:rsidRPr="00DB13EB">
        <w:rPr>
          <w:rFonts w:ascii="Calibri" w:hAnsi="Calibri" w:eastAsia="Calibri" w:cs="Calibri"/>
          <w:bCs/>
          <w:sz w:val="24"/>
          <w:szCs w:val="24"/>
        </w:rPr>
        <w:t>Navigating to the pickup location and providing the requested service.</w:t>
      </w:r>
    </w:p>
    <w:p w:rsidRPr="00DB13EB" w:rsidR="00A70BE8" w:rsidRDefault="00A70BE8" w14:paraId="11F733BD" w14:textId="77777777">
      <w:pPr>
        <w:pStyle w:val="ListParagraph"/>
        <w:numPr>
          <w:ilvl w:val="0"/>
          <w:numId w:val="116"/>
        </w:numPr>
        <w:shd w:val="clear" w:color="auto" w:fill="FFFFFF"/>
        <w:spacing w:line="215" w:lineRule="auto"/>
        <w:rPr>
          <w:rFonts w:ascii="Calibri" w:hAnsi="Calibri" w:eastAsia="Calibri" w:cs="Calibri"/>
          <w:bCs/>
          <w:sz w:val="24"/>
          <w:szCs w:val="24"/>
        </w:rPr>
      </w:pPr>
      <w:r w:rsidRPr="00DB13EB">
        <w:rPr>
          <w:rFonts w:ascii="Calibri" w:hAnsi="Calibri" w:eastAsia="Calibri" w:cs="Calibri"/>
          <w:bCs/>
          <w:sz w:val="24"/>
          <w:szCs w:val="24"/>
        </w:rPr>
        <w:t>Updating the status of the ride (arrival, completion, etc.) within the system.</w:t>
      </w:r>
    </w:p>
    <w:p w:rsidRPr="00A70BE8" w:rsidR="00DC21A2" w:rsidP="4DF41364" w:rsidRDefault="00A70BE8" w14:paraId="538898F9" w14:textId="77777777">
      <w:p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b/>
          <w:bCs/>
          <w:sz w:val="24"/>
          <w:szCs w:val="24"/>
          <w:lang w:val="en-US"/>
        </w:rPr>
        <w:t>Interactions with the System:</w:t>
      </w:r>
      <w:r w:rsidRPr="4DF41364">
        <w:rPr>
          <w:rFonts w:ascii="Calibri" w:hAnsi="Calibri" w:eastAsia="Calibri" w:cs="Calibri"/>
          <w:sz w:val="24"/>
          <w:szCs w:val="24"/>
          <w:lang w:val="en-US"/>
        </w:rPr>
        <w:t xml:space="preserve"> Drivers typically have a dedicated interface that provides them with details about assigned rides, navigation assistance, customer contact information, and tools for updating ride statuses.</w:t>
      </w:r>
    </w:p>
    <w:p w:rsidRPr="00A70BE8" w:rsidR="00A70BE8" w:rsidP="00A70BE8" w:rsidRDefault="00A70BE8" w14:paraId="3A6174F4" w14:textId="77777777">
      <w:pPr>
        <w:shd w:val="clear" w:color="auto" w:fill="FFFFFF"/>
        <w:spacing w:line="215" w:lineRule="auto"/>
        <w:rPr>
          <w:rFonts w:ascii="Calibri" w:hAnsi="Calibri" w:eastAsia="Calibri" w:cs="Calibri"/>
          <w:bCs/>
          <w:sz w:val="24"/>
          <w:szCs w:val="24"/>
        </w:rPr>
      </w:pPr>
    </w:p>
    <w:p w:rsidR="00A70BE8" w:rsidP="00A70BE8" w:rsidRDefault="00A70BE8" w14:paraId="47D08F14" w14:textId="77777777">
      <w:pPr>
        <w:shd w:val="clear" w:color="auto" w:fill="FFFFFF"/>
        <w:spacing w:line="215" w:lineRule="auto"/>
        <w:rPr>
          <w:rFonts w:ascii="Calibri" w:hAnsi="Calibri" w:eastAsia="Calibri" w:cs="Calibri"/>
          <w:sz w:val="24"/>
          <w:szCs w:val="24"/>
        </w:rPr>
      </w:pPr>
    </w:p>
    <w:p w:rsidR="00DC21A2" w:rsidRDefault="001D53C2" w14:paraId="270DD553" w14:textId="77777777">
      <w:pPr>
        <w:shd w:val="clear" w:color="auto" w:fill="FFFFFF"/>
        <w:spacing w:line="215" w:lineRule="auto"/>
        <w:rPr>
          <w:rFonts w:ascii="Calibri" w:hAnsi="Calibri" w:eastAsia="Calibri" w:cs="Calibri"/>
          <w:b/>
          <w:sz w:val="28"/>
          <w:szCs w:val="28"/>
        </w:rPr>
      </w:pPr>
      <w:r>
        <w:rPr>
          <w:rFonts w:ascii="Calibri" w:hAnsi="Calibri" w:eastAsia="Calibri" w:cs="Calibri"/>
          <w:b/>
          <w:sz w:val="28"/>
          <w:szCs w:val="28"/>
        </w:rPr>
        <w:t>4. Functional Requirements</w:t>
      </w:r>
    </w:p>
    <w:p w:rsidR="00DC21A2" w:rsidRDefault="00DC21A2" w14:paraId="58BD8992" w14:textId="77777777">
      <w:pPr>
        <w:shd w:val="clear" w:color="auto" w:fill="FFFFFF"/>
        <w:spacing w:line="215" w:lineRule="auto"/>
        <w:rPr>
          <w:rFonts w:ascii="Calibri" w:hAnsi="Calibri" w:eastAsia="Calibri" w:cs="Calibri"/>
          <w:b/>
          <w:sz w:val="24"/>
          <w:szCs w:val="24"/>
        </w:rPr>
      </w:pPr>
    </w:p>
    <w:p w:rsidRPr="003F7DFF" w:rsidR="00DC21A2" w:rsidRDefault="001D53C2" w14:paraId="7A539D9F" w14:textId="77777777">
      <w:pPr>
        <w:shd w:val="clear" w:color="auto" w:fill="FFFFFF"/>
        <w:spacing w:line="215" w:lineRule="auto"/>
        <w:rPr>
          <w:rFonts w:ascii="Calibri" w:hAnsi="Calibri" w:eastAsia="Calibri" w:cs="Calibri"/>
          <w:b/>
          <w:bCs/>
          <w:sz w:val="24"/>
          <w:szCs w:val="24"/>
        </w:rPr>
      </w:pPr>
      <w:r w:rsidRPr="003F7DFF">
        <w:rPr>
          <w:rFonts w:ascii="Calibri" w:hAnsi="Calibri" w:eastAsia="Calibri" w:cs="Calibri"/>
          <w:b/>
          <w:bCs/>
          <w:sz w:val="24"/>
          <w:szCs w:val="24"/>
        </w:rPr>
        <w:t>4.1 User Registration and Authentication</w:t>
      </w:r>
    </w:p>
    <w:p w:rsidR="003F7DFF" w:rsidRDefault="003F7DFF" w14:paraId="74D2D911" w14:textId="77777777">
      <w:pPr>
        <w:shd w:val="clear" w:color="auto" w:fill="FFFFFF"/>
        <w:spacing w:line="215" w:lineRule="auto"/>
        <w:rPr>
          <w:rFonts w:ascii="Calibri" w:hAnsi="Calibri" w:eastAsia="Calibri" w:cs="Calibri"/>
          <w:sz w:val="24"/>
          <w:szCs w:val="24"/>
        </w:rPr>
      </w:pPr>
    </w:p>
    <w:p w:rsidRPr="001D53C2" w:rsidR="001D53C2" w:rsidP="001D53C2" w:rsidRDefault="001D53C2" w14:paraId="57DE4833" w14:textId="77777777">
      <w:pPr>
        <w:shd w:val="clear" w:color="auto" w:fill="FFFFFF"/>
        <w:spacing w:line="215" w:lineRule="auto"/>
        <w:ind w:left="720"/>
        <w:rPr>
          <w:rFonts w:ascii="Calibri" w:hAnsi="Calibri" w:eastAsia="Calibri" w:cs="Calibri"/>
          <w:sz w:val="24"/>
          <w:szCs w:val="24"/>
        </w:rPr>
      </w:pPr>
      <w:r w:rsidRPr="001D53C2">
        <w:rPr>
          <w:rFonts w:ascii="Calibri" w:hAnsi="Calibri" w:eastAsia="Calibri" w:cs="Calibri"/>
          <w:b/>
          <w:bCs/>
          <w:sz w:val="24"/>
          <w:szCs w:val="24"/>
        </w:rPr>
        <w:t>Registration</w:t>
      </w:r>
      <w:r w:rsidRPr="001D53C2">
        <w:rPr>
          <w:rFonts w:ascii="Calibri" w:hAnsi="Calibri" w:eastAsia="Calibri" w:cs="Calibri"/>
          <w:sz w:val="24"/>
          <w:szCs w:val="24"/>
        </w:rPr>
        <w:t xml:space="preserve">: All users (Customers, </w:t>
      </w:r>
      <w:r w:rsidRPr="00A70BE8">
        <w:rPr>
          <w:rFonts w:ascii="Calibri" w:hAnsi="Calibri" w:eastAsia="Calibri" w:cs="Calibri"/>
          <w:bCs/>
          <w:sz w:val="24"/>
          <w:szCs w:val="24"/>
        </w:rPr>
        <w:t>Suppliers</w:t>
      </w:r>
      <w:r>
        <w:rPr>
          <w:rFonts w:ascii="Calibri" w:hAnsi="Calibri" w:eastAsia="Calibri" w:cs="Calibri"/>
          <w:bCs/>
          <w:sz w:val="24"/>
          <w:szCs w:val="24"/>
        </w:rPr>
        <w:t xml:space="preserve">, </w:t>
      </w:r>
      <w:r w:rsidRPr="001D53C2">
        <w:rPr>
          <w:rFonts w:ascii="Calibri" w:hAnsi="Calibri" w:eastAsia="Calibri" w:cs="Calibri"/>
          <w:sz w:val="24"/>
          <w:szCs w:val="24"/>
        </w:rPr>
        <w:t>Drivers, Admins) should have a clear registration process where they can sign up and create their accounts within the system.</w:t>
      </w:r>
    </w:p>
    <w:p w:rsidR="00DC21A2" w:rsidP="001D53C2" w:rsidRDefault="001D53C2" w14:paraId="0584C371" w14:textId="77777777">
      <w:pPr>
        <w:shd w:val="clear" w:color="auto" w:fill="FFFFFF"/>
        <w:spacing w:line="215" w:lineRule="auto"/>
        <w:ind w:left="720"/>
        <w:rPr>
          <w:rFonts w:ascii="Calibri" w:hAnsi="Calibri" w:eastAsia="Calibri" w:cs="Calibri"/>
          <w:sz w:val="24"/>
          <w:szCs w:val="24"/>
        </w:rPr>
      </w:pPr>
      <w:r w:rsidRPr="001D53C2">
        <w:rPr>
          <w:rFonts w:ascii="Calibri" w:hAnsi="Calibri" w:eastAsia="Calibri" w:cs="Calibri"/>
          <w:b/>
          <w:bCs/>
          <w:sz w:val="24"/>
          <w:szCs w:val="24"/>
        </w:rPr>
        <w:t>Secure Login:</w:t>
      </w:r>
      <w:r w:rsidRPr="001D53C2">
        <w:rPr>
          <w:rFonts w:ascii="Calibri" w:hAnsi="Calibri" w:eastAsia="Calibri" w:cs="Calibri"/>
          <w:sz w:val="24"/>
          <w:szCs w:val="24"/>
        </w:rPr>
        <w:t xml:space="preserve"> Implement secure login mechanisms like multi-factor authentication </w:t>
      </w:r>
      <w:r>
        <w:rPr>
          <w:rFonts w:ascii="Calibri" w:hAnsi="Calibri" w:eastAsia="Calibri" w:cs="Calibri"/>
          <w:sz w:val="24"/>
          <w:szCs w:val="24"/>
        </w:rPr>
        <w:t>through email OTP</w:t>
      </w:r>
      <w:r w:rsidRPr="001D53C2">
        <w:rPr>
          <w:rFonts w:ascii="Calibri" w:hAnsi="Calibri" w:eastAsia="Calibri" w:cs="Calibri"/>
          <w:sz w:val="24"/>
          <w:szCs w:val="24"/>
        </w:rPr>
        <w:t xml:space="preserve"> to ensure user data safety.</w:t>
      </w:r>
    </w:p>
    <w:p w:rsidR="001D53C2" w:rsidP="001D53C2" w:rsidRDefault="001D53C2" w14:paraId="514A83A4" w14:textId="77777777">
      <w:pPr>
        <w:shd w:val="clear" w:color="auto" w:fill="FFFFFF"/>
        <w:spacing w:line="215" w:lineRule="auto"/>
        <w:rPr>
          <w:rFonts w:ascii="Calibri" w:hAnsi="Calibri" w:eastAsia="Calibri" w:cs="Calibri"/>
          <w:sz w:val="24"/>
          <w:szCs w:val="24"/>
        </w:rPr>
      </w:pPr>
    </w:p>
    <w:p w:rsidRPr="003F7DFF" w:rsidR="00DC21A2" w:rsidRDefault="001D53C2" w14:paraId="32A91042" w14:textId="77777777">
      <w:pPr>
        <w:shd w:val="clear" w:color="auto" w:fill="FFFFFF"/>
        <w:spacing w:line="215" w:lineRule="auto"/>
        <w:rPr>
          <w:rFonts w:ascii="Calibri" w:hAnsi="Calibri" w:eastAsia="Calibri" w:cs="Calibri"/>
          <w:b/>
          <w:bCs/>
          <w:sz w:val="24"/>
          <w:szCs w:val="24"/>
        </w:rPr>
      </w:pPr>
      <w:r w:rsidRPr="003F7DFF">
        <w:rPr>
          <w:rFonts w:ascii="Calibri" w:hAnsi="Calibri" w:eastAsia="Calibri" w:cs="Calibri"/>
          <w:b/>
          <w:bCs/>
          <w:sz w:val="24"/>
          <w:szCs w:val="24"/>
        </w:rPr>
        <w:t>4.2 Customer Functionalities</w:t>
      </w:r>
    </w:p>
    <w:p w:rsidR="003F7DFF" w:rsidRDefault="003F7DFF" w14:paraId="1AE17A1D" w14:textId="77777777">
      <w:pPr>
        <w:shd w:val="clear" w:color="auto" w:fill="FFFFFF"/>
        <w:spacing w:line="215" w:lineRule="auto"/>
        <w:rPr>
          <w:rFonts w:ascii="Calibri" w:hAnsi="Calibri" w:eastAsia="Calibri" w:cs="Calibri"/>
          <w:sz w:val="24"/>
          <w:szCs w:val="24"/>
        </w:rPr>
      </w:pPr>
    </w:p>
    <w:p w:rsidRPr="003F7DFF" w:rsidR="003F7DFF" w:rsidP="003F7DFF" w:rsidRDefault="003F7DFF" w14:paraId="57165E9C" w14:textId="77777777">
      <w:pPr>
        <w:shd w:val="clear" w:color="auto" w:fill="FFFFFF"/>
        <w:spacing w:line="215" w:lineRule="auto"/>
        <w:ind w:left="720"/>
        <w:rPr>
          <w:rFonts w:ascii="Calibri" w:hAnsi="Calibri" w:eastAsia="Calibri" w:cs="Calibri"/>
          <w:sz w:val="24"/>
          <w:szCs w:val="24"/>
        </w:rPr>
      </w:pPr>
      <w:r w:rsidRPr="003F7DFF">
        <w:rPr>
          <w:rFonts w:ascii="Calibri" w:hAnsi="Calibri" w:eastAsia="Calibri" w:cs="Calibri"/>
          <w:b/>
          <w:bCs/>
          <w:sz w:val="24"/>
          <w:szCs w:val="24"/>
        </w:rPr>
        <w:t>Search and Booking:</w:t>
      </w:r>
      <w:r w:rsidRPr="003F7DFF">
        <w:rPr>
          <w:rFonts w:ascii="Calibri" w:hAnsi="Calibri" w:eastAsia="Calibri" w:cs="Calibri"/>
          <w:sz w:val="24"/>
          <w:szCs w:val="24"/>
        </w:rPr>
        <w:t xml:space="preserve"> Customers can search for available taxis based on specified criteria (location, time, etc.) and make real-time bookings.</w:t>
      </w:r>
    </w:p>
    <w:p w:rsidRPr="003F7DFF" w:rsidR="003F7DFF" w:rsidP="003F7DFF" w:rsidRDefault="003F7DFF" w14:paraId="103869BB" w14:textId="77777777">
      <w:pPr>
        <w:shd w:val="clear" w:color="auto" w:fill="FFFFFF"/>
        <w:spacing w:line="215" w:lineRule="auto"/>
        <w:ind w:left="720"/>
        <w:rPr>
          <w:rFonts w:ascii="Calibri" w:hAnsi="Calibri" w:eastAsia="Calibri" w:cs="Calibri"/>
          <w:sz w:val="24"/>
          <w:szCs w:val="24"/>
        </w:rPr>
      </w:pPr>
      <w:r w:rsidRPr="003F7DFF">
        <w:rPr>
          <w:rFonts w:ascii="Calibri" w:hAnsi="Calibri" w:eastAsia="Calibri" w:cs="Calibri"/>
          <w:b/>
          <w:bCs/>
          <w:sz w:val="24"/>
          <w:szCs w:val="24"/>
        </w:rPr>
        <w:t>Booking Confirmation:</w:t>
      </w:r>
      <w:r w:rsidRPr="003F7DFF">
        <w:rPr>
          <w:rFonts w:ascii="Calibri" w:hAnsi="Calibri" w:eastAsia="Calibri" w:cs="Calibri"/>
          <w:sz w:val="24"/>
          <w:szCs w:val="24"/>
        </w:rPr>
        <w:t xml:space="preserve"> Upon successful booking, customers should receive confirmation notifications with detailed booking information.</w:t>
      </w:r>
    </w:p>
    <w:p w:rsidR="007F4DF6" w:rsidP="007F4DF6" w:rsidRDefault="003F7DFF" w14:paraId="5F3CE35A" w14:textId="77777777">
      <w:pPr>
        <w:shd w:val="clear" w:color="auto" w:fill="FFFFFF"/>
        <w:spacing w:line="215" w:lineRule="auto"/>
        <w:ind w:left="720"/>
        <w:rPr>
          <w:rFonts w:ascii="Calibri" w:hAnsi="Calibri" w:eastAsia="Calibri" w:cs="Calibri"/>
          <w:b/>
          <w:bCs/>
          <w:sz w:val="24"/>
          <w:szCs w:val="24"/>
        </w:rPr>
      </w:pPr>
      <w:r w:rsidRPr="003F7DFF">
        <w:rPr>
          <w:rFonts w:ascii="Calibri" w:hAnsi="Calibri" w:eastAsia="Calibri" w:cs="Calibri"/>
          <w:b/>
          <w:bCs/>
          <w:sz w:val="24"/>
          <w:szCs w:val="24"/>
        </w:rPr>
        <w:t>Cancellation:</w:t>
      </w:r>
    </w:p>
    <w:p w:rsidRPr="007F4DF6" w:rsidR="007F4DF6" w:rsidP="42094E3C" w:rsidRDefault="007F4DF6" w14:paraId="3DEAEB48" w14:textId="77777777">
      <w:pPr>
        <w:pStyle w:val="ListParagraph"/>
        <w:numPr>
          <w:ilvl w:val="0"/>
          <w:numId w:val="127"/>
        </w:numPr>
        <w:shd w:val="clear" w:color="auto" w:fill="FFFFFF" w:themeFill="background1"/>
        <w:spacing w:line="215" w:lineRule="auto"/>
        <w:rPr>
          <w:rFonts w:ascii="Calibri" w:hAnsi="Calibri" w:eastAsia="Calibri" w:cs="Calibri"/>
          <w:sz w:val="24"/>
          <w:szCs w:val="24"/>
          <w:lang w:val="en-US"/>
        </w:rPr>
      </w:pPr>
      <w:r w:rsidRPr="42094E3C">
        <w:rPr>
          <w:rFonts w:ascii="Calibri" w:hAnsi="Calibri" w:eastAsia="Calibri" w:cs="Calibri"/>
          <w:sz w:val="24"/>
          <w:szCs w:val="24"/>
          <w:lang w:val="en-US"/>
        </w:rPr>
        <w:t>Cancellation 24 hours prior to pick-up time: No cancellation fee will be charged. However, bank charges or payment gateway charges will be deducted from the refund amount. The remaining amount will be refunded to the passenger.</w:t>
      </w:r>
    </w:p>
    <w:p w:rsidRPr="007F4DF6" w:rsidR="007F4DF6" w:rsidP="007F4DF6" w:rsidRDefault="007F4DF6" w14:paraId="7850FF19" w14:textId="77777777">
      <w:pPr>
        <w:pStyle w:val="ListParagraph"/>
        <w:numPr>
          <w:ilvl w:val="0"/>
          <w:numId w:val="127"/>
        </w:numPr>
        <w:shd w:val="clear" w:color="auto" w:fill="FFFFFF"/>
        <w:spacing w:line="215" w:lineRule="auto"/>
        <w:rPr>
          <w:rFonts w:ascii="Calibri" w:hAnsi="Calibri" w:eastAsia="Calibri" w:cs="Calibri"/>
          <w:sz w:val="24"/>
          <w:szCs w:val="24"/>
        </w:rPr>
      </w:pPr>
      <w:r w:rsidRPr="007F4DF6">
        <w:rPr>
          <w:rFonts w:ascii="Calibri" w:hAnsi="Calibri" w:eastAsia="Calibri" w:cs="Calibri"/>
          <w:sz w:val="24"/>
          <w:szCs w:val="24"/>
        </w:rPr>
        <w:t>Cancellation within 24 hours of pick-up time: The full amount of the trip/service will be charged to the passenger. No refund will be provided in this case.</w:t>
      </w:r>
    </w:p>
    <w:p w:rsidRPr="003F7DFF" w:rsidR="003F7DFF" w:rsidP="007F4DF6" w:rsidRDefault="003F7DFF" w14:paraId="56574908" w14:textId="77777777">
      <w:pPr>
        <w:shd w:val="clear" w:color="auto" w:fill="FFFFFF"/>
        <w:spacing w:line="215" w:lineRule="auto"/>
        <w:ind w:left="720"/>
        <w:rPr>
          <w:rFonts w:ascii="Calibri" w:hAnsi="Calibri" w:eastAsia="Calibri" w:cs="Calibri"/>
          <w:sz w:val="24"/>
          <w:szCs w:val="24"/>
        </w:rPr>
      </w:pPr>
      <w:r w:rsidRPr="003F7DFF">
        <w:rPr>
          <w:rFonts w:ascii="Calibri" w:hAnsi="Calibri" w:eastAsia="Calibri" w:cs="Calibri"/>
          <w:b/>
          <w:bCs/>
          <w:sz w:val="24"/>
          <w:szCs w:val="24"/>
        </w:rPr>
        <w:t>Invoicing:</w:t>
      </w:r>
      <w:r w:rsidRPr="003F7DFF">
        <w:rPr>
          <w:rFonts w:ascii="Calibri" w:hAnsi="Calibri" w:eastAsia="Calibri" w:cs="Calibri"/>
          <w:sz w:val="24"/>
          <w:szCs w:val="24"/>
        </w:rPr>
        <w:t xml:space="preserve"> Automatically generate invoices for completed rides and send them to customers.</w:t>
      </w:r>
    </w:p>
    <w:p w:rsidR="00DC21A2" w:rsidP="003F7DFF" w:rsidRDefault="003F7DFF" w14:paraId="6D99A7EC" w14:textId="77777777">
      <w:pPr>
        <w:shd w:val="clear" w:color="auto" w:fill="FFFFFF"/>
        <w:spacing w:line="215" w:lineRule="auto"/>
        <w:ind w:left="720"/>
        <w:rPr>
          <w:rFonts w:ascii="Calibri" w:hAnsi="Calibri" w:eastAsia="Calibri" w:cs="Calibri"/>
          <w:sz w:val="24"/>
          <w:szCs w:val="24"/>
        </w:rPr>
      </w:pPr>
      <w:r w:rsidRPr="003F7DFF">
        <w:rPr>
          <w:rFonts w:ascii="Calibri" w:hAnsi="Calibri" w:eastAsia="Calibri" w:cs="Calibri"/>
          <w:b/>
          <w:bCs/>
          <w:sz w:val="24"/>
          <w:szCs w:val="24"/>
        </w:rPr>
        <w:t>Feedback and Ratings</w:t>
      </w:r>
      <w:r w:rsidRPr="003F7DFF">
        <w:rPr>
          <w:rFonts w:ascii="Calibri" w:hAnsi="Calibri" w:eastAsia="Calibri" w:cs="Calibri"/>
          <w:sz w:val="24"/>
          <w:szCs w:val="24"/>
        </w:rPr>
        <w:t>: Prompt customers to provide feedback and ratings for the ride experience. Store this feedback for analysis and service improvements.</w:t>
      </w:r>
    </w:p>
    <w:p w:rsidR="003F7DFF" w:rsidP="003F7DFF" w:rsidRDefault="003F7DFF" w14:paraId="3ACBF7C7" w14:textId="77777777">
      <w:pPr>
        <w:shd w:val="clear" w:color="auto" w:fill="FFFFFF"/>
        <w:spacing w:line="215" w:lineRule="auto"/>
        <w:ind w:left="720"/>
        <w:rPr>
          <w:rFonts w:ascii="Calibri" w:hAnsi="Calibri" w:eastAsia="Calibri" w:cs="Calibri"/>
          <w:sz w:val="24"/>
          <w:szCs w:val="24"/>
        </w:rPr>
      </w:pPr>
    </w:p>
    <w:p w:rsidRPr="003F7DFF" w:rsidR="003F7DFF" w:rsidP="003F7DFF" w:rsidRDefault="003F7DFF" w14:paraId="3DED6EA0" w14:textId="77777777">
      <w:pPr>
        <w:shd w:val="clear" w:color="auto" w:fill="FFFFFF"/>
        <w:spacing w:line="215" w:lineRule="auto"/>
        <w:rPr>
          <w:rFonts w:ascii="Calibri" w:hAnsi="Calibri" w:eastAsia="Calibri" w:cs="Calibri"/>
          <w:b/>
          <w:bCs/>
          <w:sz w:val="24"/>
          <w:szCs w:val="24"/>
        </w:rPr>
      </w:pPr>
      <w:r w:rsidRPr="003F7DFF">
        <w:rPr>
          <w:rFonts w:ascii="Calibri" w:hAnsi="Calibri" w:eastAsia="Calibri" w:cs="Calibri"/>
          <w:b/>
          <w:bCs/>
          <w:sz w:val="24"/>
          <w:szCs w:val="24"/>
        </w:rPr>
        <w:t>4.3 Supplier Functionalities</w:t>
      </w:r>
    </w:p>
    <w:p w:rsidR="003F7DFF" w:rsidP="003F7DFF" w:rsidRDefault="003F7DFF" w14:paraId="58B9C817" w14:textId="77777777">
      <w:pPr>
        <w:shd w:val="clear" w:color="auto" w:fill="FFFFFF"/>
        <w:spacing w:line="215" w:lineRule="auto"/>
        <w:ind w:left="720"/>
        <w:rPr>
          <w:rFonts w:ascii="Calibri" w:hAnsi="Calibri" w:eastAsia="Calibri" w:cs="Calibri"/>
          <w:sz w:val="24"/>
          <w:szCs w:val="24"/>
        </w:rPr>
      </w:pPr>
    </w:p>
    <w:p w:rsidRPr="003F7DFF" w:rsidR="003F7DFF" w:rsidP="4DF41364" w:rsidRDefault="003F7DFF" w14:paraId="6A3DFDA2" w14:textId="77777777">
      <w:pPr>
        <w:shd w:val="clear" w:color="auto" w:fill="FFFFFF" w:themeFill="background1"/>
        <w:spacing w:line="215" w:lineRule="auto"/>
        <w:ind w:left="720"/>
        <w:rPr>
          <w:rFonts w:ascii="Calibri" w:hAnsi="Calibri" w:eastAsia="Calibri" w:cs="Calibri"/>
          <w:b/>
          <w:bCs/>
          <w:sz w:val="24"/>
          <w:szCs w:val="24"/>
          <w:lang w:val="en-US"/>
        </w:rPr>
      </w:pPr>
      <w:r w:rsidRPr="4DF41364">
        <w:rPr>
          <w:rFonts w:ascii="Calibri" w:hAnsi="Calibri" w:eastAsia="Calibri" w:cs="Calibri"/>
          <w:b/>
          <w:bCs/>
          <w:sz w:val="24"/>
          <w:szCs w:val="24"/>
          <w:lang w:val="en-US"/>
        </w:rPr>
        <w:t xml:space="preserve">Receive and Manage Booking Requests: </w:t>
      </w:r>
      <w:r w:rsidRPr="4DF41364">
        <w:rPr>
          <w:rFonts w:ascii="Calibri" w:hAnsi="Calibri" w:eastAsia="Calibri" w:cs="Calibri"/>
          <w:sz w:val="24"/>
          <w:szCs w:val="24"/>
          <w:lang w:val="en-US"/>
        </w:rPr>
        <w:t>Suppliers should receive booking requests from customers through the system. They have the ability to view incoming requests, including details such as pickup location, time, and other necessary information.</w:t>
      </w:r>
    </w:p>
    <w:p w:rsidRPr="003F7DFF" w:rsidR="003F7DFF" w:rsidP="4DF41364" w:rsidRDefault="003F7DFF" w14:paraId="6738238A" w14:textId="77777777">
      <w:pPr>
        <w:shd w:val="clear" w:color="auto" w:fill="FFFFFF" w:themeFill="background1"/>
        <w:spacing w:line="215" w:lineRule="auto"/>
        <w:ind w:left="720"/>
        <w:rPr>
          <w:rFonts w:ascii="Calibri" w:hAnsi="Calibri" w:eastAsia="Calibri" w:cs="Calibri"/>
          <w:b/>
          <w:bCs/>
          <w:sz w:val="24"/>
          <w:szCs w:val="24"/>
          <w:lang w:val="en-US"/>
        </w:rPr>
      </w:pPr>
      <w:r w:rsidRPr="4DF41364">
        <w:rPr>
          <w:rFonts w:ascii="Calibri" w:hAnsi="Calibri" w:eastAsia="Calibri" w:cs="Calibri"/>
          <w:b/>
          <w:bCs/>
          <w:sz w:val="24"/>
          <w:szCs w:val="24"/>
          <w:lang w:val="en-US"/>
        </w:rPr>
        <w:t xml:space="preserve">Accept or Reject Booking Requests: </w:t>
      </w:r>
      <w:r w:rsidRPr="4DF41364">
        <w:rPr>
          <w:rFonts w:ascii="Calibri" w:hAnsi="Calibri" w:eastAsia="Calibri" w:cs="Calibri"/>
          <w:sz w:val="24"/>
          <w:szCs w:val="24"/>
          <w:lang w:val="en-US"/>
        </w:rPr>
        <w:t>Suppliers can accept or reject booking requests based on their availability and capacity to serve the customer at the specified time.</w:t>
      </w:r>
    </w:p>
    <w:p w:rsidRPr="003F7DFF" w:rsidR="003F7DFF" w:rsidP="4DF41364" w:rsidRDefault="003F7DFF" w14:paraId="6FB8505A" w14:textId="77777777">
      <w:pPr>
        <w:shd w:val="clear" w:color="auto" w:fill="FFFFFF" w:themeFill="background1"/>
        <w:spacing w:line="215" w:lineRule="auto"/>
        <w:ind w:left="720"/>
        <w:rPr>
          <w:rFonts w:ascii="Calibri" w:hAnsi="Calibri" w:eastAsia="Calibri" w:cs="Calibri"/>
          <w:b/>
          <w:bCs/>
          <w:sz w:val="24"/>
          <w:szCs w:val="24"/>
          <w:lang w:val="en-US"/>
        </w:rPr>
      </w:pPr>
      <w:r w:rsidRPr="4DF41364">
        <w:rPr>
          <w:rFonts w:ascii="Calibri" w:hAnsi="Calibri" w:eastAsia="Calibri" w:cs="Calibri"/>
          <w:b/>
          <w:bCs/>
          <w:sz w:val="24"/>
          <w:szCs w:val="24"/>
          <w:lang w:val="en-US"/>
        </w:rPr>
        <w:t xml:space="preserve">Manage Availability and Schedule: </w:t>
      </w:r>
      <w:r w:rsidRPr="4DF41364">
        <w:rPr>
          <w:rFonts w:ascii="Calibri" w:hAnsi="Calibri" w:eastAsia="Calibri" w:cs="Calibri"/>
          <w:sz w:val="24"/>
          <w:szCs w:val="24"/>
          <w:lang w:val="en-US"/>
        </w:rPr>
        <w:t>Suppliers should be able to update their availability status within the system.</w:t>
      </w:r>
      <w:r w:rsidRPr="4DF41364">
        <w:rPr>
          <w:rFonts w:ascii="Calibri" w:hAnsi="Calibri" w:eastAsia="Calibri" w:cs="Calibri"/>
          <w:b/>
          <w:bCs/>
          <w:sz w:val="24"/>
          <w:szCs w:val="24"/>
          <w:lang w:val="en-US"/>
        </w:rPr>
        <w:t xml:space="preserve"> </w:t>
      </w:r>
      <w:r w:rsidRPr="4DF41364">
        <w:rPr>
          <w:rFonts w:ascii="Calibri" w:hAnsi="Calibri" w:eastAsia="Calibri" w:cs="Calibri"/>
          <w:sz w:val="24"/>
          <w:szCs w:val="24"/>
          <w:lang w:val="en-US"/>
        </w:rPr>
        <w:t>They can manage their schedules, indicating the times they are available to provide taxi services.</w:t>
      </w:r>
    </w:p>
    <w:p w:rsidRPr="003F7DFF" w:rsidR="003F7DFF" w:rsidP="003F7DFF" w:rsidRDefault="003F7DFF" w14:paraId="0CEF8A21" w14:textId="77777777">
      <w:pPr>
        <w:shd w:val="clear" w:color="auto" w:fill="FFFFFF"/>
        <w:spacing w:line="215" w:lineRule="auto"/>
        <w:ind w:left="720"/>
        <w:rPr>
          <w:rFonts w:ascii="Calibri" w:hAnsi="Calibri" w:eastAsia="Calibri" w:cs="Calibri"/>
          <w:b/>
          <w:bCs/>
          <w:sz w:val="24"/>
          <w:szCs w:val="24"/>
        </w:rPr>
      </w:pPr>
      <w:r w:rsidRPr="003F7DFF">
        <w:rPr>
          <w:rFonts w:ascii="Calibri" w:hAnsi="Calibri" w:eastAsia="Calibri" w:cs="Calibri"/>
          <w:b/>
          <w:bCs/>
          <w:sz w:val="24"/>
          <w:szCs w:val="24"/>
        </w:rPr>
        <w:t>Tracking and Navigation:</w:t>
      </w:r>
      <w:r>
        <w:rPr>
          <w:rFonts w:ascii="Calibri" w:hAnsi="Calibri" w:eastAsia="Calibri" w:cs="Calibri"/>
          <w:b/>
          <w:bCs/>
          <w:sz w:val="24"/>
          <w:szCs w:val="24"/>
        </w:rPr>
        <w:t xml:space="preserve"> </w:t>
      </w:r>
      <w:r w:rsidRPr="003F7DFF">
        <w:rPr>
          <w:rFonts w:ascii="Calibri" w:hAnsi="Calibri" w:eastAsia="Calibri" w:cs="Calibri"/>
          <w:sz w:val="24"/>
          <w:szCs w:val="24"/>
        </w:rPr>
        <w:t>Once a booking is accepted, suppliers (drivers) should have access to real-time tracking and navigation tools to efficiently reach the customer's pickup location and navigate to the drop-off point.</w:t>
      </w:r>
    </w:p>
    <w:p w:rsidRPr="003F7DFF" w:rsidR="003F7DFF" w:rsidP="003F7DFF" w:rsidRDefault="003F7DFF" w14:paraId="5C92CA29" w14:textId="77777777">
      <w:pPr>
        <w:shd w:val="clear" w:color="auto" w:fill="FFFFFF"/>
        <w:spacing w:line="215" w:lineRule="auto"/>
        <w:ind w:left="720"/>
        <w:rPr>
          <w:rFonts w:ascii="Calibri" w:hAnsi="Calibri" w:eastAsia="Calibri" w:cs="Calibri"/>
          <w:b/>
          <w:bCs/>
          <w:sz w:val="24"/>
          <w:szCs w:val="24"/>
        </w:rPr>
      </w:pPr>
      <w:r w:rsidRPr="003F7DFF">
        <w:rPr>
          <w:rFonts w:ascii="Calibri" w:hAnsi="Calibri" w:eastAsia="Calibri" w:cs="Calibri"/>
          <w:b/>
          <w:bCs/>
          <w:sz w:val="24"/>
          <w:szCs w:val="24"/>
        </w:rPr>
        <w:t>Update Ride Status:</w:t>
      </w:r>
      <w:r>
        <w:rPr>
          <w:rFonts w:ascii="Calibri" w:hAnsi="Calibri" w:eastAsia="Calibri" w:cs="Calibri"/>
          <w:b/>
          <w:bCs/>
          <w:sz w:val="24"/>
          <w:szCs w:val="24"/>
        </w:rPr>
        <w:t xml:space="preserve"> </w:t>
      </w:r>
      <w:r w:rsidRPr="003F7DFF">
        <w:rPr>
          <w:rFonts w:ascii="Calibri" w:hAnsi="Calibri" w:eastAsia="Calibri" w:cs="Calibri"/>
          <w:sz w:val="24"/>
          <w:szCs w:val="24"/>
        </w:rPr>
        <w:t>Suppliers need the ability to update the status of the ride within the system (e.g., arrival at pickup location, trip completion, etc.).</w:t>
      </w:r>
    </w:p>
    <w:p w:rsidRPr="003F7DFF" w:rsidR="003F7DFF" w:rsidP="003F7DFF" w:rsidRDefault="003F7DFF" w14:paraId="06626D40" w14:textId="77777777">
      <w:pPr>
        <w:shd w:val="clear" w:color="auto" w:fill="FFFFFF"/>
        <w:spacing w:line="215" w:lineRule="auto"/>
        <w:ind w:left="720"/>
        <w:rPr>
          <w:rFonts w:ascii="Calibri" w:hAnsi="Calibri" w:eastAsia="Calibri" w:cs="Calibri"/>
          <w:b/>
          <w:bCs/>
          <w:sz w:val="24"/>
          <w:szCs w:val="24"/>
        </w:rPr>
      </w:pPr>
      <w:r w:rsidRPr="003F7DFF">
        <w:rPr>
          <w:rFonts w:ascii="Calibri" w:hAnsi="Calibri" w:eastAsia="Calibri" w:cs="Calibri"/>
          <w:b/>
          <w:bCs/>
          <w:sz w:val="24"/>
          <w:szCs w:val="24"/>
        </w:rPr>
        <w:t>Billing and Payments:</w:t>
      </w:r>
      <w:r>
        <w:rPr>
          <w:rFonts w:ascii="Calibri" w:hAnsi="Calibri" w:eastAsia="Calibri" w:cs="Calibri"/>
          <w:b/>
          <w:bCs/>
          <w:sz w:val="24"/>
          <w:szCs w:val="24"/>
        </w:rPr>
        <w:t xml:space="preserve"> </w:t>
      </w:r>
      <w:r w:rsidRPr="003F7DFF">
        <w:rPr>
          <w:rFonts w:ascii="Calibri" w:hAnsi="Calibri" w:eastAsia="Calibri" w:cs="Calibri"/>
          <w:sz w:val="24"/>
          <w:szCs w:val="24"/>
        </w:rPr>
        <w:t>Suppliers might have functionalities related to billing and payments, such as accessing billing details for completed rides or managing payment preferences within their profiles</w:t>
      </w:r>
    </w:p>
    <w:p w:rsidR="003F7DFF" w:rsidP="003F7DFF" w:rsidRDefault="003F7DFF" w14:paraId="0905E860" w14:textId="77777777">
      <w:pPr>
        <w:shd w:val="clear" w:color="auto" w:fill="FFFFFF"/>
        <w:spacing w:line="215" w:lineRule="auto"/>
        <w:ind w:left="720"/>
        <w:rPr>
          <w:rFonts w:ascii="Calibri" w:hAnsi="Calibri" w:eastAsia="Calibri" w:cs="Calibri"/>
          <w:sz w:val="24"/>
          <w:szCs w:val="24"/>
        </w:rPr>
      </w:pPr>
    </w:p>
    <w:p w:rsidR="005B272E" w:rsidRDefault="005B272E" w14:paraId="42B06039" w14:textId="77777777">
      <w:pPr>
        <w:shd w:val="clear" w:color="auto" w:fill="FFFFFF"/>
        <w:spacing w:line="215" w:lineRule="auto"/>
        <w:rPr>
          <w:rFonts w:ascii="Calibri" w:hAnsi="Calibri" w:eastAsia="Calibri" w:cs="Calibri"/>
          <w:b/>
          <w:bCs/>
          <w:sz w:val="24"/>
          <w:szCs w:val="24"/>
        </w:rPr>
      </w:pPr>
    </w:p>
    <w:p w:rsidR="005B272E" w:rsidRDefault="005B272E" w14:paraId="03685123" w14:textId="77777777">
      <w:pPr>
        <w:shd w:val="clear" w:color="auto" w:fill="FFFFFF"/>
        <w:spacing w:line="215" w:lineRule="auto"/>
        <w:rPr>
          <w:rFonts w:ascii="Calibri" w:hAnsi="Calibri" w:eastAsia="Calibri" w:cs="Calibri"/>
          <w:b/>
          <w:bCs/>
          <w:sz w:val="24"/>
          <w:szCs w:val="24"/>
        </w:rPr>
      </w:pPr>
    </w:p>
    <w:p w:rsidR="005B272E" w:rsidRDefault="005B272E" w14:paraId="53FD6ACE" w14:textId="77777777">
      <w:pPr>
        <w:shd w:val="clear" w:color="auto" w:fill="FFFFFF"/>
        <w:spacing w:line="215" w:lineRule="auto"/>
        <w:rPr>
          <w:rFonts w:ascii="Calibri" w:hAnsi="Calibri" w:eastAsia="Calibri" w:cs="Calibri"/>
          <w:b/>
          <w:bCs/>
          <w:sz w:val="24"/>
          <w:szCs w:val="24"/>
        </w:rPr>
      </w:pPr>
    </w:p>
    <w:p w:rsidR="271B3251" w:rsidP="271B3251" w:rsidRDefault="271B3251" w14:paraId="312B0A2E" w14:textId="39F0FA7A">
      <w:pPr>
        <w:shd w:val="clear" w:color="auto" w:fill="FFFFFF" w:themeFill="background1"/>
        <w:spacing w:line="215" w:lineRule="auto"/>
        <w:rPr>
          <w:ins w:author="Varaprasad | Zasya" w:date="2024-01-29T05:32:00Z" w:id="3"/>
          <w:rFonts w:ascii="Calibri" w:hAnsi="Calibri" w:eastAsia="Calibri" w:cs="Calibri"/>
          <w:b/>
          <w:bCs/>
          <w:sz w:val="24"/>
          <w:szCs w:val="24"/>
        </w:rPr>
      </w:pPr>
    </w:p>
    <w:p w:rsidR="271B3251" w:rsidP="271B3251" w:rsidRDefault="271B3251" w14:paraId="5AB2A1C9" w14:textId="552418DF">
      <w:pPr>
        <w:shd w:val="clear" w:color="auto" w:fill="FFFFFF" w:themeFill="background1"/>
        <w:spacing w:line="215" w:lineRule="auto"/>
        <w:rPr>
          <w:ins w:author="Varaprasad | Zasya" w:date="2024-01-29T05:32:00Z" w:id="4"/>
          <w:rFonts w:ascii="Calibri" w:hAnsi="Calibri" w:eastAsia="Calibri" w:cs="Calibri"/>
          <w:b/>
          <w:bCs/>
          <w:sz w:val="24"/>
          <w:szCs w:val="24"/>
        </w:rPr>
      </w:pPr>
    </w:p>
    <w:p w:rsidR="271B3251" w:rsidP="271B3251" w:rsidRDefault="271B3251" w14:paraId="7D027CC0" w14:textId="1F036866">
      <w:pPr>
        <w:shd w:val="clear" w:color="auto" w:fill="FFFFFF" w:themeFill="background1"/>
        <w:spacing w:line="215" w:lineRule="auto"/>
        <w:rPr>
          <w:ins w:author="Varaprasad | Zasya" w:date="2024-01-29T05:32:00Z" w:id="5"/>
          <w:rFonts w:ascii="Calibri" w:hAnsi="Calibri" w:eastAsia="Calibri" w:cs="Calibri"/>
          <w:b/>
          <w:bCs/>
          <w:sz w:val="24"/>
          <w:szCs w:val="24"/>
        </w:rPr>
      </w:pPr>
    </w:p>
    <w:p w:rsidR="271B3251" w:rsidP="271B3251" w:rsidRDefault="271B3251" w14:paraId="678A00BB" w14:textId="6849DCB5">
      <w:pPr>
        <w:shd w:val="clear" w:color="auto" w:fill="FFFFFF" w:themeFill="background1"/>
        <w:spacing w:line="215" w:lineRule="auto"/>
        <w:rPr>
          <w:ins w:author="Varaprasad | Zasya" w:date="2024-01-29T05:32:00Z" w:id="6"/>
          <w:rFonts w:ascii="Calibri" w:hAnsi="Calibri" w:eastAsia="Calibri" w:cs="Calibri"/>
          <w:b/>
          <w:bCs/>
          <w:sz w:val="24"/>
          <w:szCs w:val="24"/>
        </w:rPr>
      </w:pPr>
    </w:p>
    <w:p w:rsidR="00DC21A2" w:rsidRDefault="001D53C2" w14:paraId="3BF7386D" w14:textId="77777777">
      <w:pPr>
        <w:shd w:val="clear" w:color="auto" w:fill="FFFFFF"/>
        <w:spacing w:line="215" w:lineRule="auto"/>
        <w:rPr>
          <w:rFonts w:ascii="Calibri" w:hAnsi="Calibri" w:eastAsia="Calibri" w:cs="Calibri"/>
          <w:b/>
          <w:bCs/>
          <w:sz w:val="24"/>
          <w:szCs w:val="24"/>
        </w:rPr>
      </w:pPr>
      <w:r w:rsidRPr="003F7DFF">
        <w:rPr>
          <w:rFonts w:ascii="Calibri" w:hAnsi="Calibri" w:eastAsia="Calibri" w:cs="Calibri"/>
          <w:b/>
          <w:bCs/>
          <w:sz w:val="24"/>
          <w:szCs w:val="24"/>
        </w:rPr>
        <w:t>4.</w:t>
      </w:r>
      <w:r w:rsidR="003F7DFF">
        <w:rPr>
          <w:rFonts w:ascii="Calibri" w:hAnsi="Calibri" w:eastAsia="Calibri" w:cs="Calibri"/>
          <w:b/>
          <w:bCs/>
          <w:sz w:val="24"/>
          <w:szCs w:val="24"/>
        </w:rPr>
        <w:t>4</w:t>
      </w:r>
      <w:r w:rsidRPr="003F7DFF">
        <w:rPr>
          <w:rFonts w:ascii="Calibri" w:hAnsi="Calibri" w:eastAsia="Calibri" w:cs="Calibri"/>
          <w:b/>
          <w:bCs/>
          <w:sz w:val="24"/>
          <w:szCs w:val="24"/>
        </w:rPr>
        <w:t xml:space="preserve"> Driver Functionalities</w:t>
      </w:r>
    </w:p>
    <w:p w:rsidRPr="003F7DFF" w:rsidR="005B272E" w:rsidRDefault="005B272E" w14:paraId="163C9467" w14:textId="77777777">
      <w:pPr>
        <w:shd w:val="clear" w:color="auto" w:fill="FFFFFF"/>
        <w:spacing w:line="215" w:lineRule="auto"/>
        <w:rPr>
          <w:rFonts w:ascii="Calibri" w:hAnsi="Calibri" w:eastAsia="Calibri" w:cs="Calibri"/>
          <w:b/>
          <w:bCs/>
          <w:sz w:val="24"/>
          <w:szCs w:val="24"/>
        </w:rPr>
      </w:pPr>
    </w:p>
    <w:p w:rsidRPr="003F7DFF" w:rsidR="003F7DFF" w:rsidP="4DF41364" w:rsidRDefault="003F7DFF" w14:paraId="2D15EEFD" w14:textId="77777777">
      <w:pPr>
        <w:shd w:val="clear" w:color="auto" w:fill="FFFFFF" w:themeFill="background1"/>
        <w:spacing w:line="215" w:lineRule="auto"/>
        <w:ind w:left="720"/>
        <w:rPr>
          <w:rFonts w:ascii="Calibri" w:hAnsi="Calibri" w:eastAsia="Calibri" w:cs="Calibri"/>
          <w:sz w:val="24"/>
          <w:szCs w:val="24"/>
          <w:lang w:val="en-US"/>
        </w:rPr>
      </w:pPr>
      <w:r w:rsidRPr="4DF41364">
        <w:rPr>
          <w:rFonts w:ascii="Calibri" w:hAnsi="Calibri" w:eastAsia="Calibri" w:cs="Calibri"/>
          <w:b/>
          <w:bCs/>
          <w:sz w:val="24"/>
          <w:szCs w:val="24"/>
          <w:lang w:val="en-US"/>
        </w:rPr>
        <w:t>Booking Handling:</w:t>
      </w:r>
      <w:r w:rsidRPr="4DF41364">
        <w:rPr>
          <w:rFonts w:ascii="Calibri" w:hAnsi="Calibri" w:eastAsia="Calibri" w:cs="Calibri"/>
          <w:sz w:val="24"/>
          <w:szCs w:val="24"/>
          <w:lang w:val="en-US"/>
        </w:rPr>
        <w:t xml:space="preserve"> Drivers should receive booking requests and have the option to accept or reject them based on their availability.</w:t>
      </w:r>
    </w:p>
    <w:p w:rsidRPr="003F7DFF" w:rsidR="003F7DFF" w:rsidP="003F7DFF" w:rsidRDefault="003F7DFF" w14:paraId="3D7E22E6" w14:textId="77777777">
      <w:pPr>
        <w:shd w:val="clear" w:color="auto" w:fill="FFFFFF"/>
        <w:spacing w:line="215" w:lineRule="auto"/>
        <w:ind w:left="720"/>
        <w:rPr>
          <w:rFonts w:ascii="Calibri" w:hAnsi="Calibri" w:eastAsia="Calibri" w:cs="Calibri"/>
          <w:sz w:val="24"/>
          <w:szCs w:val="24"/>
        </w:rPr>
      </w:pPr>
      <w:r w:rsidRPr="003F7DFF">
        <w:rPr>
          <w:rFonts w:ascii="Calibri" w:hAnsi="Calibri" w:eastAsia="Calibri" w:cs="Calibri"/>
          <w:b/>
          <w:bCs/>
          <w:sz w:val="24"/>
          <w:szCs w:val="24"/>
        </w:rPr>
        <w:t>Driver Profiles:</w:t>
      </w:r>
      <w:r w:rsidRPr="003F7DFF">
        <w:rPr>
          <w:rFonts w:ascii="Calibri" w:hAnsi="Calibri" w:eastAsia="Calibri" w:cs="Calibri"/>
          <w:sz w:val="24"/>
          <w:szCs w:val="24"/>
        </w:rPr>
        <w:t xml:space="preserve"> Each driver should have a profile with personal details and a rating based on customer feedback.</w:t>
      </w:r>
    </w:p>
    <w:p w:rsidRPr="003F7DFF" w:rsidR="003F7DFF" w:rsidP="4DF41364" w:rsidRDefault="003F7DFF" w14:paraId="2B0D93DE" w14:textId="77777777">
      <w:pPr>
        <w:shd w:val="clear" w:color="auto" w:fill="FFFFFF" w:themeFill="background1"/>
        <w:spacing w:line="215" w:lineRule="auto"/>
        <w:ind w:left="720"/>
        <w:rPr>
          <w:rFonts w:ascii="Calibri" w:hAnsi="Calibri" w:eastAsia="Calibri" w:cs="Calibri"/>
          <w:sz w:val="24"/>
          <w:szCs w:val="24"/>
          <w:lang w:val="en-US"/>
        </w:rPr>
      </w:pPr>
      <w:r w:rsidRPr="4DF41364">
        <w:rPr>
          <w:rFonts w:ascii="Calibri" w:hAnsi="Calibri" w:eastAsia="Calibri" w:cs="Calibri"/>
          <w:b/>
          <w:bCs/>
          <w:sz w:val="24"/>
          <w:szCs w:val="24"/>
          <w:lang w:val="en-US"/>
        </w:rPr>
        <w:t>Tracking:</w:t>
      </w:r>
      <w:r w:rsidRPr="4DF41364">
        <w:rPr>
          <w:rFonts w:ascii="Calibri" w:hAnsi="Calibri" w:eastAsia="Calibri" w:cs="Calibri"/>
          <w:sz w:val="24"/>
          <w:szCs w:val="24"/>
          <w:lang w:val="en-US"/>
        </w:rPr>
        <w:t xml:space="preserve"> Provide a tracking feature for both drivers and customers to monitor the ride's progress.</w:t>
      </w:r>
    </w:p>
    <w:p w:rsidR="00DC21A2" w:rsidP="003F7DFF" w:rsidRDefault="003F7DFF" w14:paraId="42EE7BF9" w14:textId="77777777">
      <w:pPr>
        <w:shd w:val="clear" w:color="auto" w:fill="FFFFFF"/>
        <w:spacing w:line="215" w:lineRule="auto"/>
        <w:ind w:left="720"/>
        <w:rPr>
          <w:rFonts w:ascii="Calibri" w:hAnsi="Calibri" w:eastAsia="Calibri" w:cs="Calibri"/>
          <w:sz w:val="24"/>
          <w:szCs w:val="24"/>
        </w:rPr>
      </w:pPr>
      <w:r w:rsidRPr="003F7DFF">
        <w:rPr>
          <w:rFonts w:ascii="Calibri" w:hAnsi="Calibri" w:eastAsia="Calibri" w:cs="Calibri"/>
          <w:b/>
          <w:bCs/>
          <w:sz w:val="24"/>
          <w:szCs w:val="24"/>
        </w:rPr>
        <w:t>Availability Update:</w:t>
      </w:r>
      <w:r w:rsidRPr="003F7DFF">
        <w:rPr>
          <w:rFonts w:ascii="Calibri" w:hAnsi="Calibri" w:eastAsia="Calibri" w:cs="Calibri"/>
          <w:sz w:val="24"/>
          <w:szCs w:val="24"/>
        </w:rPr>
        <w:t xml:space="preserve"> Allow drivers to update their availability status within the</w:t>
      </w:r>
      <w:r>
        <w:rPr>
          <w:rFonts w:ascii="Calibri" w:hAnsi="Calibri" w:eastAsia="Calibri" w:cs="Calibri"/>
          <w:sz w:val="24"/>
          <w:szCs w:val="24"/>
        </w:rPr>
        <w:t xml:space="preserve"> system.</w:t>
      </w:r>
    </w:p>
    <w:p w:rsidRPr="003F7DFF" w:rsidR="003F7DFF" w:rsidP="003F7DFF" w:rsidRDefault="003F7DFF" w14:paraId="5216CE81" w14:textId="77777777">
      <w:pPr>
        <w:shd w:val="clear" w:color="auto" w:fill="FFFFFF"/>
        <w:spacing w:line="215" w:lineRule="auto"/>
        <w:ind w:left="720"/>
        <w:rPr>
          <w:rFonts w:ascii="Calibri" w:hAnsi="Calibri" w:eastAsia="Calibri" w:cs="Calibri"/>
          <w:b/>
          <w:bCs/>
          <w:sz w:val="24"/>
          <w:szCs w:val="24"/>
        </w:rPr>
      </w:pPr>
    </w:p>
    <w:p w:rsidR="00DC21A2" w:rsidRDefault="001D53C2" w14:paraId="4FFD1CE7" w14:textId="77777777">
      <w:pPr>
        <w:shd w:val="clear" w:color="auto" w:fill="FFFFFF"/>
        <w:spacing w:line="215" w:lineRule="auto"/>
        <w:rPr>
          <w:rFonts w:ascii="Calibri" w:hAnsi="Calibri" w:eastAsia="Calibri" w:cs="Calibri"/>
          <w:b/>
          <w:bCs/>
          <w:sz w:val="24"/>
          <w:szCs w:val="24"/>
        </w:rPr>
      </w:pPr>
      <w:r w:rsidRPr="003F7DFF">
        <w:rPr>
          <w:rFonts w:ascii="Calibri" w:hAnsi="Calibri" w:eastAsia="Calibri" w:cs="Calibri"/>
          <w:b/>
          <w:bCs/>
          <w:sz w:val="24"/>
          <w:szCs w:val="24"/>
        </w:rPr>
        <w:t>4.</w:t>
      </w:r>
      <w:r w:rsidR="003F7DFF">
        <w:rPr>
          <w:rFonts w:ascii="Calibri" w:hAnsi="Calibri" w:eastAsia="Calibri" w:cs="Calibri"/>
          <w:b/>
          <w:bCs/>
          <w:sz w:val="24"/>
          <w:szCs w:val="24"/>
        </w:rPr>
        <w:t>5</w:t>
      </w:r>
      <w:r w:rsidRPr="003F7DFF">
        <w:rPr>
          <w:rFonts w:ascii="Calibri" w:hAnsi="Calibri" w:eastAsia="Calibri" w:cs="Calibri"/>
          <w:b/>
          <w:bCs/>
          <w:sz w:val="24"/>
          <w:szCs w:val="24"/>
        </w:rPr>
        <w:t xml:space="preserve"> Admin Functionalities</w:t>
      </w:r>
    </w:p>
    <w:p w:rsidRPr="003F7DFF" w:rsidR="003F7DFF" w:rsidRDefault="003F7DFF" w14:paraId="3C4AB54A" w14:textId="77777777">
      <w:pPr>
        <w:shd w:val="clear" w:color="auto" w:fill="FFFFFF"/>
        <w:spacing w:line="215" w:lineRule="auto"/>
        <w:rPr>
          <w:rFonts w:ascii="Calibri" w:hAnsi="Calibri" w:eastAsia="Calibri" w:cs="Calibri"/>
          <w:b/>
          <w:bCs/>
          <w:sz w:val="24"/>
          <w:szCs w:val="24"/>
        </w:rPr>
      </w:pPr>
    </w:p>
    <w:p w:rsidRPr="003F7DFF" w:rsidR="003F7DFF" w:rsidP="003F7DFF" w:rsidRDefault="003F7DFF" w14:paraId="1919BCE4" w14:textId="77777777">
      <w:pPr>
        <w:shd w:val="clear" w:color="auto" w:fill="FFFFFF"/>
        <w:spacing w:line="215" w:lineRule="auto"/>
        <w:ind w:left="720"/>
        <w:rPr>
          <w:rFonts w:ascii="Calibri" w:hAnsi="Calibri" w:eastAsia="Calibri" w:cs="Calibri"/>
          <w:sz w:val="24"/>
          <w:szCs w:val="24"/>
        </w:rPr>
      </w:pPr>
      <w:r w:rsidRPr="003F7DFF">
        <w:rPr>
          <w:rFonts w:ascii="Calibri" w:hAnsi="Calibri" w:eastAsia="Calibri" w:cs="Calibri"/>
          <w:b/>
          <w:bCs/>
          <w:sz w:val="24"/>
          <w:szCs w:val="24"/>
        </w:rPr>
        <w:t>User Account Management:</w:t>
      </w:r>
      <w:r w:rsidRPr="003F7DFF">
        <w:rPr>
          <w:rFonts w:ascii="Calibri" w:hAnsi="Calibri" w:eastAsia="Calibri" w:cs="Calibri"/>
          <w:sz w:val="24"/>
          <w:szCs w:val="24"/>
        </w:rPr>
        <w:t xml:space="preserve"> Admins should manage user accounts, including registration approvals and account terminations if needed.</w:t>
      </w:r>
    </w:p>
    <w:p w:rsidRPr="003F7DFF" w:rsidR="003F7DFF" w:rsidP="003F7DFF" w:rsidRDefault="003F7DFF" w14:paraId="0B70249D" w14:textId="77777777">
      <w:pPr>
        <w:shd w:val="clear" w:color="auto" w:fill="FFFFFF"/>
        <w:spacing w:line="215" w:lineRule="auto"/>
        <w:ind w:left="720"/>
        <w:rPr>
          <w:rFonts w:ascii="Calibri" w:hAnsi="Calibri" w:eastAsia="Calibri" w:cs="Calibri"/>
          <w:sz w:val="24"/>
          <w:szCs w:val="24"/>
        </w:rPr>
      </w:pPr>
      <w:r w:rsidRPr="003F7DFF">
        <w:rPr>
          <w:rFonts w:ascii="Calibri" w:hAnsi="Calibri" w:eastAsia="Calibri" w:cs="Calibri"/>
          <w:b/>
          <w:bCs/>
          <w:sz w:val="24"/>
          <w:szCs w:val="24"/>
        </w:rPr>
        <w:t>Booking Statistics</w:t>
      </w:r>
      <w:r w:rsidRPr="003F7DFF">
        <w:rPr>
          <w:rFonts w:ascii="Calibri" w:hAnsi="Calibri" w:eastAsia="Calibri" w:cs="Calibri"/>
          <w:sz w:val="24"/>
          <w:szCs w:val="24"/>
        </w:rPr>
        <w:t>: Access and analyze booking statistics and generate reports for better decision-making.</w:t>
      </w:r>
    </w:p>
    <w:p w:rsidR="00DC21A2" w:rsidP="4DF41364" w:rsidRDefault="003F7DFF" w14:paraId="68394DD6" w14:textId="77777777">
      <w:pPr>
        <w:shd w:val="clear" w:color="auto" w:fill="FFFFFF" w:themeFill="background1"/>
        <w:spacing w:line="215" w:lineRule="auto"/>
        <w:ind w:left="720"/>
        <w:rPr>
          <w:rFonts w:ascii="Calibri" w:hAnsi="Calibri" w:eastAsia="Calibri" w:cs="Calibri"/>
          <w:sz w:val="24"/>
          <w:szCs w:val="24"/>
          <w:lang w:val="en-US"/>
        </w:rPr>
      </w:pPr>
      <w:r w:rsidRPr="4DF41364">
        <w:rPr>
          <w:rFonts w:ascii="Calibri" w:hAnsi="Calibri" w:eastAsia="Calibri" w:cs="Calibri"/>
          <w:b/>
          <w:bCs/>
          <w:sz w:val="24"/>
          <w:szCs w:val="24"/>
          <w:lang w:val="en-US"/>
        </w:rPr>
        <w:t>Taxi Fleet Management:</w:t>
      </w:r>
      <w:r w:rsidRPr="4DF41364">
        <w:rPr>
          <w:rFonts w:ascii="Calibri" w:hAnsi="Calibri" w:eastAsia="Calibri" w:cs="Calibri"/>
          <w:sz w:val="24"/>
          <w:szCs w:val="24"/>
          <w:lang w:val="en-US"/>
        </w:rPr>
        <w:t xml:space="preserve"> Admins should manage and update information related to the taxi fleet (addition/removal of vehicles, maintenance schedules, etc.).</w:t>
      </w:r>
    </w:p>
    <w:p w:rsidR="003F7DFF" w:rsidP="4DF41364" w:rsidRDefault="003F7DFF" w14:paraId="796BEA6C" w14:textId="77777777">
      <w:pPr>
        <w:shd w:val="clear" w:color="auto" w:fill="FFFFFF" w:themeFill="background1"/>
        <w:spacing w:line="215" w:lineRule="auto"/>
        <w:ind w:left="720"/>
        <w:rPr>
          <w:rFonts w:ascii="Calibri" w:hAnsi="Calibri" w:eastAsia="Calibri" w:cs="Calibri"/>
          <w:sz w:val="24"/>
          <w:szCs w:val="24"/>
          <w:lang w:val="en-US"/>
        </w:rPr>
      </w:pPr>
      <w:r w:rsidRPr="4DF41364">
        <w:rPr>
          <w:rFonts w:ascii="Calibri" w:hAnsi="Calibri" w:eastAsia="Calibri" w:cs="Calibri"/>
          <w:b/>
          <w:bCs/>
          <w:sz w:val="24"/>
          <w:szCs w:val="24"/>
          <w:lang w:val="en-US"/>
        </w:rPr>
        <w:t xml:space="preserve">System Configuration: </w:t>
      </w:r>
      <w:r w:rsidRPr="4DF41364">
        <w:rPr>
          <w:rFonts w:ascii="Calibri" w:hAnsi="Calibri" w:eastAsia="Calibri" w:cs="Calibri"/>
          <w:sz w:val="24"/>
          <w:szCs w:val="24"/>
          <w:lang w:val="en-US"/>
        </w:rPr>
        <w:t>Admins have access to system settings and configurations, enabling them to modify settings such as default fares, service areas, or operational policies</w:t>
      </w:r>
    </w:p>
    <w:p w:rsidRPr="005B272E" w:rsidR="005B272E" w:rsidP="005B272E" w:rsidRDefault="005B272E" w14:paraId="3C0D2FB7" w14:textId="77777777">
      <w:pPr>
        <w:shd w:val="clear" w:color="auto" w:fill="FFFFFF"/>
        <w:spacing w:line="215" w:lineRule="auto"/>
        <w:ind w:left="720"/>
        <w:rPr>
          <w:rFonts w:ascii="Calibri" w:hAnsi="Calibri" w:eastAsia="Calibri" w:cs="Calibri"/>
          <w:b/>
          <w:bCs/>
          <w:sz w:val="24"/>
          <w:szCs w:val="24"/>
        </w:rPr>
      </w:pPr>
      <w:r w:rsidRPr="005B272E">
        <w:rPr>
          <w:rFonts w:ascii="Calibri" w:hAnsi="Calibri" w:eastAsia="Calibri" w:cs="Calibri"/>
          <w:b/>
          <w:bCs/>
          <w:sz w:val="24"/>
          <w:szCs w:val="24"/>
        </w:rPr>
        <w:t>Customer Service and Dispute Resolution:</w:t>
      </w:r>
    </w:p>
    <w:p w:rsidR="005B272E" w:rsidP="005B272E" w:rsidRDefault="005B272E" w14:paraId="60EC4A55" w14:textId="77777777">
      <w:pPr>
        <w:shd w:val="clear" w:color="auto" w:fill="FFFFFF"/>
        <w:spacing w:line="215" w:lineRule="auto"/>
        <w:ind w:firstLine="720"/>
        <w:rPr>
          <w:rFonts w:ascii="Calibri" w:hAnsi="Calibri" w:eastAsia="Calibri" w:cs="Calibri"/>
          <w:sz w:val="24"/>
          <w:szCs w:val="24"/>
        </w:rPr>
      </w:pPr>
      <w:r w:rsidRPr="005B272E">
        <w:rPr>
          <w:rFonts w:ascii="Calibri" w:hAnsi="Calibri" w:eastAsia="Calibri" w:cs="Calibri"/>
          <w:b/>
          <w:bCs/>
          <w:sz w:val="24"/>
          <w:szCs w:val="24"/>
        </w:rPr>
        <w:t>Addressing User Concerns</w:t>
      </w:r>
      <w:r w:rsidRPr="005B272E">
        <w:rPr>
          <w:rFonts w:ascii="Calibri" w:hAnsi="Calibri" w:eastAsia="Calibri" w:cs="Calibri"/>
          <w:sz w:val="24"/>
          <w:szCs w:val="24"/>
        </w:rPr>
        <w:t xml:space="preserve">: Handle and resolve customer complaints, disputes, or </w:t>
      </w:r>
    </w:p>
    <w:p w:rsidRPr="005B272E" w:rsidR="005B272E" w:rsidP="005B272E" w:rsidRDefault="005B272E" w14:paraId="63EC8A53" w14:textId="77777777">
      <w:pPr>
        <w:shd w:val="clear" w:color="auto" w:fill="FFFFFF"/>
        <w:spacing w:line="215" w:lineRule="auto"/>
        <w:ind w:firstLine="720"/>
        <w:rPr>
          <w:rFonts w:ascii="Calibri" w:hAnsi="Calibri" w:eastAsia="Calibri" w:cs="Calibri"/>
          <w:sz w:val="24"/>
          <w:szCs w:val="24"/>
        </w:rPr>
      </w:pPr>
      <w:r w:rsidRPr="005B272E">
        <w:rPr>
          <w:rFonts w:ascii="Calibri" w:hAnsi="Calibri" w:eastAsia="Calibri" w:cs="Calibri"/>
          <w:sz w:val="24"/>
          <w:szCs w:val="24"/>
        </w:rPr>
        <w:t>technical issues within the system promptly and effectively.</w:t>
      </w:r>
    </w:p>
    <w:p w:rsidRPr="005B272E" w:rsidR="005B272E" w:rsidP="4DF41364" w:rsidRDefault="005B272E" w14:paraId="04837E21" w14:textId="77777777">
      <w:pPr>
        <w:shd w:val="clear" w:color="auto" w:fill="FFFFFF" w:themeFill="background1"/>
        <w:spacing w:line="215" w:lineRule="auto"/>
        <w:ind w:left="720"/>
        <w:rPr>
          <w:rFonts w:ascii="Calibri" w:hAnsi="Calibri" w:eastAsia="Calibri" w:cs="Calibri"/>
          <w:sz w:val="24"/>
          <w:szCs w:val="24"/>
          <w:lang w:val="en-US"/>
        </w:rPr>
      </w:pPr>
      <w:r w:rsidRPr="4DF41364">
        <w:rPr>
          <w:rFonts w:ascii="Calibri" w:hAnsi="Calibri" w:eastAsia="Calibri" w:cs="Calibri"/>
          <w:b/>
          <w:bCs/>
          <w:sz w:val="24"/>
          <w:szCs w:val="24"/>
          <w:lang w:val="en-US"/>
        </w:rPr>
        <w:t xml:space="preserve">Customer Support Management: </w:t>
      </w:r>
      <w:r w:rsidRPr="4DF41364">
        <w:rPr>
          <w:rFonts w:ascii="Calibri" w:hAnsi="Calibri" w:eastAsia="Calibri" w:cs="Calibri"/>
          <w:sz w:val="24"/>
          <w:szCs w:val="24"/>
          <w:lang w:val="en-US"/>
        </w:rPr>
        <w:t>Oversee customer support services, including providing guidance to support staff or establishing protocols for issue resolution.</w:t>
      </w:r>
    </w:p>
    <w:p w:rsidRPr="005B272E" w:rsidR="005B272E" w:rsidP="005B272E" w:rsidRDefault="005B272E" w14:paraId="438A61A6" w14:textId="77777777">
      <w:pPr>
        <w:shd w:val="clear" w:color="auto" w:fill="FFFFFF"/>
        <w:spacing w:line="215" w:lineRule="auto"/>
        <w:ind w:left="720"/>
        <w:rPr>
          <w:rFonts w:ascii="Calibri" w:hAnsi="Calibri" w:eastAsia="Calibri" w:cs="Calibri"/>
          <w:b/>
          <w:bCs/>
          <w:sz w:val="24"/>
          <w:szCs w:val="24"/>
        </w:rPr>
      </w:pPr>
      <w:r w:rsidRPr="005B272E">
        <w:rPr>
          <w:rFonts w:ascii="Calibri" w:hAnsi="Calibri" w:eastAsia="Calibri" w:cs="Calibri"/>
          <w:b/>
          <w:bCs/>
          <w:sz w:val="24"/>
          <w:szCs w:val="24"/>
        </w:rPr>
        <w:t>Payment and Financial Management:</w:t>
      </w:r>
    </w:p>
    <w:p w:rsidR="005B272E" w:rsidP="4DF41364" w:rsidRDefault="005B272E" w14:paraId="2ED0F6D8" w14:textId="77777777">
      <w:pPr>
        <w:shd w:val="clear" w:color="auto" w:fill="FFFFFF" w:themeFill="background1"/>
        <w:spacing w:line="215" w:lineRule="auto"/>
        <w:ind w:firstLine="720"/>
        <w:rPr>
          <w:rFonts w:ascii="Calibri" w:hAnsi="Calibri" w:eastAsia="Calibri" w:cs="Calibri"/>
          <w:sz w:val="24"/>
          <w:szCs w:val="24"/>
          <w:lang w:val="en-US"/>
        </w:rPr>
      </w:pPr>
      <w:r w:rsidRPr="4DF41364">
        <w:rPr>
          <w:rFonts w:ascii="Calibri" w:hAnsi="Calibri" w:eastAsia="Calibri" w:cs="Calibri"/>
          <w:b/>
          <w:bCs/>
          <w:sz w:val="24"/>
          <w:szCs w:val="24"/>
          <w:lang w:val="en-US"/>
        </w:rPr>
        <w:t>Transaction Monitoring:</w:t>
      </w:r>
      <w:r w:rsidRPr="4DF41364">
        <w:rPr>
          <w:rFonts w:ascii="Calibri" w:hAnsi="Calibri" w:eastAsia="Calibri" w:cs="Calibri"/>
          <w:sz w:val="24"/>
          <w:szCs w:val="24"/>
          <w:lang w:val="en-US"/>
        </w:rPr>
        <w:t xml:space="preserve"> Monitor financial transactions within the system, including </w:t>
      </w:r>
    </w:p>
    <w:p w:rsidRPr="005B272E" w:rsidR="005B272E" w:rsidP="005B272E" w:rsidRDefault="005B272E" w14:paraId="219A98A2" w14:textId="77777777">
      <w:pPr>
        <w:shd w:val="clear" w:color="auto" w:fill="FFFFFF"/>
        <w:spacing w:line="215" w:lineRule="auto"/>
        <w:ind w:firstLine="720"/>
        <w:rPr>
          <w:rFonts w:ascii="Calibri" w:hAnsi="Calibri" w:eastAsia="Calibri" w:cs="Calibri"/>
          <w:sz w:val="24"/>
          <w:szCs w:val="24"/>
        </w:rPr>
      </w:pPr>
      <w:r w:rsidRPr="005B272E">
        <w:rPr>
          <w:rFonts w:ascii="Calibri" w:hAnsi="Calibri" w:eastAsia="Calibri" w:cs="Calibri"/>
          <w:sz w:val="24"/>
          <w:szCs w:val="24"/>
        </w:rPr>
        <w:t>payment processing, refunds, or addressing payment-related issues.</w:t>
      </w:r>
    </w:p>
    <w:p w:rsidR="003F7DFF" w:rsidP="005B272E" w:rsidRDefault="005B272E" w14:paraId="42DE425D" w14:textId="77777777">
      <w:pPr>
        <w:shd w:val="clear" w:color="auto" w:fill="FFFFFF"/>
        <w:spacing w:line="215" w:lineRule="auto"/>
        <w:ind w:left="720"/>
        <w:rPr>
          <w:rFonts w:ascii="Calibri" w:hAnsi="Calibri" w:eastAsia="Calibri" w:cs="Calibri"/>
          <w:sz w:val="24"/>
          <w:szCs w:val="24"/>
        </w:rPr>
      </w:pPr>
      <w:r w:rsidRPr="005B272E">
        <w:rPr>
          <w:rFonts w:ascii="Calibri" w:hAnsi="Calibri" w:eastAsia="Calibri" w:cs="Calibri"/>
          <w:b/>
          <w:bCs/>
          <w:sz w:val="24"/>
          <w:szCs w:val="24"/>
        </w:rPr>
        <w:t>Financial Reporting:</w:t>
      </w:r>
      <w:r w:rsidRPr="005B272E">
        <w:rPr>
          <w:rFonts w:ascii="Calibri" w:hAnsi="Calibri" w:eastAsia="Calibri" w:cs="Calibri"/>
          <w:sz w:val="24"/>
          <w:szCs w:val="24"/>
        </w:rPr>
        <w:t xml:space="preserve"> Generate financial reports, track revenues, and manage billing and invoicing processes as needed.</w:t>
      </w:r>
    </w:p>
    <w:p w:rsidRPr="003F7DFF" w:rsidR="005B272E" w:rsidP="005B272E" w:rsidRDefault="005B272E" w14:paraId="63A4B683" w14:textId="77777777">
      <w:pPr>
        <w:shd w:val="clear" w:color="auto" w:fill="FFFFFF"/>
        <w:spacing w:line="215" w:lineRule="auto"/>
        <w:ind w:left="720"/>
        <w:rPr>
          <w:rFonts w:ascii="Calibri" w:hAnsi="Calibri" w:eastAsia="Calibri" w:cs="Calibri"/>
          <w:sz w:val="24"/>
          <w:szCs w:val="24"/>
        </w:rPr>
      </w:pPr>
    </w:p>
    <w:p w:rsidR="00DC21A2" w:rsidRDefault="001D53C2" w14:paraId="40FA996E" w14:textId="77777777">
      <w:pPr>
        <w:shd w:val="clear" w:color="auto" w:fill="FFFFFF"/>
        <w:spacing w:line="215" w:lineRule="auto"/>
        <w:rPr>
          <w:rFonts w:ascii="Calibri" w:hAnsi="Calibri" w:eastAsia="Calibri" w:cs="Calibri"/>
          <w:b/>
          <w:bCs/>
          <w:sz w:val="24"/>
          <w:szCs w:val="24"/>
        </w:rPr>
      </w:pPr>
      <w:r w:rsidRPr="005B272E">
        <w:rPr>
          <w:rFonts w:ascii="Calibri" w:hAnsi="Calibri" w:eastAsia="Calibri" w:cs="Calibri"/>
          <w:b/>
          <w:bCs/>
          <w:sz w:val="24"/>
          <w:szCs w:val="24"/>
        </w:rPr>
        <w:t>4.</w:t>
      </w:r>
      <w:r w:rsidRPr="005B272E" w:rsidR="005B272E">
        <w:rPr>
          <w:rFonts w:ascii="Calibri" w:hAnsi="Calibri" w:eastAsia="Calibri" w:cs="Calibri"/>
          <w:b/>
          <w:bCs/>
          <w:sz w:val="24"/>
          <w:szCs w:val="24"/>
        </w:rPr>
        <w:t>6</w:t>
      </w:r>
      <w:r w:rsidRPr="005B272E">
        <w:rPr>
          <w:rFonts w:ascii="Calibri" w:hAnsi="Calibri" w:eastAsia="Calibri" w:cs="Calibri"/>
          <w:b/>
          <w:bCs/>
          <w:sz w:val="24"/>
          <w:szCs w:val="24"/>
        </w:rPr>
        <w:t xml:space="preserve"> Payment Management</w:t>
      </w:r>
    </w:p>
    <w:p w:rsidRPr="005B272E" w:rsidR="005B272E" w:rsidRDefault="005B272E" w14:paraId="68DCE2A1" w14:textId="77777777">
      <w:pPr>
        <w:shd w:val="clear" w:color="auto" w:fill="FFFFFF"/>
        <w:spacing w:line="215" w:lineRule="auto"/>
        <w:rPr>
          <w:rFonts w:ascii="Calibri" w:hAnsi="Calibri" w:eastAsia="Calibri" w:cs="Calibri"/>
          <w:b/>
          <w:bCs/>
          <w:sz w:val="24"/>
          <w:szCs w:val="24"/>
        </w:rPr>
      </w:pPr>
    </w:p>
    <w:p w:rsidRPr="005B272E" w:rsidR="005B272E" w:rsidP="005B272E" w:rsidRDefault="005B272E" w14:paraId="7CEF3A3D" w14:textId="77777777">
      <w:pPr>
        <w:shd w:val="clear" w:color="auto" w:fill="FFFFFF"/>
        <w:spacing w:line="215" w:lineRule="auto"/>
        <w:ind w:left="720"/>
        <w:rPr>
          <w:rFonts w:ascii="Calibri" w:hAnsi="Calibri" w:eastAsia="Calibri" w:cs="Calibri"/>
          <w:sz w:val="24"/>
          <w:szCs w:val="24"/>
        </w:rPr>
      </w:pPr>
      <w:r w:rsidRPr="005B272E">
        <w:rPr>
          <w:rFonts w:ascii="Calibri" w:hAnsi="Calibri" w:eastAsia="Calibri" w:cs="Calibri"/>
          <w:b/>
          <w:bCs/>
          <w:sz w:val="24"/>
          <w:szCs w:val="24"/>
        </w:rPr>
        <w:t>Secure Payments:</w:t>
      </w:r>
      <w:r w:rsidRPr="005B272E">
        <w:rPr>
          <w:rFonts w:ascii="Calibri" w:hAnsi="Calibri" w:eastAsia="Calibri" w:cs="Calibri"/>
          <w:sz w:val="24"/>
          <w:szCs w:val="24"/>
        </w:rPr>
        <w:t xml:space="preserve"> Ensure customers can make payments securely through various methods supported by the system (credit cards, </w:t>
      </w:r>
      <w:r>
        <w:rPr>
          <w:rFonts w:ascii="Calibri" w:hAnsi="Calibri" w:eastAsia="Calibri" w:cs="Calibri"/>
          <w:sz w:val="24"/>
          <w:szCs w:val="24"/>
        </w:rPr>
        <w:t>debit cards, UPI</w:t>
      </w:r>
      <w:r w:rsidRPr="005B272E">
        <w:rPr>
          <w:rFonts w:ascii="Calibri" w:hAnsi="Calibri" w:eastAsia="Calibri" w:cs="Calibri"/>
          <w:sz w:val="24"/>
          <w:szCs w:val="24"/>
        </w:rPr>
        <w:t>, etc.).</w:t>
      </w:r>
    </w:p>
    <w:p w:rsidRPr="005B272E" w:rsidR="005B272E" w:rsidP="005B272E" w:rsidRDefault="005B272E" w14:paraId="009A2AC1" w14:textId="77777777">
      <w:pPr>
        <w:shd w:val="clear" w:color="auto" w:fill="FFFFFF"/>
        <w:spacing w:line="215" w:lineRule="auto"/>
        <w:ind w:left="720"/>
        <w:rPr>
          <w:rFonts w:ascii="Calibri" w:hAnsi="Calibri" w:eastAsia="Calibri" w:cs="Calibri"/>
          <w:sz w:val="24"/>
          <w:szCs w:val="24"/>
        </w:rPr>
      </w:pPr>
      <w:r w:rsidRPr="005B272E">
        <w:rPr>
          <w:rFonts w:ascii="Calibri" w:hAnsi="Calibri" w:eastAsia="Calibri" w:cs="Calibri"/>
          <w:b/>
          <w:bCs/>
          <w:sz w:val="24"/>
          <w:szCs w:val="24"/>
        </w:rPr>
        <w:t>Digital Receipts:</w:t>
      </w:r>
      <w:r w:rsidRPr="005B272E">
        <w:rPr>
          <w:rFonts w:ascii="Calibri" w:hAnsi="Calibri" w:eastAsia="Calibri" w:cs="Calibri"/>
          <w:sz w:val="24"/>
          <w:szCs w:val="24"/>
        </w:rPr>
        <w:t xml:space="preserve"> Generate and store digital receipts for completed transactions for both customers and drivers.</w:t>
      </w:r>
    </w:p>
    <w:p w:rsidR="00DC21A2" w:rsidP="005B272E" w:rsidRDefault="005B272E" w14:paraId="3566D381" w14:textId="77777777">
      <w:pPr>
        <w:shd w:val="clear" w:color="auto" w:fill="FFFFFF"/>
        <w:spacing w:line="215" w:lineRule="auto"/>
        <w:ind w:left="720"/>
        <w:rPr>
          <w:rFonts w:ascii="Calibri" w:hAnsi="Calibri" w:eastAsia="Calibri" w:cs="Calibri"/>
          <w:sz w:val="24"/>
          <w:szCs w:val="24"/>
        </w:rPr>
      </w:pPr>
      <w:r w:rsidRPr="005B272E">
        <w:rPr>
          <w:rFonts w:ascii="Calibri" w:hAnsi="Calibri" w:eastAsia="Calibri" w:cs="Calibri"/>
          <w:b/>
          <w:bCs/>
          <w:sz w:val="24"/>
          <w:szCs w:val="24"/>
        </w:rPr>
        <w:t>Payment Gateway Integration:</w:t>
      </w:r>
      <w:r w:rsidRPr="005B272E">
        <w:rPr>
          <w:rFonts w:ascii="Calibri" w:hAnsi="Calibri" w:eastAsia="Calibri" w:cs="Calibri"/>
          <w:sz w:val="24"/>
          <w:szCs w:val="24"/>
        </w:rPr>
        <w:t xml:space="preserve"> Implement a secure payment gateway to handle financial transactions securely.</w:t>
      </w:r>
    </w:p>
    <w:p w:rsidR="005B272E" w:rsidRDefault="005B272E" w14:paraId="44CCC7D7" w14:textId="77777777">
      <w:pPr>
        <w:shd w:val="clear" w:color="auto" w:fill="FFFFFF"/>
        <w:spacing w:line="215" w:lineRule="auto"/>
        <w:rPr>
          <w:rFonts w:ascii="Calibri" w:hAnsi="Calibri" w:eastAsia="Calibri" w:cs="Calibri"/>
          <w:sz w:val="24"/>
          <w:szCs w:val="24"/>
        </w:rPr>
      </w:pPr>
    </w:p>
    <w:p w:rsidR="00DC21A2" w:rsidRDefault="001D53C2" w14:paraId="7F1B6F73" w14:textId="77777777">
      <w:pPr>
        <w:shd w:val="clear" w:color="auto" w:fill="FFFFFF"/>
        <w:spacing w:line="215" w:lineRule="auto"/>
        <w:rPr>
          <w:rFonts w:ascii="Calibri" w:hAnsi="Calibri" w:eastAsia="Calibri" w:cs="Calibri"/>
          <w:b/>
          <w:bCs/>
          <w:sz w:val="24"/>
          <w:szCs w:val="24"/>
        </w:rPr>
      </w:pPr>
      <w:r w:rsidRPr="005B272E">
        <w:rPr>
          <w:rFonts w:ascii="Calibri" w:hAnsi="Calibri" w:eastAsia="Calibri" w:cs="Calibri"/>
          <w:b/>
          <w:bCs/>
          <w:sz w:val="24"/>
          <w:szCs w:val="24"/>
        </w:rPr>
        <w:t>4.</w:t>
      </w:r>
      <w:r w:rsidRPr="005B272E" w:rsidR="005B272E">
        <w:rPr>
          <w:rFonts w:ascii="Calibri" w:hAnsi="Calibri" w:eastAsia="Calibri" w:cs="Calibri"/>
          <w:b/>
          <w:bCs/>
          <w:sz w:val="24"/>
          <w:szCs w:val="24"/>
        </w:rPr>
        <w:t>7</w:t>
      </w:r>
      <w:r w:rsidRPr="005B272E">
        <w:rPr>
          <w:rFonts w:ascii="Calibri" w:hAnsi="Calibri" w:eastAsia="Calibri" w:cs="Calibri"/>
          <w:b/>
          <w:bCs/>
          <w:sz w:val="24"/>
          <w:szCs w:val="24"/>
        </w:rPr>
        <w:t xml:space="preserve"> Notification System</w:t>
      </w:r>
    </w:p>
    <w:p w:rsidRPr="005B272E" w:rsidR="005B272E" w:rsidRDefault="005B272E" w14:paraId="5A8F81A4" w14:textId="77777777">
      <w:pPr>
        <w:shd w:val="clear" w:color="auto" w:fill="FFFFFF"/>
        <w:spacing w:line="215" w:lineRule="auto"/>
        <w:rPr>
          <w:rFonts w:ascii="Calibri" w:hAnsi="Calibri" w:eastAsia="Calibri" w:cs="Calibri"/>
          <w:b/>
          <w:bCs/>
          <w:sz w:val="24"/>
          <w:szCs w:val="24"/>
        </w:rPr>
      </w:pPr>
    </w:p>
    <w:p w:rsidR="005B272E" w:rsidP="4DF41364" w:rsidRDefault="005B272E" w14:paraId="4E6D5BF3" w14:textId="77777777">
      <w:pPr>
        <w:shd w:val="clear" w:color="auto" w:fill="FFFFFF" w:themeFill="background1"/>
        <w:spacing w:line="215" w:lineRule="auto"/>
        <w:ind w:left="720"/>
        <w:rPr>
          <w:rFonts w:ascii="Calibri" w:hAnsi="Calibri" w:eastAsia="Calibri" w:cs="Calibri"/>
          <w:sz w:val="24"/>
          <w:szCs w:val="24"/>
          <w:lang w:val="en-US"/>
        </w:rPr>
      </w:pPr>
      <w:r w:rsidRPr="4DF41364">
        <w:rPr>
          <w:rFonts w:ascii="Calibri" w:hAnsi="Calibri" w:eastAsia="Calibri" w:cs="Calibri"/>
          <w:b/>
          <w:bCs/>
          <w:sz w:val="24"/>
          <w:szCs w:val="24"/>
          <w:lang w:val="en-US"/>
        </w:rPr>
        <w:t>Customer Notifications:</w:t>
      </w:r>
      <w:r w:rsidRPr="4DF41364">
        <w:rPr>
          <w:rFonts w:ascii="Calibri" w:hAnsi="Calibri" w:eastAsia="Calibri" w:cs="Calibri"/>
          <w:sz w:val="24"/>
          <w:szCs w:val="24"/>
          <w:lang w:val="en-US"/>
        </w:rPr>
        <w:t xml:space="preserve"> Implement notifications for customers regarding booking confirmations, driver assignments, and other relevant updates.</w:t>
      </w:r>
    </w:p>
    <w:p w:rsidRPr="005B272E" w:rsidR="005B272E" w:rsidP="4DF41364" w:rsidRDefault="005B272E" w14:paraId="546D5E48" w14:textId="77777777">
      <w:pPr>
        <w:shd w:val="clear" w:color="auto" w:fill="FFFFFF" w:themeFill="background1"/>
        <w:spacing w:line="215" w:lineRule="auto"/>
        <w:ind w:left="720"/>
        <w:rPr>
          <w:rFonts w:ascii="Calibri" w:hAnsi="Calibri" w:eastAsia="Calibri" w:cs="Calibri"/>
          <w:sz w:val="24"/>
          <w:szCs w:val="24"/>
          <w:lang w:val="en-US"/>
        </w:rPr>
      </w:pPr>
      <w:r w:rsidRPr="4DF41364">
        <w:rPr>
          <w:rFonts w:ascii="Calibri" w:hAnsi="Calibri" w:eastAsia="Calibri" w:cs="Calibri"/>
          <w:b/>
          <w:bCs/>
          <w:sz w:val="24"/>
          <w:szCs w:val="24"/>
          <w:lang w:val="en-US"/>
        </w:rPr>
        <w:t>Supplier Notifications:</w:t>
      </w:r>
      <w:r w:rsidRPr="4DF41364">
        <w:rPr>
          <w:rFonts w:ascii="Calibri" w:hAnsi="Calibri" w:eastAsia="Calibri" w:cs="Calibri"/>
          <w:sz w:val="24"/>
          <w:szCs w:val="24"/>
          <w:lang w:val="en-US"/>
        </w:rPr>
        <w:t xml:space="preserve"> Implement notifications for suppliers regarding booking confirmations, driver assignments, and other relevant updates.</w:t>
      </w:r>
    </w:p>
    <w:p w:rsidRPr="005B272E" w:rsidR="005B272E" w:rsidP="005B272E" w:rsidRDefault="005B272E" w14:paraId="02C6C44E" w14:textId="77777777">
      <w:pPr>
        <w:shd w:val="clear" w:color="auto" w:fill="FFFFFF"/>
        <w:spacing w:line="215" w:lineRule="auto"/>
        <w:ind w:left="720"/>
        <w:rPr>
          <w:rFonts w:ascii="Calibri" w:hAnsi="Calibri" w:eastAsia="Calibri" w:cs="Calibri"/>
          <w:sz w:val="24"/>
          <w:szCs w:val="24"/>
        </w:rPr>
      </w:pPr>
    </w:p>
    <w:p w:rsidRPr="005B272E" w:rsidR="005B272E" w:rsidP="42094E3C" w:rsidRDefault="005B272E" w14:paraId="1E659724" w14:textId="77777777">
      <w:pPr>
        <w:shd w:val="clear" w:color="auto" w:fill="FFFFFF" w:themeFill="background1"/>
        <w:spacing w:line="215" w:lineRule="auto"/>
        <w:ind w:left="720"/>
        <w:rPr>
          <w:rFonts w:ascii="Calibri" w:hAnsi="Calibri" w:eastAsia="Calibri" w:cs="Calibri"/>
          <w:sz w:val="24"/>
          <w:szCs w:val="24"/>
          <w:lang w:val="en-US"/>
        </w:rPr>
      </w:pPr>
      <w:r w:rsidRPr="42094E3C">
        <w:rPr>
          <w:rFonts w:ascii="Calibri" w:hAnsi="Calibri" w:eastAsia="Calibri" w:cs="Calibri"/>
          <w:b/>
          <w:bCs/>
          <w:sz w:val="24"/>
          <w:szCs w:val="24"/>
          <w:lang w:val="en-US"/>
        </w:rPr>
        <w:t>Driver Notifications</w:t>
      </w:r>
      <w:r w:rsidRPr="42094E3C">
        <w:rPr>
          <w:rFonts w:ascii="Calibri" w:hAnsi="Calibri" w:eastAsia="Calibri" w:cs="Calibri"/>
          <w:sz w:val="24"/>
          <w:szCs w:val="24"/>
          <w:lang w:val="en-US"/>
        </w:rPr>
        <w:t>: Drivers should receive notifications for new booking requests, updates on customer locations, and other pertinent information.</w:t>
      </w:r>
    </w:p>
    <w:p w:rsidR="005B272E" w:rsidP="005B272E" w:rsidRDefault="005B272E" w14:paraId="3A63F967" w14:textId="77777777">
      <w:pPr>
        <w:shd w:val="clear" w:color="auto" w:fill="FFFFFF"/>
        <w:spacing w:line="215" w:lineRule="auto"/>
        <w:ind w:left="720"/>
        <w:rPr>
          <w:rFonts w:ascii="Calibri" w:hAnsi="Calibri" w:eastAsia="Calibri" w:cs="Calibri"/>
          <w:sz w:val="24"/>
          <w:szCs w:val="24"/>
        </w:rPr>
      </w:pPr>
      <w:r w:rsidRPr="005B272E">
        <w:rPr>
          <w:rFonts w:ascii="Calibri" w:hAnsi="Calibri" w:eastAsia="Calibri" w:cs="Calibri"/>
          <w:b/>
          <w:bCs/>
          <w:sz w:val="24"/>
          <w:szCs w:val="24"/>
        </w:rPr>
        <w:t>Admin Notifications</w:t>
      </w:r>
      <w:r w:rsidRPr="005B272E">
        <w:rPr>
          <w:rFonts w:ascii="Calibri" w:hAnsi="Calibri" w:eastAsia="Calibri" w:cs="Calibri"/>
          <w:sz w:val="24"/>
          <w:szCs w:val="24"/>
        </w:rPr>
        <w:t>: Admins should receive</w:t>
      </w:r>
      <w:r>
        <w:rPr>
          <w:rFonts w:ascii="Calibri" w:hAnsi="Calibri" w:eastAsia="Calibri" w:cs="Calibri"/>
          <w:sz w:val="24"/>
          <w:szCs w:val="24"/>
        </w:rPr>
        <w:t xml:space="preserve"> all</w:t>
      </w:r>
      <w:r w:rsidRPr="005B272E">
        <w:rPr>
          <w:rFonts w:ascii="Calibri" w:hAnsi="Calibri" w:eastAsia="Calibri" w:cs="Calibri"/>
          <w:sz w:val="24"/>
          <w:szCs w:val="24"/>
        </w:rPr>
        <w:t xml:space="preserve"> notifications</w:t>
      </w:r>
      <w:r>
        <w:rPr>
          <w:rFonts w:ascii="Calibri" w:hAnsi="Calibri" w:eastAsia="Calibri" w:cs="Calibri"/>
          <w:sz w:val="24"/>
          <w:szCs w:val="24"/>
        </w:rPr>
        <w:t xml:space="preserve"> of bookings as well as</w:t>
      </w:r>
      <w:r w:rsidRPr="005B272E">
        <w:rPr>
          <w:rFonts w:ascii="Calibri" w:hAnsi="Calibri" w:eastAsia="Calibri" w:cs="Calibri"/>
          <w:sz w:val="24"/>
          <w:szCs w:val="24"/>
        </w:rPr>
        <w:t xml:space="preserve"> critical system events like payment failures or system errors.</w:t>
      </w:r>
    </w:p>
    <w:p w:rsidR="005B272E" w:rsidP="005B272E" w:rsidRDefault="005B272E" w14:paraId="2863AD2D" w14:textId="77777777">
      <w:pPr>
        <w:shd w:val="clear" w:color="auto" w:fill="FFFFFF"/>
        <w:spacing w:line="215" w:lineRule="auto"/>
        <w:rPr>
          <w:rFonts w:ascii="Calibri" w:hAnsi="Calibri" w:eastAsia="Calibri" w:cs="Calibri"/>
          <w:sz w:val="24"/>
          <w:szCs w:val="24"/>
        </w:rPr>
      </w:pPr>
    </w:p>
    <w:p w:rsidR="271B3251" w:rsidP="271B3251" w:rsidRDefault="271B3251" w14:paraId="338A1460" w14:textId="52E6F820">
      <w:pPr>
        <w:shd w:val="clear" w:color="auto" w:fill="FFFFFF" w:themeFill="background1"/>
        <w:spacing w:line="215" w:lineRule="auto"/>
        <w:rPr>
          <w:ins w:author="Varaprasad | Zasya" w:date="2024-01-29T05:33:00Z" w:id="7"/>
          <w:rFonts w:ascii="Calibri" w:hAnsi="Calibri" w:eastAsia="Calibri" w:cs="Calibri"/>
          <w:b/>
          <w:bCs/>
          <w:sz w:val="24"/>
          <w:szCs w:val="24"/>
        </w:rPr>
      </w:pPr>
    </w:p>
    <w:p w:rsidRPr="005B272E" w:rsidR="00DC21A2" w:rsidP="005B272E" w:rsidRDefault="001D53C2" w14:paraId="12F75923" w14:textId="77777777">
      <w:pPr>
        <w:shd w:val="clear" w:color="auto" w:fill="FFFFFF"/>
        <w:spacing w:line="215" w:lineRule="auto"/>
        <w:rPr>
          <w:rFonts w:ascii="Calibri" w:hAnsi="Calibri" w:eastAsia="Calibri" w:cs="Calibri"/>
          <w:b/>
          <w:bCs/>
          <w:sz w:val="24"/>
          <w:szCs w:val="24"/>
        </w:rPr>
      </w:pPr>
      <w:r w:rsidRPr="005B272E">
        <w:rPr>
          <w:rFonts w:ascii="Calibri" w:hAnsi="Calibri" w:eastAsia="Calibri" w:cs="Calibri"/>
          <w:b/>
          <w:bCs/>
          <w:sz w:val="24"/>
          <w:szCs w:val="24"/>
        </w:rPr>
        <w:t>4.</w:t>
      </w:r>
      <w:r w:rsidRPr="005B272E" w:rsidR="005B272E">
        <w:rPr>
          <w:rFonts w:ascii="Calibri" w:hAnsi="Calibri" w:eastAsia="Calibri" w:cs="Calibri"/>
          <w:b/>
          <w:bCs/>
          <w:sz w:val="24"/>
          <w:szCs w:val="24"/>
        </w:rPr>
        <w:t>8</w:t>
      </w:r>
      <w:r w:rsidRPr="005B272E">
        <w:rPr>
          <w:rFonts w:ascii="Calibri" w:hAnsi="Calibri" w:eastAsia="Calibri" w:cs="Calibri"/>
          <w:b/>
          <w:bCs/>
          <w:sz w:val="24"/>
          <w:szCs w:val="24"/>
        </w:rPr>
        <w:t xml:space="preserve"> Booking Management</w:t>
      </w:r>
    </w:p>
    <w:p w:rsidRPr="005B272E" w:rsidR="005B272E" w:rsidP="005B272E" w:rsidRDefault="005B272E" w14:paraId="362359A0" w14:textId="77777777">
      <w:pPr>
        <w:shd w:val="clear" w:color="auto" w:fill="FFFFFF"/>
        <w:spacing w:line="215" w:lineRule="auto"/>
        <w:ind w:left="720"/>
        <w:rPr>
          <w:rFonts w:ascii="Calibri" w:hAnsi="Calibri" w:eastAsia="Calibri" w:cs="Calibri"/>
          <w:sz w:val="24"/>
          <w:szCs w:val="24"/>
        </w:rPr>
      </w:pPr>
      <w:r w:rsidRPr="005B272E">
        <w:rPr>
          <w:rFonts w:ascii="Calibri" w:hAnsi="Calibri" w:eastAsia="Calibri" w:cs="Calibri"/>
          <w:b/>
          <w:bCs/>
          <w:sz w:val="24"/>
          <w:szCs w:val="24"/>
        </w:rPr>
        <w:t>Future Bookings</w:t>
      </w:r>
      <w:r w:rsidRPr="005B272E">
        <w:rPr>
          <w:rFonts w:ascii="Calibri" w:hAnsi="Calibri" w:eastAsia="Calibri" w:cs="Calibri"/>
          <w:sz w:val="24"/>
          <w:szCs w:val="24"/>
        </w:rPr>
        <w:t>: Allow customers to schedule bookings for future dates and times.</w:t>
      </w:r>
    </w:p>
    <w:p w:rsidRPr="005B272E" w:rsidR="005B272E" w:rsidP="4DF41364" w:rsidRDefault="005B272E" w14:paraId="053214AA" w14:textId="77777777">
      <w:pPr>
        <w:shd w:val="clear" w:color="auto" w:fill="FFFFFF" w:themeFill="background1"/>
        <w:spacing w:line="215" w:lineRule="auto"/>
        <w:ind w:left="720"/>
        <w:rPr>
          <w:rFonts w:ascii="Calibri" w:hAnsi="Calibri" w:eastAsia="Calibri" w:cs="Calibri"/>
          <w:sz w:val="24"/>
          <w:szCs w:val="24"/>
          <w:lang w:val="en-US"/>
        </w:rPr>
      </w:pPr>
      <w:r w:rsidRPr="4DF41364">
        <w:rPr>
          <w:rFonts w:ascii="Calibri" w:hAnsi="Calibri" w:eastAsia="Calibri" w:cs="Calibri"/>
          <w:b/>
          <w:bCs/>
          <w:sz w:val="24"/>
          <w:szCs w:val="24"/>
          <w:lang w:val="en-US"/>
        </w:rPr>
        <w:t>Real-time Monitoring:</w:t>
      </w:r>
      <w:r w:rsidRPr="4DF41364">
        <w:rPr>
          <w:rFonts w:ascii="Calibri" w:hAnsi="Calibri" w:eastAsia="Calibri" w:cs="Calibri"/>
          <w:sz w:val="24"/>
          <w:szCs w:val="24"/>
          <w:lang w:val="en-US"/>
        </w:rPr>
        <w:t xml:space="preserve"> Provide admins with an interface to manage and monitor all active bookings in real-time.</w:t>
      </w:r>
    </w:p>
    <w:p w:rsidR="00DC21A2" w:rsidP="005B272E" w:rsidRDefault="005B272E" w14:paraId="6D4F6072" w14:textId="77777777">
      <w:pPr>
        <w:shd w:val="clear" w:color="auto" w:fill="FFFFFF"/>
        <w:spacing w:line="215" w:lineRule="auto"/>
        <w:ind w:left="720"/>
        <w:rPr>
          <w:rFonts w:ascii="Calibri" w:hAnsi="Calibri" w:eastAsia="Calibri" w:cs="Calibri"/>
          <w:sz w:val="24"/>
          <w:szCs w:val="24"/>
        </w:rPr>
      </w:pPr>
      <w:r w:rsidRPr="005B272E">
        <w:rPr>
          <w:rFonts w:ascii="Calibri" w:hAnsi="Calibri" w:eastAsia="Calibri" w:cs="Calibri"/>
          <w:b/>
          <w:bCs/>
          <w:sz w:val="24"/>
          <w:szCs w:val="24"/>
        </w:rPr>
        <w:t>Booking History:</w:t>
      </w:r>
      <w:r w:rsidRPr="005B272E">
        <w:rPr>
          <w:rFonts w:ascii="Calibri" w:hAnsi="Calibri" w:eastAsia="Calibri" w:cs="Calibri"/>
          <w:sz w:val="24"/>
          <w:szCs w:val="24"/>
        </w:rPr>
        <w:t xml:space="preserve"> Enable customers to access their booking history and details of past transactions for reference purposes.</w:t>
      </w:r>
    </w:p>
    <w:p w:rsidR="00976239" w:rsidP="00976239" w:rsidRDefault="00976239" w14:paraId="1933F971" w14:textId="77777777">
      <w:pPr>
        <w:shd w:val="clear" w:color="auto" w:fill="FFFFFF"/>
        <w:spacing w:line="215" w:lineRule="auto"/>
        <w:rPr>
          <w:rFonts w:ascii="Calibri" w:hAnsi="Calibri" w:eastAsia="Calibri" w:cs="Calibri"/>
          <w:sz w:val="24"/>
          <w:szCs w:val="24"/>
        </w:rPr>
      </w:pPr>
    </w:p>
    <w:p w:rsidR="00976239" w:rsidP="00976239" w:rsidRDefault="00976239" w14:paraId="79F5199F" w14:textId="77777777">
      <w:pPr>
        <w:shd w:val="clear" w:color="auto" w:fill="FFFFFF"/>
        <w:spacing w:line="215" w:lineRule="auto"/>
        <w:jc w:val="center"/>
        <w:rPr>
          <w:rFonts w:ascii="Calibri" w:hAnsi="Calibri" w:eastAsia="Calibri" w:cs="Calibri"/>
          <w:sz w:val="24"/>
          <w:szCs w:val="24"/>
        </w:rPr>
      </w:pPr>
      <w:r>
        <w:rPr>
          <w:rFonts w:ascii="Calibri" w:hAnsi="Calibri" w:eastAsia="Calibri" w:cs="Calibri"/>
          <w:noProof/>
          <w:sz w:val="24"/>
          <w:szCs w:val="24"/>
        </w:rPr>
        <w:drawing>
          <wp:inline distT="0" distB="0" distL="0" distR="0" wp14:anchorId="274F9B64" wp14:editId="34091D3A">
            <wp:extent cx="4266647" cy="5400675"/>
            <wp:effectExtent l="0" t="0" r="635" b="0"/>
            <wp:docPr id="6663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4700" name="Picture 66634700"/>
                    <pic:cNvPicPr/>
                  </pic:nvPicPr>
                  <pic:blipFill>
                    <a:blip r:embed="rId7">
                      <a:extLst>
                        <a:ext uri="{28A0092B-C50C-407E-A947-70E740481C1C}">
                          <a14:useLocalDpi xmlns:a14="http://schemas.microsoft.com/office/drawing/2010/main" val="0"/>
                        </a:ext>
                      </a:extLst>
                    </a:blip>
                    <a:stretch>
                      <a:fillRect/>
                    </a:stretch>
                  </pic:blipFill>
                  <pic:spPr>
                    <a:xfrm>
                      <a:off x="0" y="0"/>
                      <a:ext cx="4315627" cy="5462673"/>
                    </a:xfrm>
                    <a:prstGeom prst="rect">
                      <a:avLst/>
                    </a:prstGeom>
                  </pic:spPr>
                </pic:pic>
              </a:graphicData>
            </a:graphic>
          </wp:inline>
        </w:drawing>
      </w:r>
    </w:p>
    <w:p w:rsidR="00976239" w:rsidP="00976239" w:rsidRDefault="00976239" w14:paraId="4AE4E418" w14:textId="77777777">
      <w:pPr>
        <w:shd w:val="clear" w:color="auto" w:fill="FFFFFF"/>
        <w:spacing w:line="215" w:lineRule="auto"/>
        <w:rPr>
          <w:rFonts w:ascii="Calibri" w:hAnsi="Calibri" w:eastAsia="Calibri" w:cs="Calibri"/>
          <w:sz w:val="24"/>
          <w:szCs w:val="24"/>
        </w:rPr>
      </w:pPr>
    </w:p>
    <w:p w:rsidR="00976239" w:rsidP="4DF41364" w:rsidRDefault="00976239" w14:paraId="4A0F45F5" w14:textId="77777777">
      <w:p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Travelodesk, a web-based travel booking platform, leverages a robust software architecture to deliver a seamless experience for its users. This write-up delves into the key components and interactions that power this platform.</w:t>
      </w:r>
    </w:p>
    <w:p w:rsidRPr="00976239" w:rsidR="00976239" w:rsidP="00976239" w:rsidRDefault="00976239" w14:paraId="46FBAEA8" w14:textId="77777777">
      <w:pPr>
        <w:spacing w:line="240" w:lineRule="auto"/>
        <w:rPr>
          <w:rFonts w:ascii="Calibri" w:hAnsi="Calibri" w:eastAsia="Calibri" w:cs="Calibri"/>
          <w:sz w:val="24"/>
          <w:szCs w:val="24"/>
        </w:rPr>
      </w:pPr>
    </w:p>
    <w:p w:rsidRPr="00976239" w:rsidR="00976239" w:rsidP="00976239" w:rsidRDefault="00976239" w14:paraId="40683707" w14:textId="77777777">
      <w:pPr>
        <w:spacing w:line="240" w:lineRule="auto"/>
        <w:rPr>
          <w:rFonts w:ascii="Calibri" w:hAnsi="Calibri" w:eastAsia="Calibri" w:cs="Calibri"/>
          <w:b/>
          <w:bCs/>
          <w:sz w:val="24"/>
          <w:szCs w:val="24"/>
        </w:rPr>
      </w:pPr>
      <w:r w:rsidRPr="00976239">
        <w:rPr>
          <w:rFonts w:ascii="Calibri" w:hAnsi="Calibri" w:eastAsia="Calibri" w:cs="Calibri"/>
          <w:b/>
          <w:bCs/>
          <w:sz w:val="24"/>
          <w:szCs w:val="24"/>
        </w:rPr>
        <w:t>Microservices at the Core:</w:t>
      </w:r>
    </w:p>
    <w:p w:rsidRPr="00976239" w:rsidR="00976239" w:rsidP="4DF41364" w:rsidRDefault="00976239" w14:paraId="7913D2C5" w14:textId="77777777">
      <w:p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Travelodesk embraces a microservices architecture, where independent services collaborate to fulfill various functionalities. This approach offers several advantages:</w:t>
      </w:r>
    </w:p>
    <w:p w:rsidRPr="00976239" w:rsidR="00976239" w:rsidRDefault="00976239" w14:paraId="0889B77F" w14:textId="77777777">
      <w:pPr>
        <w:pStyle w:val="ListParagraph"/>
        <w:numPr>
          <w:ilvl w:val="0"/>
          <w:numId w:val="131"/>
        </w:numPr>
        <w:spacing w:line="240" w:lineRule="auto"/>
        <w:rPr>
          <w:rFonts w:ascii="Calibri" w:hAnsi="Calibri" w:eastAsia="Calibri" w:cs="Calibri"/>
          <w:sz w:val="24"/>
          <w:szCs w:val="24"/>
        </w:rPr>
      </w:pPr>
      <w:r w:rsidRPr="00976239">
        <w:rPr>
          <w:rFonts w:ascii="Calibri" w:hAnsi="Calibri" w:eastAsia="Calibri" w:cs="Calibri"/>
          <w:b/>
          <w:bCs/>
          <w:sz w:val="24"/>
          <w:szCs w:val="24"/>
        </w:rPr>
        <w:t>Scalability:</w:t>
      </w:r>
      <w:r w:rsidRPr="00976239">
        <w:rPr>
          <w:rFonts w:ascii="Calibri" w:hAnsi="Calibri" w:eastAsia="Calibri" w:cs="Calibri"/>
          <w:sz w:val="24"/>
          <w:szCs w:val="24"/>
        </w:rPr>
        <w:t xml:space="preserve"> Individual services can be scaled independently to meet demand fluctuations.</w:t>
      </w:r>
    </w:p>
    <w:p w:rsidRPr="00976239" w:rsidR="00976239" w:rsidRDefault="00976239" w14:paraId="26513437" w14:textId="77777777">
      <w:pPr>
        <w:pStyle w:val="ListParagraph"/>
        <w:numPr>
          <w:ilvl w:val="0"/>
          <w:numId w:val="131"/>
        </w:numPr>
        <w:spacing w:line="240" w:lineRule="auto"/>
        <w:rPr>
          <w:rFonts w:ascii="Calibri" w:hAnsi="Calibri" w:eastAsia="Calibri" w:cs="Calibri"/>
          <w:sz w:val="24"/>
          <w:szCs w:val="24"/>
        </w:rPr>
      </w:pPr>
      <w:r w:rsidRPr="00976239">
        <w:rPr>
          <w:rFonts w:ascii="Calibri" w:hAnsi="Calibri" w:eastAsia="Calibri" w:cs="Calibri"/>
          <w:b/>
          <w:bCs/>
          <w:sz w:val="24"/>
          <w:szCs w:val="24"/>
        </w:rPr>
        <w:t>Maintainability:</w:t>
      </w:r>
      <w:r w:rsidRPr="00976239">
        <w:rPr>
          <w:rFonts w:ascii="Calibri" w:hAnsi="Calibri" w:eastAsia="Calibri" w:cs="Calibri"/>
          <w:sz w:val="24"/>
          <w:szCs w:val="24"/>
        </w:rPr>
        <w:t xml:space="preserve"> Smaller, focused services are easier to develop, test, and update.</w:t>
      </w:r>
    </w:p>
    <w:p w:rsidRPr="00976239" w:rsidR="00976239" w:rsidP="4DF41364" w:rsidRDefault="00976239" w14:paraId="144CFAD9" w14:textId="77777777">
      <w:pPr>
        <w:pStyle w:val="ListParagraph"/>
        <w:numPr>
          <w:ilvl w:val="0"/>
          <w:numId w:val="131"/>
        </w:numPr>
        <w:spacing w:line="240" w:lineRule="auto"/>
        <w:rPr>
          <w:rFonts w:ascii="Calibri" w:hAnsi="Calibri" w:eastAsia="Calibri" w:cs="Calibri"/>
          <w:sz w:val="24"/>
          <w:szCs w:val="24"/>
          <w:lang w:val="en-US"/>
        </w:rPr>
      </w:pPr>
      <w:r w:rsidRPr="4DF41364">
        <w:rPr>
          <w:rFonts w:ascii="Calibri" w:hAnsi="Calibri" w:eastAsia="Calibri" w:cs="Calibri"/>
          <w:b/>
          <w:bCs/>
          <w:sz w:val="24"/>
          <w:szCs w:val="24"/>
          <w:lang w:val="en-US"/>
        </w:rPr>
        <w:t>Deployment Flexibility:</w:t>
      </w:r>
      <w:r w:rsidRPr="4DF41364">
        <w:rPr>
          <w:rFonts w:ascii="Calibri" w:hAnsi="Calibri" w:eastAsia="Calibri" w:cs="Calibri"/>
          <w:sz w:val="24"/>
          <w:szCs w:val="24"/>
          <w:lang w:val="en-US"/>
        </w:rPr>
        <w:t xml:space="preserve"> New services can be deployed without impacting existing ones.</w:t>
      </w:r>
    </w:p>
    <w:p w:rsidR="00976239" w:rsidP="00976239" w:rsidRDefault="00976239" w14:paraId="68401AA4" w14:textId="77777777">
      <w:pPr>
        <w:spacing w:line="240" w:lineRule="auto"/>
        <w:rPr>
          <w:rFonts w:ascii="Calibri" w:hAnsi="Calibri" w:eastAsia="Calibri" w:cs="Calibri"/>
          <w:b/>
          <w:bCs/>
          <w:sz w:val="24"/>
          <w:szCs w:val="24"/>
        </w:rPr>
      </w:pPr>
    </w:p>
    <w:p w:rsidRPr="00976239" w:rsidR="00976239" w:rsidP="00976239" w:rsidRDefault="00976239" w14:paraId="7E4AEE2D" w14:textId="77777777">
      <w:pPr>
        <w:spacing w:line="240" w:lineRule="auto"/>
        <w:rPr>
          <w:rFonts w:ascii="Calibri" w:hAnsi="Calibri" w:eastAsia="Calibri" w:cs="Calibri"/>
          <w:b/>
          <w:bCs/>
          <w:sz w:val="24"/>
          <w:szCs w:val="24"/>
        </w:rPr>
      </w:pPr>
      <w:r w:rsidRPr="00976239">
        <w:rPr>
          <w:rFonts w:ascii="Calibri" w:hAnsi="Calibri" w:eastAsia="Calibri" w:cs="Calibri"/>
          <w:b/>
          <w:bCs/>
          <w:sz w:val="24"/>
          <w:szCs w:val="24"/>
        </w:rPr>
        <w:t>Clients and Gateways:</w:t>
      </w:r>
    </w:p>
    <w:p w:rsidRPr="00976239" w:rsidR="00976239" w:rsidP="4DF41364" w:rsidRDefault="00976239" w14:paraId="1BA02411" w14:textId="77777777">
      <w:pPr>
        <w:spacing w:line="240" w:lineRule="auto"/>
        <w:rPr>
          <w:rFonts w:ascii="Calibri" w:hAnsi="Calibri" w:eastAsia="Calibri" w:cs="Calibri"/>
          <w:b/>
          <w:bCs/>
          <w:sz w:val="24"/>
          <w:szCs w:val="24"/>
          <w:lang w:val="en-US"/>
        </w:rPr>
      </w:pPr>
      <w:r w:rsidRPr="4DF41364">
        <w:rPr>
          <w:rFonts w:ascii="Calibri" w:hAnsi="Calibri" w:eastAsia="Calibri" w:cs="Calibri"/>
          <w:b/>
          <w:bCs/>
          <w:sz w:val="24"/>
          <w:szCs w:val="24"/>
          <w:lang w:val="en-US"/>
        </w:rPr>
        <w:t>Users interact with Travelodesk through two main clients:</w:t>
      </w:r>
    </w:p>
    <w:p w:rsidRPr="00976239" w:rsidR="00976239" w:rsidRDefault="00976239" w14:paraId="6994736B" w14:textId="77777777">
      <w:pPr>
        <w:pStyle w:val="ListParagraph"/>
        <w:numPr>
          <w:ilvl w:val="0"/>
          <w:numId w:val="131"/>
        </w:numPr>
        <w:spacing w:line="240" w:lineRule="auto"/>
        <w:rPr>
          <w:rFonts w:ascii="Calibri" w:hAnsi="Calibri" w:eastAsia="Calibri" w:cs="Calibri"/>
          <w:sz w:val="24"/>
          <w:szCs w:val="24"/>
        </w:rPr>
      </w:pPr>
      <w:r w:rsidRPr="00976239">
        <w:rPr>
          <w:rFonts w:ascii="Calibri" w:hAnsi="Calibri" w:eastAsia="Calibri" w:cs="Calibri"/>
          <w:b/>
          <w:bCs/>
          <w:sz w:val="24"/>
          <w:szCs w:val="24"/>
        </w:rPr>
        <w:t>Web Application:</w:t>
      </w:r>
      <w:r w:rsidRPr="00976239">
        <w:rPr>
          <w:rFonts w:ascii="Calibri" w:hAnsi="Calibri" w:eastAsia="Calibri" w:cs="Calibri"/>
          <w:sz w:val="24"/>
          <w:szCs w:val="24"/>
        </w:rPr>
        <w:t xml:space="preserve"> The primary interface for travelers to browse and book travel options.</w:t>
      </w:r>
    </w:p>
    <w:p w:rsidRPr="00976239" w:rsidR="00976239" w:rsidP="42094E3C" w:rsidRDefault="00976239" w14:paraId="7F1CC881" w14:textId="77777777">
      <w:pPr>
        <w:pStyle w:val="ListParagraph"/>
        <w:numPr>
          <w:ilvl w:val="0"/>
          <w:numId w:val="131"/>
        </w:numPr>
        <w:spacing w:line="240" w:lineRule="auto"/>
        <w:rPr>
          <w:rFonts w:ascii="Calibri" w:hAnsi="Calibri" w:eastAsia="Calibri" w:cs="Calibri"/>
          <w:sz w:val="24"/>
          <w:szCs w:val="24"/>
          <w:lang w:val="en-US"/>
        </w:rPr>
      </w:pPr>
      <w:r w:rsidRPr="42094E3C">
        <w:rPr>
          <w:rFonts w:ascii="Calibri" w:hAnsi="Calibri" w:eastAsia="Calibri" w:cs="Calibri"/>
          <w:b/>
          <w:bCs/>
          <w:sz w:val="24"/>
          <w:szCs w:val="24"/>
          <w:lang w:val="en-US"/>
        </w:rPr>
        <w:t xml:space="preserve">Op-Center Service: </w:t>
      </w:r>
      <w:r w:rsidRPr="42094E3C">
        <w:rPr>
          <w:rFonts w:ascii="Calibri" w:hAnsi="Calibri" w:eastAsia="Calibri" w:cs="Calibri"/>
          <w:sz w:val="24"/>
          <w:szCs w:val="24"/>
          <w:lang w:val="en-US"/>
        </w:rPr>
        <w:t>A dedicated portal for internal operations and system management.</w:t>
      </w:r>
    </w:p>
    <w:p w:rsidR="00976239" w:rsidP="4DF41364" w:rsidRDefault="00976239" w14:paraId="0E44E7A4" w14:textId="77777777">
      <w:p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An API Gateway serves as the central hub for routing client requests to the appropriate microservices. It handles authentication, authorization, and potentially load balancing to ensure smooth traffic flow.</w:t>
      </w:r>
    </w:p>
    <w:p w:rsidRPr="00976239" w:rsidR="00976239" w:rsidP="00976239" w:rsidRDefault="00976239" w14:paraId="04772BEA" w14:textId="77777777">
      <w:pPr>
        <w:spacing w:line="240" w:lineRule="auto"/>
        <w:rPr>
          <w:rFonts w:ascii="Calibri" w:hAnsi="Calibri" w:eastAsia="Calibri" w:cs="Calibri"/>
          <w:sz w:val="24"/>
          <w:szCs w:val="24"/>
        </w:rPr>
      </w:pPr>
    </w:p>
    <w:p w:rsidRPr="00976239" w:rsidR="00976239" w:rsidP="00976239" w:rsidRDefault="00976239" w14:paraId="6ADC5F5C" w14:textId="77777777">
      <w:pPr>
        <w:spacing w:line="240" w:lineRule="auto"/>
        <w:rPr>
          <w:rFonts w:ascii="Calibri" w:hAnsi="Calibri" w:eastAsia="Calibri" w:cs="Calibri"/>
          <w:b/>
          <w:bCs/>
          <w:sz w:val="24"/>
          <w:szCs w:val="24"/>
        </w:rPr>
      </w:pPr>
      <w:r w:rsidRPr="00976239">
        <w:rPr>
          <w:rFonts w:ascii="Calibri" w:hAnsi="Calibri" w:eastAsia="Calibri" w:cs="Calibri"/>
          <w:b/>
          <w:bCs/>
          <w:sz w:val="24"/>
          <w:szCs w:val="24"/>
        </w:rPr>
        <w:t>Microservices in Action:</w:t>
      </w:r>
    </w:p>
    <w:p w:rsidRPr="00976239" w:rsidR="00976239" w:rsidP="00976239" w:rsidRDefault="00976239" w14:paraId="234344D5" w14:textId="77777777">
      <w:pPr>
        <w:spacing w:line="240" w:lineRule="auto"/>
        <w:rPr>
          <w:rFonts w:ascii="Calibri" w:hAnsi="Calibri" w:eastAsia="Calibri" w:cs="Calibri"/>
          <w:b/>
          <w:bCs/>
          <w:sz w:val="24"/>
          <w:szCs w:val="24"/>
        </w:rPr>
      </w:pPr>
      <w:r w:rsidRPr="00976239">
        <w:rPr>
          <w:rFonts w:ascii="Calibri" w:hAnsi="Calibri" w:eastAsia="Calibri" w:cs="Calibri"/>
          <w:b/>
          <w:bCs/>
          <w:sz w:val="24"/>
          <w:szCs w:val="24"/>
        </w:rPr>
        <w:t>The heart of the platform lies in its diverse microservices:</w:t>
      </w:r>
    </w:p>
    <w:p w:rsidRPr="00976239" w:rsidR="00976239" w:rsidRDefault="00976239" w14:paraId="66B47552" w14:textId="77777777">
      <w:pPr>
        <w:pStyle w:val="ListParagraph"/>
        <w:numPr>
          <w:ilvl w:val="0"/>
          <w:numId w:val="131"/>
        </w:numPr>
        <w:spacing w:line="240" w:lineRule="auto"/>
        <w:rPr>
          <w:rFonts w:ascii="Calibri" w:hAnsi="Calibri" w:eastAsia="Calibri" w:cs="Calibri"/>
          <w:sz w:val="24"/>
          <w:szCs w:val="24"/>
        </w:rPr>
      </w:pPr>
      <w:r w:rsidRPr="00976239">
        <w:rPr>
          <w:rFonts w:ascii="Calibri" w:hAnsi="Calibri" w:eastAsia="Calibri" w:cs="Calibri"/>
          <w:b/>
          <w:bCs/>
          <w:sz w:val="24"/>
          <w:szCs w:val="24"/>
        </w:rPr>
        <w:t>API Services:</w:t>
      </w:r>
      <w:r w:rsidRPr="00976239">
        <w:rPr>
          <w:rFonts w:ascii="Calibri" w:hAnsi="Calibri" w:eastAsia="Calibri" w:cs="Calibri"/>
          <w:sz w:val="24"/>
          <w:szCs w:val="24"/>
        </w:rPr>
        <w:t xml:space="preserve"> These core services encapsulate the platform's business logic and data access, powering functionalities like search, booking, and account management.</w:t>
      </w:r>
    </w:p>
    <w:p w:rsidRPr="00976239" w:rsidR="00976239" w:rsidRDefault="00976239" w14:paraId="3405B1BE" w14:textId="77777777">
      <w:pPr>
        <w:pStyle w:val="ListParagraph"/>
        <w:numPr>
          <w:ilvl w:val="0"/>
          <w:numId w:val="131"/>
        </w:numPr>
        <w:spacing w:line="240" w:lineRule="auto"/>
        <w:rPr>
          <w:rFonts w:ascii="Calibri" w:hAnsi="Calibri" w:eastAsia="Calibri" w:cs="Calibri"/>
          <w:sz w:val="24"/>
          <w:szCs w:val="24"/>
        </w:rPr>
      </w:pPr>
      <w:r w:rsidRPr="00976239">
        <w:rPr>
          <w:rFonts w:ascii="Calibri" w:hAnsi="Calibri" w:eastAsia="Calibri" w:cs="Calibri"/>
          <w:b/>
          <w:bCs/>
          <w:sz w:val="24"/>
          <w:szCs w:val="24"/>
        </w:rPr>
        <w:t>Booking Services:</w:t>
      </w:r>
      <w:r w:rsidRPr="00976239">
        <w:rPr>
          <w:rFonts w:ascii="Calibri" w:hAnsi="Calibri" w:eastAsia="Calibri" w:cs="Calibri"/>
          <w:sz w:val="24"/>
          <w:szCs w:val="24"/>
        </w:rPr>
        <w:t xml:space="preserve"> Dedicated services handle the intricacies of booking reservations, managing payments, and communicating with external booking providers.</w:t>
      </w:r>
    </w:p>
    <w:p w:rsidRPr="00976239" w:rsidR="00976239" w:rsidRDefault="00976239" w14:paraId="59808F87" w14:textId="77777777">
      <w:pPr>
        <w:pStyle w:val="ListParagraph"/>
        <w:numPr>
          <w:ilvl w:val="0"/>
          <w:numId w:val="131"/>
        </w:numPr>
        <w:spacing w:line="240" w:lineRule="auto"/>
        <w:rPr>
          <w:rFonts w:ascii="Calibri" w:hAnsi="Calibri" w:eastAsia="Calibri" w:cs="Calibri"/>
          <w:sz w:val="24"/>
          <w:szCs w:val="24"/>
        </w:rPr>
      </w:pPr>
      <w:r w:rsidRPr="00976239">
        <w:rPr>
          <w:rFonts w:ascii="Calibri" w:hAnsi="Calibri" w:eastAsia="Calibri" w:cs="Calibri"/>
          <w:b/>
          <w:bCs/>
          <w:sz w:val="24"/>
          <w:szCs w:val="24"/>
        </w:rPr>
        <w:t>Dash/Report Services:</w:t>
      </w:r>
      <w:r w:rsidRPr="00976239">
        <w:rPr>
          <w:rFonts w:ascii="Calibri" w:hAnsi="Calibri" w:eastAsia="Calibri" w:cs="Calibri"/>
          <w:sz w:val="24"/>
          <w:szCs w:val="24"/>
        </w:rPr>
        <w:t xml:space="preserve"> These services generate insightful dashboards and reports for both users and internal stakeholders, enabling informed decision-making.</w:t>
      </w:r>
    </w:p>
    <w:p w:rsidRPr="00976239" w:rsidR="00976239" w:rsidP="00976239" w:rsidRDefault="00976239" w14:paraId="340F0F27" w14:textId="77777777">
      <w:pPr>
        <w:spacing w:line="240" w:lineRule="auto"/>
        <w:rPr>
          <w:rFonts w:ascii="Calibri" w:hAnsi="Calibri" w:eastAsia="Calibri" w:cs="Calibri"/>
          <w:b/>
          <w:bCs/>
          <w:sz w:val="24"/>
          <w:szCs w:val="24"/>
        </w:rPr>
      </w:pPr>
      <w:r w:rsidRPr="00976239">
        <w:rPr>
          <w:rFonts w:ascii="Calibri" w:hAnsi="Calibri" w:eastAsia="Calibri" w:cs="Calibri"/>
          <w:b/>
          <w:bCs/>
          <w:sz w:val="24"/>
          <w:szCs w:val="24"/>
        </w:rPr>
        <w:t>External Integrations:</w:t>
      </w:r>
    </w:p>
    <w:p w:rsidRPr="00976239" w:rsidR="00976239" w:rsidP="4DF41364" w:rsidRDefault="00976239" w14:paraId="40C50E3B" w14:textId="77777777">
      <w:pPr>
        <w:spacing w:line="240" w:lineRule="auto"/>
        <w:rPr>
          <w:rFonts w:ascii="Calibri" w:hAnsi="Calibri" w:eastAsia="Calibri" w:cs="Calibri"/>
          <w:b/>
          <w:bCs/>
          <w:sz w:val="24"/>
          <w:szCs w:val="24"/>
          <w:lang w:val="en-US"/>
        </w:rPr>
      </w:pPr>
      <w:r w:rsidRPr="4DF41364">
        <w:rPr>
          <w:rFonts w:ascii="Calibri" w:hAnsi="Calibri" w:eastAsia="Calibri" w:cs="Calibri"/>
          <w:b/>
          <w:bCs/>
          <w:sz w:val="24"/>
          <w:szCs w:val="24"/>
          <w:lang w:val="en-US"/>
        </w:rPr>
        <w:t>Travelodesk seamlessly integrates with various third-party services to enrich its offerings:</w:t>
      </w:r>
    </w:p>
    <w:p w:rsidRPr="00976239" w:rsidR="00976239" w:rsidRDefault="00976239" w14:paraId="62BFB6B6" w14:textId="77777777">
      <w:pPr>
        <w:pStyle w:val="ListParagraph"/>
        <w:numPr>
          <w:ilvl w:val="0"/>
          <w:numId w:val="131"/>
        </w:numPr>
        <w:spacing w:line="240" w:lineRule="auto"/>
        <w:rPr>
          <w:rFonts w:ascii="Calibri" w:hAnsi="Calibri" w:eastAsia="Calibri" w:cs="Calibri"/>
          <w:sz w:val="24"/>
          <w:szCs w:val="24"/>
        </w:rPr>
      </w:pPr>
      <w:r w:rsidRPr="00976239">
        <w:rPr>
          <w:rFonts w:ascii="Calibri" w:hAnsi="Calibri" w:eastAsia="Calibri" w:cs="Calibri"/>
          <w:b/>
          <w:bCs/>
          <w:sz w:val="24"/>
          <w:szCs w:val="24"/>
        </w:rPr>
        <w:t>3rd Party APIs:</w:t>
      </w:r>
      <w:r w:rsidRPr="00976239">
        <w:rPr>
          <w:rFonts w:ascii="Calibri" w:hAnsi="Calibri" w:eastAsia="Calibri" w:cs="Calibri"/>
          <w:sz w:val="24"/>
          <w:szCs w:val="24"/>
        </w:rPr>
        <w:t xml:space="preserve"> Integrations with platforms like Booking.com expand the platform's inventory and provide users with a wider range of choices.</w:t>
      </w:r>
    </w:p>
    <w:p w:rsidRPr="00976239" w:rsidR="00976239" w:rsidRDefault="00976239" w14:paraId="6FD156AE" w14:textId="77777777">
      <w:pPr>
        <w:pStyle w:val="ListParagraph"/>
        <w:numPr>
          <w:ilvl w:val="0"/>
          <w:numId w:val="131"/>
        </w:numPr>
        <w:spacing w:line="240" w:lineRule="auto"/>
        <w:rPr>
          <w:rFonts w:ascii="Calibri" w:hAnsi="Calibri" w:eastAsia="Calibri" w:cs="Calibri"/>
          <w:sz w:val="24"/>
          <w:szCs w:val="24"/>
        </w:rPr>
      </w:pPr>
      <w:r w:rsidRPr="00976239">
        <w:rPr>
          <w:rFonts w:ascii="Calibri" w:hAnsi="Calibri" w:eastAsia="Calibri" w:cs="Calibri"/>
          <w:b/>
          <w:bCs/>
          <w:sz w:val="24"/>
          <w:szCs w:val="24"/>
        </w:rPr>
        <w:t>Payment Gateway:</w:t>
      </w:r>
      <w:r w:rsidRPr="00976239">
        <w:rPr>
          <w:rFonts w:ascii="Calibri" w:hAnsi="Calibri" w:eastAsia="Calibri" w:cs="Calibri"/>
          <w:sz w:val="24"/>
          <w:szCs w:val="24"/>
        </w:rPr>
        <w:t xml:space="preserve"> A secure payment gateway ensures smooth and secure transaction processing.</w:t>
      </w:r>
    </w:p>
    <w:p w:rsidRPr="00976239" w:rsidR="00976239" w:rsidRDefault="00976239" w14:paraId="4CF746FF" w14:textId="77777777">
      <w:pPr>
        <w:pStyle w:val="ListParagraph"/>
        <w:numPr>
          <w:ilvl w:val="0"/>
          <w:numId w:val="131"/>
        </w:numPr>
        <w:spacing w:line="240" w:lineRule="auto"/>
        <w:rPr>
          <w:rFonts w:ascii="Calibri" w:hAnsi="Calibri" w:eastAsia="Calibri" w:cs="Calibri"/>
          <w:sz w:val="24"/>
          <w:szCs w:val="24"/>
        </w:rPr>
      </w:pPr>
      <w:r w:rsidRPr="00976239">
        <w:rPr>
          <w:rFonts w:ascii="Calibri" w:hAnsi="Calibri" w:eastAsia="Calibri" w:cs="Calibri"/>
          <w:b/>
          <w:bCs/>
          <w:sz w:val="24"/>
          <w:szCs w:val="24"/>
        </w:rPr>
        <w:t xml:space="preserve">Email-API Gateway: </w:t>
      </w:r>
      <w:r w:rsidRPr="00976239">
        <w:rPr>
          <w:rFonts w:ascii="Calibri" w:hAnsi="Calibri" w:eastAsia="Calibri" w:cs="Calibri"/>
          <w:sz w:val="24"/>
          <w:szCs w:val="24"/>
        </w:rPr>
        <w:t>Automated email notifications keep users informed about booking confirmations, itinerary changes, and other relevant updates.</w:t>
      </w:r>
    </w:p>
    <w:p w:rsidRPr="00976239" w:rsidR="00976239" w:rsidP="4DF41364" w:rsidRDefault="00976239" w14:paraId="456B9328" w14:textId="77777777">
      <w:pPr>
        <w:pStyle w:val="ListParagraph"/>
        <w:numPr>
          <w:ilvl w:val="0"/>
          <w:numId w:val="131"/>
        </w:numPr>
        <w:spacing w:line="240" w:lineRule="auto"/>
        <w:rPr>
          <w:rFonts w:ascii="Calibri" w:hAnsi="Calibri" w:eastAsia="Calibri" w:cs="Calibri"/>
          <w:sz w:val="24"/>
          <w:szCs w:val="24"/>
          <w:lang w:val="en-US"/>
        </w:rPr>
      </w:pPr>
      <w:r w:rsidRPr="4DF41364">
        <w:rPr>
          <w:rFonts w:ascii="Calibri" w:hAnsi="Calibri" w:eastAsia="Calibri" w:cs="Calibri"/>
          <w:b/>
          <w:bCs/>
          <w:sz w:val="24"/>
          <w:szCs w:val="24"/>
          <w:lang w:val="en-US"/>
        </w:rPr>
        <w:t>SMS/Whatsapp Gateway:</w:t>
      </w:r>
      <w:r w:rsidRPr="4DF41364">
        <w:rPr>
          <w:rFonts w:ascii="Calibri" w:hAnsi="Calibri" w:eastAsia="Calibri" w:cs="Calibri"/>
          <w:sz w:val="24"/>
          <w:szCs w:val="24"/>
          <w:lang w:val="en-US"/>
        </w:rPr>
        <w:t xml:space="preserve"> Timely updates and reminders can be delivered directly to users' mobile devices.</w:t>
      </w:r>
    </w:p>
    <w:p w:rsidRPr="00976239" w:rsidR="00976239" w:rsidRDefault="00976239" w14:paraId="4AF93C4C" w14:textId="77777777">
      <w:pPr>
        <w:pStyle w:val="ListParagraph"/>
        <w:numPr>
          <w:ilvl w:val="0"/>
          <w:numId w:val="131"/>
        </w:numPr>
        <w:spacing w:line="240" w:lineRule="auto"/>
        <w:rPr>
          <w:rFonts w:ascii="Calibri" w:hAnsi="Calibri" w:eastAsia="Calibri" w:cs="Calibri"/>
          <w:sz w:val="24"/>
          <w:szCs w:val="24"/>
        </w:rPr>
      </w:pPr>
      <w:r w:rsidRPr="00976239">
        <w:rPr>
          <w:rFonts w:ascii="Calibri" w:hAnsi="Calibri" w:eastAsia="Calibri" w:cs="Calibri"/>
          <w:b/>
          <w:bCs/>
          <w:sz w:val="24"/>
          <w:szCs w:val="24"/>
        </w:rPr>
        <w:t>Map-API Gateway:</w:t>
      </w:r>
      <w:r w:rsidRPr="00976239">
        <w:rPr>
          <w:rFonts w:ascii="Calibri" w:hAnsi="Calibri" w:eastAsia="Calibri" w:cs="Calibri"/>
          <w:sz w:val="24"/>
          <w:szCs w:val="24"/>
        </w:rPr>
        <w:t xml:space="preserve"> Integration with mapping services enhances the user experience by providing visual representations of travel routes and destinations.</w:t>
      </w:r>
    </w:p>
    <w:p w:rsidR="00976239" w:rsidP="00976239" w:rsidRDefault="00976239" w14:paraId="568B167C" w14:textId="77777777">
      <w:pPr>
        <w:spacing w:line="240" w:lineRule="auto"/>
        <w:rPr>
          <w:rFonts w:ascii="Calibri" w:hAnsi="Calibri" w:eastAsia="Calibri" w:cs="Calibri"/>
          <w:b/>
          <w:bCs/>
          <w:sz w:val="24"/>
          <w:szCs w:val="24"/>
        </w:rPr>
      </w:pPr>
    </w:p>
    <w:p w:rsidRPr="00976239" w:rsidR="00976239" w:rsidP="00976239" w:rsidRDefault="00976239" w14:paraId="30EA7BF3" w14:textId="77777777">
      <w:pPr>
        <w:spacing w:line="240" w:lineRule="auto"/>
        <w:rPr>
          <w:rFonts w:ascii="Calibri" w:hAnsi="Calibri" w:eastAsia="Calibri" w:cs="Calibri"/>
          <w:b/>
          <w:bCs/>
          <w:sz w:val="24"/>
          <w:szCs w:val="24"/>
        </w:rPr>
      </w:pPr>
      <w:r w:rsidRPr="00976239">
        <w:rPr>
          <w:rFonts w:ascii="Calibri" w:hAnsi="Calibri" w:eastAsia="Calibri" w:cs="Calibri"/>
          <w:b/>
          <w:bCs/>
          <w:sz w:val="24"/>
          <w:szCs w:val="24"/>
        </w:rPr>
        <w:t>Data Storage:</w:t>
      </w:r>
    </w:p>
    <w:p w:rsidRPr="00976239" w:rsidR="00976239" w:rsidP="4DF41364" w:rsidRDefault="00976239" w14:paraId="2EA1D825" w14:textId="77777777">
      <w:pPr>
        <w:spacing w:line="240" w:lineRule="auto"/>
        <w:rPr>
          <w:rFonts w:ascii="Calibri" w:hAnsi="Calibri" w:eastAsia="Calibri" w:cs="Calibri"/>
          <w:b/>
          <w:bCs/>
          <w:sz w:val="24"/>
          <w:szCs w:val="24"/>
          <w:lang w:val="en-US"/>
        </w:rPr>
      </w:pPr>
      <w:r w:rsidRPr="4DF41364">
        <w:rPr>
          <w:rFonts w:ascii="Calibri" w:hAnsi="Calibri" w:eastAsia="Calibri" w:cs="Calibri"/>
          <w:b/>
          <w:bCs/>
          <w:sz w:val="24"/>
          <w:szCs w:val="24"/>
          <w:lang w:val="en-US"/>
        </w:rPr>
        <w:t>Travelodesk leverages a combination of data storage solutions:</w:t>
      </w:r>
    </w:p>
    <w:p w:rsidRPr="00976239" w:rsidR="00976239" w:rsidP="4DF41364" w:rsidRDefault="00976239" w14:paraId="11EDC621" w14:textId="77777777">
      <w:pPr>
        <w:pStyle w:val="ListParagraph"/>
        <w:numPr>
          <w:ilvl w:val="0"/>
          <w:numId w:val="131"/>
        </w:numPr>
        <w:spacing w:line="240" w:lineRule="auto"/>
        <w:rPr>
          <w:rFonts w:ascii="Calibri" w:hAnsi="Calibri" w:eastAsia="Calibri" w:cs="Calibri"/>
          <w:sz w:val="24"/>
          <w:szCs w:val="24"/>
          <w:lang w:val="en-US"/>
        </w:rPr>
      </w:pPr>
      <w:r w:rsidRPr="4DF41364">
        <w:rPr>
          <w:rFonts w:ascii="Calibri" w:hAnsi="Calibri" w:eastAsia="Calibri" w:cs="Calibri"/>
          <w:b/>
          <w:bCs/>
          <w:sz w:val="24"/>
          <w:szCs w:val="24"/>
          <w:lang w:val="en-US"/>
        </w:rPr>
        <w:t>Redis:</w:t>
      </w:r>
      <w:r w:rsidRPr="4DF41364">
        <w:rPr>
          <w:rFonts w:ascii="Calibri" w:hAnsi="Calibri" w:eastAsia="Calibri" w:cs="Calibri"/>
          <w:sz w:val="24"/>
          <w:szCs w:val="24"/>
          <w:lang w:val="en-US"/>
        </w:rPr>
        <w:t xml:space="preserve"> An in-memory data store likely used for caching frequently accessed data and managing user sessions for faster performance.</w:t>
      </w:r>
    </w:p>
    <w:p w:rsidRPr="00976239" w:rsidR="00976239" w:rsidRDefault="00976239" w14:paraId="69D6ACCA" w14:textId="77777777">
      <w:pPr>
        <w:pStyle w:val="ListParagraph"/>
        <w:numPr>
          <w:ilvl w:val="0"/>
          <w:numId w:val="131"/>
        </w:numPr>
        <w:spacing w:line="240" w:lineRule="auto"/>
        <w:rPr>
          <w:rFonts w:ascii="Calibri" w:hAnsi="Calibri" w:eastAsia="Calibri" w:cs="Calibri"/>
          <w:sz w:val="24"/>
          <w:szCs w:val="24"/>
        </w:rPr>
      </w:pPr>
      <w:r w:rsidRPr="00976239">
        <w:rPr>
          <w:rFonts w:ascii="Calibri" w:hAnsi="Calibri" w:eastAsia="Calibri" w:cs="Calibri"/>
          <w:b/>
          <w:bCs/>
          <w:sz w:val="24"/>
          <w:szCs w:val="24"/>
        </w:rPr>
        <w:t xml:space="preserve">Postgres SQL: </w:t>
      </w:r>
      <w:r w:rsidRPr="00976239">
        <w:rPr>
          <w:rFonts w:ascii="Calibri" w:hAnsi="Calibri" w:eastAsia="Calibri" w:cs="Calibri"/>
          <w:sz w:val="24"/>
          <w:szCs w:val="24"/>
        </w:rPr>
        <w:t>A robust relational database for storing persistent data, such as user information, booking details, and travel inventory.</w:t>
      </w:r>
    </w:p>
    <w:p w:rsidRPr="00976239" w:rsidR="00976239" w:rsidRDefault="00976239" w14:paraId="6BAFA230" w14:textId="77777777">
      <w:pPr>
        <w:pStyle w:val="ListParagraph"/>
        <w:numPr>
          <w:ilvl w:val="0"/>
          <w:numId w:val="131"/>
        </w:numPr>
        <w:spacing w:line="240" w:lineRule="auto"/>
        <w:rPr>
          <w:rFonts w:ascii="Calibri" w:hAnsi="Calibri" w:eastAsia="Calibri" w:cs="Calibri"/>
          <w:sz w:val="24"/>
          <w:szCs w:val="24"/>
        </w:rPr>
      </w:pPr>
      <w:r w:rsidRPr="00976239">
        <w:rPr>
          <w:rFonts w:ascii="Calibri" w:hAnsi="Calibri" w:eastAsia="Calibri" w:cs="Calibri"/>
          <w:b/>
          <w:bCs/>
          <w:sz w:val="24"/>
          <w:szCs w:val="24"/>
        </w:rPr>
        <w:t>S3 Bucket:</w:t>
      </w:r>
      <w:r w:rsidRPr="00976239">
        <w:rPr>
          <w:rFonts w:ascii="Calibri" w:hAnsi="Calibri" w:eastAsia="Calibri" w:cs="Calibri"/>
          <w:sz w:val="24"/>
          <w:szCs w:val="24"/>
        </w:rPr>
        <w:t xml:space="preserve"> This object storage solution provides a scalable and cost-effective platform for storing user-generated content, like travel photos, and static assets, like website images.</w:t>
      </w:r>
    </w:p>
    <w:p w:rsidR="00976239" w:rsidP="00976239" w:rsidRDefault="00976239" w14:paraId="4BEDFF5A" w14:textId="77777777">
      <w:pPr>
        <w:spacing w:line="240" w:lineRule="auto"/>
        <w:rPr>
          <w:rFonts w:ascii="Calibri" w:hAnsi="Calibri" w:eastAsia="Calibri" w:cs="Calibri"/>
          <w:sz w:val="24"/>
          <w:szCs w:val="24"/>
        </w:rPr>
      </w:pPr>
    </w:p>
    <w:p w:rsidRPr="00976239" w:rsidR="00976239" w:rsidP="00976239" w:rsidRDefault="00976239" w14:paraId="0469F98A" w14:textId="77777777">
      <w:pPr>
        <w:spacing w:line="240" w:lineRule="auto"/>
        <w:rPr>
          <w:rFonts w:ascii="Calibri" w:hAnsi="Calibri" w:eastAsia="Calibri" w:cs="Calibri"/>
          <w:sz w:val="24"/>
          <w:szCs w:val="24"/>
        </w:rPr>
      </w:pPr>
      <w:r w:rsidRPr="00976239">
        <w:rPr>
          <w:rFonts w:ascii="Calibri" w:hAnsi="Calibri" w:eastAsia="Calibri" w:cs="Calibri"/>
          <w:sz w:val="24"/>
          <w:szCs w:val="24"/>
        </w:rPr>
        <w:t>Communication Pathways:</w:t>
      </w:r>
    </w:p>
    <w:p w:rsidRPr="00976239" w:rsidR="00976239" w:rsidP="4DF41364" w:rsidRDefault="00976239" w14:paraId="7096CE70" w14:textId="77777777">
      <w:p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Microservices within Travelodesk primarily communicate through RESTful APIs, ensuring clear and standardized communication protocols. External services are accessed through their respective API gateways, maintaining a clean separation of concerns.</w:t>
      </w:r>
    </w:p>
    <w:p w:rsidRPr="00976239" w:rsidR="00976239" w:rsidP="00976239" w:rsidRDefault="00976239" w14:paraId="647A9E70" w14:textId="77777777">
      <w:pPr>
        <w:spacing w:line="240" w:lineRule="auto"/>
        <w:rPr>
          <w:rFonts w:ascii="Calibri" w:hAnsi="Calibri" w:eastAsia="Calibri" w:cs="Calibri"/>
          <w:b/>
          <w:bCs/>
          <w:sz w:val="24"/>
          <w:szCs w:val="24"/>
        </w:rPr>
      </w:pPr>
      <w:r w:rsidRPr="00976239">
        <w:rPr>
          <w:rFonts w:ascii="Calibri" w:hAnsi="Calibri" w:eastAsia="Calibri" w:cs="Calibri"/>
          <w:b/>
          <w:bCs/>
          <w:sz w:val="24"/>
          <w:szCs w:val="24"/>
        </w:rPr>
        <w:t>Additional Insights:</w:t>
      </w:r>
    </w:p>
    <w:p w:rsidRPr="00976239" w:rsidR="00976239" w:rsidP="4DF41364" w:rsidRDefault="00976239" w14:paraId="4F1D235A" w14:textId="77777777">
      <w:pPr>
        <w:pStyle w:val="ListParagraph"/>
        <w:numPr>
          <w:ilvl w:val="0"/>
          <w:numId w:val="131"/>
        </w:numPr>
        <w:spacing w:line="240" w:lineRule="auto"/>
        <w:rPr>
          <w:rFonts w:ascii="Calibri" w:hAnsi="Calibri" w:eastAsia="Calibri" w:cs="Calibri"/>
          <w:sz w:val="24"/>
          <w:szCs w:val="24"/>
          <w:lang w:val="en-US"/>
        </w:rPr>
      </w:pPr>
      <w:r w:rsidRPr="4DF41364">
        <w:rPr>
          <w:rFonts w:ascii="Calibri" w:hAnsi="Calibri" w:eastAsia="Calibri" w:cs="Calibri"/>
          <w:b/>
          <w:bCs/>
          <w:sz w:val="24"/>
          <w:szCs w:val="24"/>
          <w:lang w:val="en-US"/>
        </w:rPr>
        <w:t>TOD-API Lib:</w:t>
      </w:r>
      <w:r w:rsidRPr="4DF41364">
        <w:rPr>
          <w:rFonts w:ascii="Calibri" w:hAnsi="Calibri" w:eastAsia="Calibri" w:cs="Calibri"/>
          <w:sz w:val="24"/>
          <w:szCs w:val="24"/>
          <w:lang w:val="en-US"/>
        </w:rPr>
        <w:t xml:space="preserve"> This library likely provides common functionalities and facilitates communication between different services.</w:t>
      </w:r>
    </w:p>
    <w:p w:rsidRPr="00976239" w:rsidR="00976239" w:rsidP="4DF41364" w:rsidRDefault="00976239" w14:paraId="2BE2066B" w14:textId="77777777">
      <w:pPr>
        <w:pStyle w:val="ListParagraph"/>
        <w:numPr>
          <w:ilvl w:val="0"/>
          <w:numId w:val="131"/>
        </w:numPr>
        <w:spacing w:line="240" w:lineRule="auto"/>
        <w:rPr>
          <w:rFonts w:ascii="Calibri" w:hAnsi="Calibri" w:eastAsia="Calibri" w:cs="Calibri"/>
          <w:sz w:val="24"/>
          <w:szCs w:val="24"/>
          <w:lang w:val="en-US"/>
        </w:rPr>
      </w:pPr>
      <w:r w:rsidRPr="4DF41364">
        <w:rPr>
          <w:rFonts w:ascii="Calibri" w:hAnsi="Calibri" w:eastAsia="Calibri" w:cs="Calibri"/>
          <w:b/>
          <w:bCs/>
          <w:sz w:val="24"/>
          <w:szCs w:val="24"/>
          <w:lang w:val="en-US"/>
        </w:rPr>
        <w:t>Op-Center Service:</w:t>
      </w:r>
      <w:r w:rsidRPr="4DF41364">
        <w:rPr>
          <w:rFonts w:ascii="Calibri" w:hAnsi="Calibri" w:eastAsia="Calibri" w:cs="Calibri"/>
          <w:sz w:val="24"/>
          <w:szCs w:val="24"/>
          <w:lang w:val="en-US"/>
        </w:rPr>
        <w:t xml:space="preserve"> The dedicated operations center highlights Travelodesk's focus on system monitoring and efficient management.</w:t>
      </w:r>
    </w:p>
    <w:p w:rsidRPr="00976239" w:rsidR="00976239" w:rsidP="4DF41364" w:rsidRDefault="00976239" w14:paraId="191CFEBB" w14:textId="77777777">
      <w:pPr>
        <w:pStyle w:val="ListParagraph"/>
        <w:numPr>
          <w:ilvl w:val="0"/>
          <w:numId w:val="131"/>
        </w:numPr>
        <w:spacing w:line="240" w:lineRule="auto"/>
        <w:rPr>
          <w:rFonts w:ascii="Calibri" w:hAnsi="Calibri" w:eastAsia="Calibri" w:cs="Calibri"/>
          <w:sz w:val="24"/>
          <w:szCs w:val="24"/>
          <w:lang w:val="en-US"/>
        </w:rPr>
      </w:pPr>
      <w:r w:rsidRPr="4DF41364">
        <w:rPr>
          <w:rFonts w:ascii="Calibri" w:hAnsi="Calibri" w:eastAsia="Calibri" w:cs="Calibri"/>
          <w:b/>
          <w:bCs/>
          <w:sz w:val="24"/>
          <w:szCs w:val="24"/>
          <w:lang w:val="en-US"/>
        </w:rPr>
        <w:t>S3 Bucket:</w:t>
      </w:r>
      <w:r w:rsidRPr="4DF41364">
        <w:rPr>
          <w:rFonts w:ascii="Calibri" w:hAnsi="Calibri" w:eastAsia="Calibri" w:cs="Calibri"/>
          <w:sz w:val="24"/>
          <w:szCs w:val="24"/>
          <w:lang w:val="en-US"/>
        </w:rPr>
        <w:t xml:space="preserve"> The use of an object storage solution indicates the potential for user-generated content or a large volume of static assets.</w:t>
      </w:r>
    </w:p>
    <w:p w:rsidR="00976239" w:rsidP="00976239" w:rsidRDefault="00976239" w14:paraId="086506D5" w14:textId="77777777">
      <w:pPr>
        <w:shd w:val="clear" w:color="auto" w:fill="FFFFFF"/>
        <w:spacing w:line="215" w:lineRule="auto"/>
        <w:rPr>
          <w:rFonts w:ascii="Calibri" w:hAnsi="Calibri" w:eastAsia="Calibri" w:cs="Calibri"/>
          <w:sz w:val="24"/>
          <w:szCs w:val="24"/>
        </w:rPr>
      </w:pPr>
    </w:p>
    <w:p w:rsidR="00DC21A2" w:rsidRDefault="00DC21A2" w14:paraId="26C3C404" w14:textId="77777777">
      <w:pPr>
        <w:shd w:val="clear" w:color="auto" w:fill="FFFFFF"/>
        <w:spacing w:line="215" w:lineRule="auto"/>
        <w:rPr>
          <w:rFonts w:ascii="Calibri" w:hAnsi="Calibri" w:eastAsia="Calibri" w:cs="Calibri"/>
          <w:sz w:val="24"/>
          <w:szCs w:val="24"/>
        </w:rPr>
      </w:pPr>
    </w:p>
    <w:p w:rsidR="00DC21A2" w:rsidRDefault="00DC21A2" w14:paraId="3F438E7E" w14:textId="77777777">
      <w:pPr>
        <w:shd w:val="clear" w:color="auto" w:fill="FFFFFF"/>
        <w:spacing w:line="215" w:lineRule="auto"/>
        <w:rPr>
          <w:rFonts w:ascii="Calibri" w:hAnsi="Calibri" w:eastAsia="Calibri" w:cs="Calibri"/>
          <w:sz w:val="24"/>
          <w:szCs w:val="24"/>
        </w:rPr>
      </w:pPr>
    </w:p>
    <w:p w:rsidR="00DC21A2" w:rsidRDefault="002731BD" w14:paraId="1DBE44BA" w14:textId="77777777">
      <w:pPr>
        <w:shd w:val="clear" w:color="auto" w:fill="FFFFFF"/>
        <w:spacing w:line="215" w:lineRule="auto"/>
        <w:rPr>
          <w:rFonts w:ascii="Calibri" w:hAnsi="Calibri" w:eastAsia="Calibri" w:cs="Calibri"/>
          <w:b/>
          <w:sz w:val="32"/>
          <w:szCs w:val="32"/>
        </w:rPr>
      </w:pPr>
      <w:r>
        <w:rPr>
          <w:rFonts w:ascii="Calibri" w:hAnsi="Calibri" w:eastAsia="Calibri" w:cs="Calibri"/>
          <w:b/>
          <w:sz w:val="32"/>
          <w:szCs w:val="32"/>
        </w:rPr>
        <w:t>5. Functional Requirements for Admin Application</w:t>
      </w:r>
    </w:p>
    <w:p w:rsidR="00DC21A2" w:rsidRDefault="00DC21A2" w14:paraId="275F5BF4" w14:textId="77777777">
      <w:pPr>
        <w:shd w:val="clear" w:color="auto" w:fill="FFFFFF"/>
        <w:spacing w:line="215" w:lineRule="auto"/>
        <w:rPr>
          <w:rFonts w:ascii="Calibri" w:hAnsi="Calibri" w:eastAsia="Calibri" w:cs="Calibri"/>
          <w:b/>
          <w:sz w:val="24"/>
          <w:szCs w:val="24"/>
        </w:rPr>
      </w:pPr>
    </w:p>
    <w:p w:rsidR="00DC21A2" w:rsidRDefault="002731BD" w14:paraId="105764F4" w14:textId="77777777">
      <w:pPr>
        <w:shd w:val="clear" w:color="auto" w:fill="FFFFFF"/>
        <w:spacing w:line="215" w:lineRule="auto"/>
        <w:rPr>
          <w:rFonts w:ascii="Calibri" w:hAnsi="Calibri" w:eastAsia="Calibri" w:cs="Calibri"/>
          <w:b/>
          <w:sz w:val="28"/>
          <w:szCs w:val="28"/>
        </w:rPr>
      </w:pPr>
      <w:r>
        <w:rPr>
          <w:rFonts w:ascii="Calibri" w:hAnsi="Calibri" w:eastAsia="Calibri" w:cs="Calibri"/>
          <w:b/>
          <w:sz w:val="28"/>
          <w:szCs w:val="28"/>
        </w:rPr>
        <w:t>5.1 Menus</w:t>
      </w:r>
    </w:p>
    <w:p w:rsidR="00DC21A2" w:rsidRDefault="0091387A" w14:paraId="03C898CB" w14:textId="77777777">
      <w:pPr>
        <w:numPr>
          <w:ilvl w:val="0"/>
          <w:numId w:val="21"/>
        </w:numPr>
        <w:spacing w:line="240" w:lineRule="auto"/>
        <w:rPr>
          <w:rFonts w:ascii="Calibri" w:hAnsi="Calibri" w:eastAsia="Calibri" w:cs="Calibri"/>
          <w:sz w:val="24"/>
          <w:szCs w:val="24"/>
        </w:rPr>
      </w:pPr>
      <w:r>
        <w:rPr>
          <w:rFonts w:ascii="Calibri" w:hAnsi="Calibri" w:eastAsia="Calibri" w:cs="Calibri"/>
          <w:sz w:val="24"/>
          <w:szCs w:val="24"/>
        </w:rPr>
        <w:t>Sign In</w:t>
      </w:r>
    </w:p>
    <w:p w:rsidR="00DC21A2" w:rsidRDefault="0091387A" w14:paraId="419A6768" w14:textId="77777777">
      <w:pPr>
        <w:numPr>
          <w:ilvl w:val="0"/>
          <w:numId w:val="21"/>
        </w:numPr>
        <w:spacing w:line="240" w:lineRule="auto"/>
        <w:rPr>
          <w:rFonts w:ascii="Calibri" w:hAnsi="Calibri" w:eastAsia="Calibri" w:cs="Calibri"/>
          <w:sz w:val="24"/>
          <w:szCs w:val="24"/>
        </w:rPr>
      </w:pPr>
      <w:r>
        <w:rPr>
          <w:rFonts w:ascii="Calibri" w:hAnsi="Calibri" w:eastAsia="Calibri" w:cs="Calibri"/>
          <w:sz w:val="24"/>
          <w:szCs w:val="24"/>
        </w:rPr>
        <w:t>Forgot Password</w:t>
      </w:r>
    </w:p>
    <w:p w:rsidR="00DC21A2" w:rsidRDefault="0091387A" w14:paraId="5B7DDB71" w14:textId="77777777">
      <w:pPr>
        <w:numPr>
          <w:ilvl w:val="0"/>
          <w:numId w:val="21"/>
        </w:numPr>
        <w:spacing w:line="240" w:lineRule="auto"/>
        <w:rPr>
          <w:rFonts w:ascii="Calibri" w:hAnsi="Calibri" w:eastAsia="Calibri" w:cs="Calibri"/>
          <w:sz w:val="24"/>
          <w:szCs w:val="24"/>
        </w:rPr>
      </w:pPr>
      <w:r>
        <w:rPr>
          <w:rFonts w:ascii="Calibri" w:hAnsi="Calibri" w:eastAsia="Calibri" w:cs="Calibri"/>
          <w:sz w:val="24"/>
          <w:szCs w:val="24"/>
        </w:rPr>
        <w:t>Dashboard</w:t>
      </w:r>
    </w:p>
    <w:p w:rsidR="00DC21A2" w:rsidRDefault="0091387A" w14:paraId="06587604" w14:textId="77777777">
      <w:pPr>
        <w:numPr>
          <w:ilvl w:val="0"/>
          <w:numId w:val="21"/>
        </w:numPr>
        <w:spacing w:line="240" w:lineRule="auto"/>
        <w:rPr>
          <w:rFonts w:ascii="Calibri" w:hAnsi="Calibri" w:eastAsia="Calibri" w:cs="Calibri"/>
          <w:sz w:val="24"/>
          <w:szCs w:val="24"/>
        </w:rPr>
      </w:pPr>
      <w:r>
        <w:rPr>
          <w:rFonts w:ascii="Calibri" w:hAnsi="Calibri" w:eastAsia="Calibri" w:cs="Calibri"/>
          <w:sz w:val="24"/>
          <w:szCs w:val="24"/>
        </w:rPr>
        <w:t>Main</w:t>
      </w:r>
    </w:p>
    <w:p w:rsidR="00DC21A2" w:rsidRDefault="0091387A" w14:paraId="0AB42384" w14:textId="77777777">
      <w:pPr>
        <w:numPr>
          <w:ilvl w:val="1"/>
          <w:numId w:val="21"/>
        </w:numPr>
        <w:spacing w:line="240" w:lineRule="auto"/>
        <w:rPr>
          <w:rFonts w:ascii="Calibri" w:hAnsi="Calibri" w:eastAsia="Calibri" w:cs="Calibri"/>
          <w:sz w:val="24"/>
          <w:szCs w:val="24"/>
        </w:rPr>
      </w:pPr>
      <w:r>
        <w:rPr>
          <w:rFonts w:ascii="Calibri" w:hAnsi="Calibri" w:eastAsia="Calibri" w:cs="Calibri"/>
          <w:sz w:val="24"/>
          <w:szCs w:val="24"/>
        </w:rPr>
        <w:t>Users</w:t>
      </w:r>
    </w:p>
    <w:p w:rsidR="00DC21A2" w:rsidRDefault="0091387A" w14:paraId="3BC32AF0"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Super Admin</w:t>
      </w:r>
    </w:p>
    <w:p w:rsidR="00DC21A2" w:rsidRDefault="0091387A" w14:paraId="49530491" w14:textId="77777777">
      <w:pPr>
        <w:numPr>
          <w:ilvl w:val="0"/>
          <w:numId w:val="99"/>
        </w:numPr>
        <w:spacing w:line="240" w:lineRule="auto"/>
        <w:rPr>
          <w:rFonts w:ascii="Calibri" w:hAnsi="Calibri" w:eastAsia="Calibri" w:cs="Calibri"/>
          <w:sz w:val="24"/>
          <w:szCs w:val="24"/>
        </w:rPr>
      </w:pPr>
      <w:r>
        <w:rPr>
          <w:rFonts w:ascii="Calibri" w:hAnsi="Calibri" w:eastAsia="Calibri" w:cs="Calibri"/>
          <w:sz w:val="24"/>
          <w:szCs w:val="24"/>
        </w:rPr>
        <w:t>TOD users</w:t>
      </w:r>
    </w:p>
    <w:p w:rsidR="00DC21A2" w:rsidRDefault="0091387A" w14:paraId="10E2FE2E"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Agents (Add, Edit, Update, View, Delete, Search, List, Status)</w:t>
      </w:r>
    </w:p>
    <w:p w:rsidR="00DC21A2" w:rsidRDefault="0091387A" w14:paraId="6F3DD378" w14:textId="007B34CF">
      <w:pPr>
        <w:numPr>
          <w:ilvl w:val="0"/>
          <w:numId w:val="69"/>
        </w:numPr>
        <w:spacing w:line="240" w:lineRule="auto"/>
        <w:rPr>
          <w:rFonts w:ascii="Calibri" w:hAnsi="Calibri" w:eastAsia="Calibri" w:cs="Calibri"/>
          <w:sz w:val="24"/>
          <w:szCs w:val="24"/>
        </w:rPr>
      </w:pPr>
      <w:r>
        <w:rPr>
          <w:rFonts w:ascii="Calibri" w:hAnsi="Calibri" w:eastAsia="Calibri" w:cs="Calibri"/>
          <w:sz w:val="24"/>
          <w:szCs w:val="24"/>
        </w:rPr>
        <w:t>Agent users (Travel, Hotel, Airline</w:t>
      </w:r>
      <w:r w:rsidR="00196DC5">
        <w:rPr>
          <w:rFonts w:ascii="Calibri" w:hAnsi="Calibri" w:eastAsia="Calibri" w:cs="Calibri"/>
          <w:sz w:val="24"/>
          <w:szCs w:val="24"/>
        </w:rPr>
        <w:t xml:space="preserve">, API </w:t>
      </w:r>
      <w:r w:rsidR="00AA1BBC">
        <w:rPr>
          <w:rFonts w:ascii="Calibri" w:hAnsi="Calibri" w:eastAsia="Calibri" w:cs="Calibri"/>
          <w:sz w:val="24"/>
          <w:szCs w:val="24"/>
        </w:rPr>
        <w:t>User)</w:t>
      </w:r>
    </w:p>
    <w:p w:rsidR="00DC21A2" w:rsidRDefault="0091387A" w14:paraId="31E69B9B"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Suppliers (Add, Edit, Update, View, Delete, Search, List, Status)</w:t>
      </w:r>
    </w:p>
    <w:p w:rsidR="00DC21A2" w:rsidRDefault="0091387A" w14:paraId="76EC4A45" w14:textId="77777777">
      <w:pPr>
        <w:spacing w:line="240" w:lineRule="auto"/>
        <w:ind w:left="2520"/>
        <w:rPr>
          <w:rFonts w:ascii="Calibri" w:hAnsi="Calibri" w:eastAsia="Calibri" w:cs="Calibri"/>
          <w:sz w:val="24"/>
          <w:szCs w:val="24"/>
        </w:rPr>
      </w:pPr>
      <w:r>
        <w:rPr>
          <w:rFonts w:ascii="Calibri" w:hAnsi="Calibri" w:eastAsia="Calibri" w:cs="Calibri"/>
          <w:sz w:val="24"/>
          <w:szCs w:val="24"/>
        </w:rPr>
        <w:t xml:space="preserve">- </w:t>
      </w:r>
      <w:r>
        <w:rPr>
          <w:rFonts w:ascii="Calibri" w:hAnsi="Calibri" w:eastAsia="Calibri" w:cs="Calibri"/>
          <w:sz w:val="24"/>
          <w:szCs w:val="24"/>
        </w:rPr>
        <w:tab/>
      </w:r>
      <w:r>
        <w:rPr>
          <w:rFonts w:ascii="Calibri" w:hAnsi="Calibri" w:eastAsia="Calibri" w:cs="Calibri"/>
          <w:sz w:val="24"/>
          <w:szCs w:val="24"/>
        </w:rPr>
        <w:t>Supplier users</w:t>
      </w:r>
    </w:p>
    <w:p w:rsidR="00DC21A2" w:rsidRDefault="0091387A" w14:paraId="61EA2569" w14:textId="77777777">
      <w:pPr>
        <w:numPr>
          <w:ilvl w:val="0"/>
          <w:numId w:val="19"/>
        </w:numPr>
        <w:spacing w:line="240" w:lineRule="auto"/>
        <w:rPr>
          <w:rFonts w:ascii="Calibri" w:hAnsi="Calibri" w:eastAsia="Calibri" w:cs="Calibri"/>
          <w:sz w:val="24"/>
          <w:szCs w:val="24"/>
        </w:rPr>
      </w:pPr>
      <w:r>
        <w:rPr>
          <w:rFonts w:ascii="Calibri" w:hAnsi="Calibri" w:eastAsia="Calibri" w:cs="Calibri"/>
          <w:sz w:val="24"/>
          <w:szCs w:val="24"/>
        </w:rPr>
        <w:t>Drivers (Add, Edit, Update, View, Delete, Search, List, Status)</w:t>
      </w:r>
    </w:p>
    <w:p w:rsidRPr="002731BD" w:rsidR="00DC21A2" w:rsidRDefault="0091387A" w14:paraId="6EAA2028"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Customers (View, Search, List)</w:t>
      </w:r>
    </w:p>
    <w:p w:rsidR="00DC21A2" w:rsidRDefault="00DC21A2" w14:paraId="0FA097C5" w14:textId="77777777">
      <w:pPr>
        <w:spacing w:line="240" w:lineRule="auto"/>
        <w:ind w:left="1800"/>
        <w:rPr>
          <w:rFonts w:ascii="Calibri" w:hAnsi="Calibri" w:eastAsia="Calibri" w:cs="Calibri"/>
          <w:sz w:val="24"/>
          <w:szCs w:val="24"/>
        </w:rPr>
      </w:pPr>
    </w:p>
    <w:p w:rsidR="00CA6658" w:rsidRDefault="00CA6658" w14:paraId="01D6BB85" w14:textId="77777777">
      <w:pPr>
        <w:rPr>
          <w:rFonts w:ascii="Calibri" w:hAnsi="Calibri" w:eastAsia="Calibri" w:cs="Calibri"/>
          <w:sz w:val="24"/>
          <w:szCs w:val="24"/>
        </w:rPr>
      </w:pPr>
      <w:r>
        <w:rPr>
          <w:rFonts w:ascii="Calibri" w:hAnsi="Calibri" w:eastAsia="Calibri" w:cs="Calibri"/>
          <w:sz w:val="24"/>
          <w:szCs w:val="24"/>
        </w:rPr>
        <w:br w:type="page"/>
      </w:r>
    </w:p>
    <w:p w:rsidR="00DC21A2" w:rsidRDefault="0091387A" w14:paraId="1EEB1026" w14:textId="01BE6FE1">
      <w:pPr>
        <w:numPr>
          <w:ilvl w:val="0"/>
          <w:numId w:val="21"/>
        </w:numPr>
        <w:spacing w:line="240" w:lineRule="auto"/>
        <w:rPr>
          <w:rFonts w:ascii="Calibri" w:hAnsi="Calibri" w:eastAsia="Calibri" w:cs="Calibri"/>
          <w:sz w:val="24"/>
          <w:szCs w:val="24"/>
        </w:rPr>
      </w:pPr>
      <w:r>
        <w:rPr>
          <w:rFonts w:ascii="Calibri" w:hAnsi="Calibri" w:eastAsia="Calibri" w:cs="Calibri"/>
          <w:sz w:val="24"/>
          <w:szCs w:val="24"/>
        </w:rPr>
        <w:t>Master</w:t>
      </w:r>
    </w:p>
    <w:p w:rsidR="00DC21A2" w:rsidRDefault="0091387A" w14:paraId="3AD74265" w14:textId="77777777">
      <w:pPr>
        <w:numPr>
          <w:ilvl w:val="1"/>
          <w:numId w:val="21"/>
        </w:numPr>
        <w:spacing w:line="240" w:lineRule="auto"/>
        <w:rPr>
          <w:rFonts w:ascii="Calibri" w:hAnsi="Calibri" w:eastAsia="Calibri" w:cs="Calibri"/>
          <w:sz w:val="24"/>
          <w:szCs w:val="24"/>
        </w:rPr>
      </w:pPr>
      <w:r>
        <w:rPr>
          <w:rFonts w:ascii="Calibri" w:hAnsi="Calibri" w:eastAsia="Calibri" w:cs="Calibri"/>
          <w:sz w:val="24"/>
          <w:szCs w:val="24"/>
        </w:rPr>
        <w:t>ACL (Access Control List)</w:t>
      </w:r>
    </w:p>
    <w:p w:rsidR="00DC21A2" w:rsidRDefault="0091387A" w14:paraId="6F1AE632"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Admin Menu</w:t>
      </w:r>
    </w:p>
    <w:p w:rsidR="00DC21A2" w:rsidRDefault="0091387A" w14:paraId="75FDED45"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Group</w:t>
      </w:r>
    </w:p>
    <w:p w:rsidR="00DC21A2" w:rsidRDefault="0091387A" w14:paraId="2984597E"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Master Permission</w:t>
      </w:r>
    </w:p>
    <w:p w:rsidR="00DC21A2" w:rsidRDefault="0091387A" w14:paraId="556A0021"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Rule</w:t>
      </w:r>
    </w:p>
    <w:p w:rsidR="00DC21A2" w:rsidRDefault="0091387A" w14:paraId="5E93C528" w14:textId="77777777">
      <w:pPr>
        <w:numPr>
          <w:ilvl w:val="1"/>
          <w:numId w:val="21"/>
        </w:numPr>
        <w:spacing w:line="240" w:lineRule="auto"/>
        <w:rPr>
          <w:rFonts w:ascii="Calibri" w:hAnsi="Calibri" w:eastAsia="Calibri" w:cs="Calibri"/>
          <w:sz w:val="24"/>
          <w:szCs w:val="24"/>
        </w:rPr>
      </w:pPr>
      <w:r>
        <w:rPr>
          <w:rFonts w:ascii="Calibri" w:hAnsi="Calibri" w:eastAsia="Calibri" w:cs="Calibri"/>
          <w:sz w:val="24"/>
          <w:szCs w:val="24"/>
        </w:rPr>
        <w:t>Settings</w:t>
      </w:r>
    </w:p>
    <w:p w:rsidR="00DC21A2" w:rsidRDefault="0091387A" w14:paraId="65FF8132"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General Settings</w:t>
      </w:r>
    </w:p>
    <w:p w:rsidR="00DC21A2" w:rsidRDefault="0091387A" w14:paraId="160C4A10"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Email Settings</w:t>
      </w:r>
    </w:p>
    <w:p w:rsidR="00DC21A2" w:rsidRDefault="0091387A" w14:paraId="7081F4B1"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Payment Gateway Settings</w:t>
      </w:r>
    </w:p>
    <w:p w:rsidR="00DC21A2" w:rsidRDefault="0091387A" w14:paraId="449522EF"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SEO Settings</w:t>
      </w:r>
    </w:p>
    <w:p w:rsidR="00DC21A2" w:rsidRDefault="0091387A" w14:paraId="286A15C0" w14:textId="77777777">
      <w:pPr>
        <w:numPr>
          <w:ilvl w:val="1"/>
          <w:numId w:val="21"/>
        </w:numPr>
        <w:spacing w:line="240" w:lineRule="auto"/>
        <w:rPr>
          <w:rFonts w:ascii="Calibri" w:hAnsi="Calibri" w:eastAsia="Calibri" w:cs="Calibri"/>
          <w:sz w:val="24"/>
          <w:szCs w:val="24"/>
        </w:rPr>
      </w:pPr>
      <w:r>
        <w:rPr>
          <w:rFonts w:ascii="Calibri" w:hAnsi="Calibri" w:eastAsia="Calibri" w:cs="Calibri"/>
          <w:sz w:val="24"/>
          <w:szCs w:val="24"/>
        </w:rPr>
        <w:t>Others</w:t>
      </w:r>
    </w:p>
    <w:p w:rsidR="00DC21A2" w:rsidRDefault="0091387A" w14:paraId="08D121F2"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CMS</w:t>
      </w:r>
    </w:p>
    <w:p w:rsidR="00DC21A2" w:rsidRDefault="0091387A" w14:paraId="5A10076C"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Route-based CMS system</w:t>
      </w:r>
    </w:p>
    <w:p w:rsidR="00DC21A2" w:rsidRDefault="0091387A" w14:paraId="33F99127"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 xml:space="preserve">Notifications and alerts </w:t>
      </w:r>
    </w:p>
    <w:p w:rsidR="00DC21A2" w:rsidRDefault="0091387A" w14:paraId="0842539F"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Email Templates</w:t>
      </w:r>
    </w:p>
    <w:p w:rsidR="00DC21A2" w:rsidRDefault="00DC21A2" w14:paraId="738EB50E" w14:textId="77777777">
      <w:pPr>
        <w:spacing w:line="240" w:lineRule="auto"/>
        <w:ind w:left="2520"/>
        <w:rPr>
          <w:rFonts w:ascii="Calibri" w:hAnsi="Calibri" w:eastAsia="Calibri" w:cs="Calibri"/>
          <w:sz w:val="24"/>
          <w:szCs w:val="24"/>
        </w:rPr>
      </w:pPr>
    </w:p>
    <w:p w:rsidR="00DC21A2" w:rsidRDefault="0091387A" w14:paraId="44C4C010" w14:textId="77777777">
      <w:pPr>
        <w:numPr>
          <w:ilvl w:val="1"/>
          <w:numId w:val="21"/>
        </w:numPr>
        <w:spacing w:line="240" w:lineRule="auto"/>
        <w:rPr>
          <w:rFonts w:ascii="Calibri" w:hAnsi="Calibri" w:eastAsia="Calibri" w:cs="Calibri"/>
          <w:sz w:val="24"/>
          <w:szCs w:val="24"/>
        </w:rPr>
      </w:pPr>
      <w:r>
        <w:rPr>
          <w:rFonts w:ascii="Calibri" w:hAnsi="Calibri" w:eastAsia="Calibri" w:cs="Calibri"/>
          <w:sz w:val="24"/>
          <w:szCs w:val="24"/>
        </w:rPr>
        <w:t>Master</w:t>
      </w:r>
    </w:p>
    <w:p w:rsidR="00DC21A2" w:rsidRDefault="0091387A" w14:paraId="4B0907E5"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State from Google map</w:t>
      </w:r>
    </w:p>
    <w:p w:rsidR="00DC21A2" w:rsidRDefault="0091387A" w14:paraId="3480AD1D"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City from Google map</w:t>
      </w:r>
    </w:p>
    <w:p w:rsidR="00DC21A2" w:rsidRDefault="0091387A" w14:paraId="477E11F8"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Tax</w:t>
      </w:r>
    </w:p>
    <w:p w:rsidR="00DC21A2" w:rsidRDefault="0091387A" w14:paraId="4A84282A"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Exceptional city and routes</w:t>
      </w:r>
    </w:p>
    <w:p w:rsidR="00DC21A2" w:rsidRDefault="0091387A" w14:paraId="4B05C1A0"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Coupon</w:t>
      </w:r>
    </w:p>
    <w:p w:rsidR="00DC21A2" w:rsidRDefault="00DC21A2" w14:paraId="36E20652" w14:textId="77777777">
      <w:pPr>
        <w:spacing w:line="240" w:lineRule="auto"/>
        <w:ind w:left="2520"/>
        <w:rPr>
          <w:rFonts w:ascii="Calibri" w:hAnsi="Calibri" w:eastAsia="Calibri" w:cs="Calibri"/>
          <w:sz w:val="24"/>
          <w:szCs w:val="24"/>
        </w:rPr>
      </w:pPr>
    </w:p>
    <w:p w:rsidR="00DC21A2" w:rsidRDefault="0091387A" w14:paraId="1819408C" w14:textId="77777777">
      <w:pPr>
        <w:numPr>
          <w:ilvl w:val="0"/>
          <w:numId w:val="21"/>
        </w:numPr>
        <w:spacing w:line="240" w:lineRule="auto"/>
        <w:rPr>
          <w:rFonts w:ascii="Calibri" w:hAnsi="Calibri" w:eastAsia="Calibri" w:cs="Calibri"/>
          <w:sz w:val="24"/>
          <w:szCs w:val="24"/>
        </w:rPr>
      </w:pPr>
      <w:r>
        <w:rPr>
          <w:rFonts w:ascii="Calibri" w:hAnsi="Calibri" w:eastAsia="Calibri" w:cs="Calibri"/>
          <w:sz w:val="24"/>
          <w:szCs w:val="24"/>
        </w:rPr>
        <w:t>Management</w:t>
      </w:r>
    </w:p>
    <w:p w:rsidR="00DC21A2" w:rsidRDefault="0091387A" w14:paraId="1BCDFCA6" w14:textId="77777777">
      <w:pPr>
        <w:numPr>
          <w:ilvl w:val="1"/>
          <w:numId w:val="21"/>
        </w:numPr>
        <w:spacing w:line="240" w:lineRule="auto"/>
        <w:rPr>
          <w:rFonts w:ascii="Calibri" w:hAnsi="Calibri" w:eastAsia="Calibri" w:cs="Calibri"/>
          <w:sz w:val="24"/>
          <w:szCs w:val="24"/>
        </w:rPr>
      </w:pPr>
      <w:r>
        <w:rPr>
          <w:rFonts w:ascii="Calibri" w:hAnsi="Calibri" w:eastAsia="Calibri" w:cs="Calibri"/>
          <w:sz w:val="24"/>
          <w:szCs w:val="24"/>
        </w:rPr>
        <w:t>Booking</w:t>
      </w:r>
    </w:p>
    <w:p w:rsidR="00DC21A2" w:rsidRDefault="0091387A" w14:paraId="48623236"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Booking (Add, Edit, Update, Cancel)</w:t>
      </w:r>
    </w:p>
    <w:p w:rsidR="00DC21A2" w:rsidRDefault="0091387A" w14:paraId="7A2D2D83"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Booking Details (Search, List)</w:t>
      </w:r>
    </w:p>
    <w:p w:rsidR="00DC21A2" w:rsidRDefault="0091387A" w14:paraId="3237EA02" w14:textId="77777777">
      <w:pPr>
        <w:numPr>
          <w:ilvl w:val="1"/>
          <w:numId w:val="21"/>
        </w:numPr>
        <w:spacing w:line="240" w:lineRule="auto"/>
        <w:rPr>
          <w:rFonts w:ascii="Calibri" w:hAnsi="Calibri" w:eastAsia="Calibri" w:cs="Calibri"/>
          <w:sz w:val="24"/>
          <w:szCs w:val="24"/>
        </w:rPr>
      </w:pPr>
      <w:r>
        <w:rPr>
          <w:rFonts w:ascii="Calibri" w:hAnsi="Calibri" w:eastAsia="Calibri" w:cs="Calibri"/>
          <w:sz w:val="24"/>
          <w:szCs w:val="24"/>
        </w:rPr>
        <w:t>Reports</w:t>
      </w:r>
    </w:p>
    <w:p w:rsidR="00DC21A2" w:rsidRDefault="0091387A" w14:paraId="26192C77"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Revenue Report</w:t>
      </w:r>
    </w:p>
    <w:p w:rsidR="00DC21A2" w:rsidRDefault="0091387A" w14:paraId="2ECB8DA0"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Booking Report</w:t>
      </w:r>
    </w:p>
    <w:p w:rsidR="00DC21A2" w:rsidRDefault="0091387A" w14:paraId="5204F609"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Customer / Agents list Report</w:t>
      </w:r>
    </w:p>
    <w:p w:rsidR="00DC21A2" w:rsidRDefault="0091387A" w14:paraId="235F98FA"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Pay-out Report</w:t>
      </w:r>
    </w:p>
    <w:p w:rsidR="00DC21A2" w:rsidRDefault="0091387A" w14:paraId="257C8344" w14:textId="77777777">
      <w:pPr>
        <w:numPr>
          <w:ilvl w:val="2"/>
          <w:numId w:val="21"/>
        </w:numPr>
        <w:spacing w:line="240" w:lineRule="auto"/>
        <w:rPr>
          <w:rFonts w:ascii="Calibri" w:hAnsi="Calibri" w:eastAsia="Calibri" w:cs="Calibri"/>
          <w:sz w:val="24"/>
          <w:szCs w:val="24"/>
        </w:rPr>
      </w:pPr>
      <w:r>
        <w:rPr>
          <w:rFonts w:ascii="Calibri" w:hAnsi="Calibri" w:eastAsia="Calibri" w:cs="Calibri"/>
          <w:sz w:val="24"/>
          <w:szCs w:val="24"/>
        </w:rPr>
        <w:t>Refund Report</w:t>
      </w:r>
    </w:p>
    <w:p w:rsidR="00DC21A2" w:rsidRDefault="00DC21A2" w14:paraId="34C49661" w14:textId="77777777">
      <w:pPr>
        <w:spacing w:line="240" w:lineRule="auto"/>
        <w:ind w:left="2520"/>
        <w:rPr>
          <w:rFonts w:ascii="Calibri" w:hAnsi="Calibri" w:eastAsia="Calibri" w:cs="Calibri"/>
          <w:sz w:val="24"/>
          <w:szCs w:val="24"/>
        </w:rPr>
      </w:pPr>
    </w:p>
    <w:p w:rsidR="00DC21A2" w:rsidRDefault="0091387A" w14:paraId="74C9D66F" w14:textId="77777777">
      <w:pPr>
        <w:numPr>
          <w:ilvl w:val="0"/>
          <w:numId w:val="21"/>
        </w:numPr>
        <w:spacing w:line="240" w:lineRule="auto"/>
        <w:rPr>
          <w:rFonts w:ascii="Calibri" w:hAnsi="Calibri" w:eastAsia="Calibri" w:cs="Calibri"/>
          <w:sz w:val="24"/>
          <w:szCs w:val="24"/>
        </w:rPr>
      </w:pPr>
      <w:r>
        <w:rPr>
          <w:rFonts w:ascii="Calibri" w:hAnsi="Calibri" w:eastAsia="Calibri" w:cs="Calibri"/>
          <w:sz w:val="24"/>
          <w:szCs w:val="24"/>
        </w:rPr>
        <w:t>Route Management</w:t>
      </w:r>
    </w:p>
    <w:p w:rsidR="00DC21A2" w:rsidRDefault="0091387A" w14:paraId="7E34604C" w14:textId="77777777">
      <w:pPr>
        <w:numPr>
          <w:ilvl w:val="0"/>
          <w:numId w:val="21"/>
        </w:numPr>
        <w:spacing w:line="240" w:lineRule="auto"/>
        <w:rPr>
          <w:rFonts w:ascii="Calibri" w:hAnsi="Calibri" w:eastAsia="Calibri" w:cs="Calibri"/>
          <w:sz w:val="24"/>
          <w:szCs w:val="24"/>
        </w:rPr>
      </w:pPr>
      <w:r>
        <w:rPr>
          <w:rFonts w:ascii="Calibri" w:hAnsi="Calibri" w:eastAsia="Calibri" w:cs="Calibri"/>
          <w:sz w:val="24"/>
          <w:szCs w:val="24"/>
        </w:rPr>
        <w:t>Fleet Management</w:t>
      </w:r>
    </w:p>
    <w:p w:rsidRPr="002731BD" w:rsidR="00DC21A2" w:rsidRDefault="0091387A" w14:paraId="3A5F4D1A" w14:textId="77777777">
      <w:pPr>
        <w:numPr>
          <w:ilvl w:val="0"/>
          <w:numId w:val="21"/>
        </w:numPr>
        <w:spacing w:line="240" w:lineRule="auto"/>
        <w:rPr>
          <w:rFonts w:ascii="Calibri" w:hAnsi="Calibri" w:eastAsia="Calibri" w:cs="Calibri"/>
          <w:sz w:val="24"/>
          <w:szCs w:val="24"/>
        </w:rPr>
      </w:pPr>
      <w:r>
        <w:rPr>
          <w:rFonts w:ascii="Calibri" w:hAnsi="Calibri" w:eastAsia="Calibri" w:cs="Calibri"/>
          <w:sz w:val="24"/>
          <w:szCs w:val="24"/>
        </w:rPr>
        <w:t>Fare Calculation Management</w:t>
      </w:r>
    </w:p>
    <w:p w:rsidR="00DC21A2" w:rsidRDefault="0091387A" w14:paraId="751DC445" w14:textId="77777777">
      <w:pPr>
        <w:numPr>
          <w:ilvl w:val="0"/>
          <w:numId w:val="21"/>
        </w:numPr>
        <w:spacing w:line="240" w:lineRule="auto"/>
        <w:rPr>
          <w:rFonts w:ascii="Calibri" w:hAnsi="Calibri" w:eastAsia="Calibri" w:cs="Calibri"/>
          <w:sz w:val="24"/>
          <w:szCs w:val="24"/>
        </w:rPr>
      </w:pPr>
      <w:r>
        <w:rPr>
          <w:rFonts w:ascii="Calibri" w:hAnsi="Calibri" w:eastAsia="Calibri" w:cs="Calibri"/>
          <w:sz w:val="24"/>
          <w:szCs w:val="24"/>
        </w:rPr>
        <w:t>My Profile</w:t>
      </w:r>
    </w:p>
    <w:p w:rsidR="00DC21A2" w:rsidRDefault="0091387A" w14:paraId="11FF8581" w14:textId="77777777">
      <w:pPr>
        <w:numPr>
          <w:ilvl w:val="0"/>
          <w:numId w:val="21"/>
        </w:numPr>
        <w:spacing w:line="240" w:lineRule="auto"/>
        <w:rPr>
          <w:rFonts w:ascii="Calibri" w:hAnsi="Calibri" w:eastAsia="Calibri" w:cs="Calibri"/>
          <w:sz w:val="24"/>
          <w:szCs w:val="24"/>
        </w:rPr>
      </w:pPr>
      <w:r>
        <w:rPr>
          <w:rFonts w:ascii="Calibri" w:hAnsi="Calibri" w:eastAsia="Calibri" w:cs="Calibri"/>
          <w:sz w:val="24"/>
          <w:szCs w:val="24"/>
        </w:rPr>
        <w:t>Change Password</w:t>
      </w:r>
    </w:p>
    <w:p w:rsidR="00DC21A2" w:rsidRDefault="0091387A" w14:paraId="12B151D9" w14:textId="77777777">
      <w:pPr>
        <w:numPr>
          <w:ilvl w:val="0"/>
          <w:numId w:val="21"/>
        </w:numPr>
        <w:spacing w:line="240" w:lineRule="auto"/>
        <w:rPr>
          <w:rFonts w:ascii="Calibri" w:hAnsi="Calibri" w:eastAsia="Calibri" w:cs="Calibri"/>
          <w:sz w:val="24"/>
          <w:szCs w:val="24"/>
        </w:rPr>
      </w:pPr>
      <w:r>
        <w:rPr>
          <w:rFonts w:ascii="Calibri" w:hAnsi="Calibri" w:eastAsia="Calibri" w:cs="Calibri"/>
          <w:sz w:val="24"/>
          <w:szCs w:val="24"/>
        </w:rPr>
        <w:t>Logout</w:t>
      </w:r>
    </w:p>
    <w:p w:rsidR="00DC21A2" w:rsidRDefault="00DC21A2" w14:paraId="379DBD36" w14:textId="77777777">
      <w:pPr>
        <w:shd w:val="clear" w:color="auto" w:fill="FFFFFF"/>
        <w:spacing w:line="215" w:lineRule="auto"/>
        <w:rPr>
          <w:rFonts w:ascii="Calibri" w:hAnsi="Calibri" w:eastAsia="Calibri" w:cs="Calibri"/>
          <w:b/>
          <w:sz w:val="24"/>
          <w:szCs w:val="24"/>
        </w:rPr>
      </w:pPr>
    </w:p>
    <w:p w:rsidR="00CA6658" w:rsidRDefault="00CA6658" w14:paraId="6283D552" w14:textId="59224718">
      <w:pPr>
        <w:shd w:val="clear" w:color="auto" w:fill="FFFFFF"/>
        <w:spacing w:line="215" w:lineRule="auto"/>
        <w:rPr>
          <w:rFonts w:ascii="Calibri" w:hAnsi="Calibri" w:eastAsia="Calibri" w:cs="Calibri"/>
          <w:b/>
          <w:sz w:val="28"/>
          <w:szCs w:val="28"/>
        </w:rPr>
      </w:pPr>
    </w:p>
    <w:p w:rsidR="00CA6658" w:rsidRDefault="00CA6658" w14:paraId="49B449B5" w14:textId="77777777">
      <w:pPr>
        <w:rPr>
          <w:rFonts w:ascii="Calibri" w:hAnsi="Calibri" w:eastAsia="Calibri" w:cs="Calibri"/>
          <w:b/>
          <w:sz w:val="28"/>
          <w:szCs w:val="28"/>
        </w:rPr>
      </w:pPr>
      <w:r>
        <w:rPr>
          <w:rFonts w:ascii="Calibri" w:hAnsi="Calibri" w:eastAsia="Calibri" w:cs="Calibri"/>
          <w:b/>
          <w:sz w:val="28"/>
          <w:szCs w:val="28"/>
        </w:rPr>
        <w:br w:type="page"/>
      </w:r>
    </w:p>
    <w:p w:rsidR="00DC21A2" w:rsidRDefault="00CA6658" w14:paraId="3970901E" w14:textId="247C8C62">
      <w:pPr>
        <w:shd w:val="clear" w:color="auto" w:fill="FFFFFF"/>
        <w:spacing w:line="215" w:lineRule="auto"/>
        <w:rPr>
          <w:rFonts w:ascii="Calibri" w:hAnsi="Calibri" w:eastAsia="Calibri" w:cs="Calibri"/>
          <w:b/>
          <w:sz w:val="28"/>
          <w:szCs w:val="28"/>
        </w:rPr>
      </w:pPr>
      <w:r>
        <w:rPr>
          <w:rFonts w:ascii="Calibri" w:hAnsi="Calibri" w:eastAsia="Calibri" w:cs="Calibri"/>
          <w:b/>
          <w:sz w:val="28"/>
          <w:szCs w:val="28"/>
        </w:rPr>
        <w:t>5</w:t>
      </w:r>
      <w:r w:rsidR="002731BD">
        <w:rPr>
          <w:rFonts w:ascii="Calibri" w:hAnsi="Calibri" w:eastAsia="Calibri" w:cs="Calibri"/>
          <w:b/>
          <w:sz w:val="28"/>
          <w:szCs w:val="28"/>
        </w:rPr>
        <w:t>.2 Sign-in</w:t>
      </w:r>
    </w:p>
    <w:p w:rsidR="00DC21A2" w:rsidRDefault="00DC21A2" w14:paraId="2E559E06" w14:textId="77777777">
      <w:pPr>
        <w:shd w:val="clear" w:color="auto" w:fill="FFFFFF"/>
        <w:spacing w:line="215" w:lineRule="auto"/>
        <w:rPr>
          <w:rFonts w:ascii="Calibri" w:hAnsi="Calibri" w:eastAsia="Calibri" w:cs="Calibri"/>
          <w:b/>
          <w:sz w:val="24"/>
          <w:szCs w:val="24"/>
        </w:rPr>
      </w:pPr>
    </w:p>
    <w:p w:rsidR="00DC21A2" w:rsidP="4DF41364" w:rsidRDefault="0091387A" w14:paraId="259C1ED4" w14:textId="14797DF9">
      <w:p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Users access a system by identifying and authenticating themselves. The user credentials are typically some </w:t>
      </w:r>
      <w:r w:rsidRPr="4DF41364" w:rsidR="00AA1BBC">
        <w:rPr>
          <w:rFonts w:ascii="Calibri" w:hAnsi="Calibri" w:eastAsia="Calibri" w:cs="Calibri"/>
          <w:sz w:val="24"/>
          <w:szCs w:val="24"/>
          <w:lang w:val="en-US"/>
        </w:rPr>
        <w:t>forms</w:t>
      </w:r>
      <w:r w:rsidRPr="4DF41364">
        <w:rPr>
          <w:rFonts w:ascii="Calibri" w:hAnsi="Calibri" w:eastAsia="Calibri" w:cs="Calibri"/>
          <w:sz w:val="24"/>
          <w:szCs w:val="24"/>
          <w:lang w:val="en-US"/>
        </w:rPr>
        <w:t xml:space="preserve"> of email and a matching password.</w:t>
      </w:r>
    </w:p>
    <w:p w:rsidR="00DC21A2" w:rsidRDefault="00DC21A2" w14:paraId="71576BE7" w14:textId="77777777">
      <w:pPr>
        <w:spacing w:line="240" w:lineRule="auto"/>
        <w:rPr>
          <w:rFonts w:ascii="Calibri" w:hAnsi="Calibri" w:eastAsia="Calibri" w:cs="Calibri"/>
          <w:sz w:val="24"/>
          <w:szCs w:val="24"/>
        </w:rPr>
      </w:pPr>
    </w:p>
    <w:tbl>
      <w:tblPr>
        <w:tblStyle w:val="a"/>
        <w:tblW w:w="87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076"/>
        <w:gridCol w:w="2310"/>
        <w:gridCol w:w="1380"/>
        <w:gridCol w:w="1335"/>
        <w:gridCol w:w="1650"/>
      </w:tblGrid>
      <w:tr w:rsidR="00DC21A2" w14:paraId="4FBAD591" w14:textId="77777777">
        <w:trPr>
          <w:trHeight w:val="260"/>
        </w:trPr>
        <w:tc>
          <w:tcPr>
            <w:tcW w:w="2076" w:type="dxa"/>
          </w:tcPr>
          <w:p w:rsidR="00DC21A2" w:rsidRDefault="0091387A" w14:paraId="41D3624C" w14:textId="77777777">
            <w:pPr>
              <w:jc w:val="center"/>
              <w:rPr>
                <w:rFonts w:ascii="Calibri" w:hAnsi="Calibri" w:eastAsia="Calibri" w:cs="Calibri"/>
                <w:b/>
              </w:rPr>
            </w:pPr>
            <w:r>
              <w:rPr>
                <w:rFonts w:ascii="Calibri" w:hAnsi="Calibri" w:eastAsia="Calibri" w:cs="Calibri"/>
                <w:b/>
              </w:rPr>
              <w:t>Fields</w:t>
            </w:r>
          </w:p>
        </w:tc>
        <w:tc>
          <w:tcPr>
            <w:tcW w:w="2310" w:type="dxa"/>
          </w:tcPr>
          <w:p w:rsidR="00DC21A2" w:rsidRDefault="0091387A" w14:paraId="656ECE4E" w14:textId="77777777">
            <w:pPr>
              <w:jc w:val="center"/>
              <w:rPr>
                <w:rFonts w:ascii="Calibri" w:hAnsi="Calibri" w:eastAsia="Calibri" w:cs="Calibri"/>
                <w:b/>
              </w:rPr>
            </w:pPr>
            <w:r>
              <w:rPr>
                <w:rFonts w:ascii="Calibri" w:hAnsi="Calibri" w:eastAsia="Calibri" w:cs="Calibri"/>
                <w:b/>
              </w:rPr>
              <w:t>Control</w:t>
            </w:r>
          </w:p>
        </w:tc>
        <w:tc>
          <w:tcPr>
            <w:tcW w:w="1380" w:type="dxa"/>
          </w:tcPr>
          <w:p w:rsidR="00DC21A2" w:rsidRDefault="0091387A" w14:paraId="66ED783A" w14:textId="77777777">
            <w:pPr>
              <w:jc w:val="center"/>
              <w:rPr>
                <w:rFonts w:ascii="Calibri" w:hAnsi="Calibri" w:eastAsia="Calibri" w:cs="Calibri"/>
                <w:b/>
              </w:rPr>
            </w:pPr>
            <w:r>
              <w:rPr>
                <w:rFonts w:ascii="Calibri" w:hAnsi="Calibri" w:eastAsia="Calibri" w:cs="Calibri"/>
                <w:b/>
              </w:rPr>
              <w:t>Mandatory</w:t>
            </w:r>
          </w:p>
        </w:tc>
        <w:tc>
          <w:tcPr>
            <w:tcW w:w="1335" w:type="dxa"/>
          </w:tcPr>
          <w:p w:rsidR="00DC21A2" w:rsidRDefault="0091387A" w14:paraId="3F2A2682" w14:textId="77777777">
            <w:pPr>
              <w:jc w:val="center"/>
              <w:rPr>
                <w:rFonts w:ascii="Calibri" w:hAnsi="Calibri" w:eastAsia="Calibri" w:cs="Calibri"/>
                <w:b/>
              </w:rPr>
            </w:pPr>
            <w:r>
              <w:rPr>
                <w:rFonts w:ascii="Calibri" w:hAnsi="Calibri" w:eastAsia="Calibri" w:cs="Calibri"/>
                <w:b/>
              </w:rPr>
              <w:t>Value</w:t>
            </w:r>
          </w:p>
        </w:tc>
        <w:tc>
          <w:tcPr>
            <w:tcW w:w="1650" w:type="dxa"/>
          </w:tcPr>
          <w:p w:rsidR="00DC21A2" w:rsidRDefault="0091387A" w14:paraId="4F14101C" w14:textId="77777777">
            <w:pPr>
              <w:jc w:val="center"/>
              <w:rPr>
                <w:rFonts w:ascii="Calibri" w:hAnsi="Calibri" w:eastAsia="Calibri" w:cs="Calibri"/>
                <w:b/>
              </w:rPr>
            </w:pPr>
            <w:r>
              <w:rPr>
                <w:rFonts w:ascii="Calibri" w:hAnsi="Calibri" w:eastAsia="Calibri" w:cs="Calibri"/>
                <w:b/>
              </w:rPr>
              <w:t>Default Value</w:t>
            </w:r>
          </w:p>
        </w:tc>
      </w:tr>
      <w:tr w:rsidR="00DC21A2" w14:paraId="206B6742" w14:textId="77777777">
        <w:trPr>
          <w:trHeight w:val="240"/>
        </w:trPr>
        <w:tc>
          <w:tcPr>
            <w:tcW w:w="2076" w:type="dxa"/>
          </w:tcPr>
          <w:p w:rsidR="00DC21A2" w:rsidRDefault="0091387A" w14:paraId="4D9FFBE2" w14:textId="77777777">
            <w:pPr>
              <w:rPr>
                <w:rFonts w:ascii="Calibri" w:hAnsi="Calibri" w:eastAsia="Calibri" w:cs="Calibri"/>
              </w:rPr>
            </w:pPr>
            <w:r>
              <w:rPr>
                <w:rFonts w:ascii="Calibri" w:hAnsi="Calibri" w:eastAsia="Calibri" w:cs="Calibri"/>
              </w:rPr>
              <w:t>Email</w:t>
            </w:r>
          </w:p>
        </w:tc>
        <w:tc>
          <w:tcPr>
            <w:tcW w:w="2310" w:type="dxa"/>
          </w:tcPr>
          <w:p w:rsidR="00DC21A2" w:rsidRDefault="0091387A" w14:paraId="0D8EEFA3" w14:textId="77777777">
            <w:pPr>
              <w:rPr>
                <w:rFonts w:ascii="Calibri" w:hAnsi="Calibri" w:eastAsia="Calibri" w:cs="Calibri"/>
              </w:rPr>
            </w:pPr>
            <w:r>
              <w:rPr>
                <w:rFonts w:ascii="Calibri" w:hAnsi="Calibri" w:eastAsia="Calibri" w:cs="Calibri"/>
              </w:rPr>
              <w:t>Text box</w:t>
            </w:r>
          </w:p>
        </w:tc>
        <w:tc>
          <w:tcPr>
            <w:tcW w:w="1380" w:type="dxa"/>
          </w:tcPr>
          <w:p w:rsidR="00DC21A2" w:rsidRDefault="0091387A" w14:paraId="3F8BEE39" w14:textId="77777777">
            <w:pPr>
              <w:rPr>
                <w:rFonts w:ascii="Calibri" w:hAnsi="Calibri" w:eastAsia="Calibri" w:cs="Calibri"/>
              </w:rPr>
            </w:pPr>
            <w:r>
              <w:rPr>
                <w:rFonts w:ascii="Calibri" w:hAnsi="Calibri" w:eastAsia="Calibri" w:cs="Calibri"/>
              </w:rPr>
              <w:t>Required</w:t>
            </w:r>
          </w:p>
        </w:tc>
        <w:tc>
          <w:tcPr>
            <w:tcW w:w="1335" w:type="dxa"/>
          </w:tcPr>
          <w:p w:rsidR="00DC21A2" w:rsidRDefault="00DC21A2" w14:paraId="763EC869" w14:textId="77777777">
            <w:pPr>
              <w:rPr>
                <w:rFonts w:ascii="Calibri" w:hAnsi="Calibri" w:eastAsia="Calibri" w:cs="Calibri"/>
              </w:rPr>
            </w:pPr>
          </w:p>
        </w:tc>
        <w:tc>
          <w:tcPr>
            <w:tcW w:w="1650" w:type="dxa"/>
          </w:tcPr>
          <w:p w:rsidR="00DC21A2" w:rsidRDefault="00DC21A2" w14:paraId="619B5DD4" w14:textId="77777777">
            <w:pPr>
              <w:rPr>
                <w:rFonts w:ascii="Calibri" w:hAnsi="Calibri" w:eastAsia="Calibri" w:cs="Calibri"/>
              </w:rPr>
            </w:pPr>
          </w:p>
        </w:tc>
      </w:tr>
      <w:tr w:rsidR="00DC21A2" w14:paraId="3AD31B66" w14:textId="77777777">
        <w:trPr>
          <w:trHeight w:val="232"/>
        </w:trPr>
        <w:tc>
          <w:tcPr>
            <w:tcW w:w="2076" w:type="dxa"/>
          </w:tcPr>
          <w:p w:rsidR="00DC21A2" w:rsidRDefault="0091387A" w14:paraId="53650F44" w14:textId="77777777">
            <w:pPr>
              <w:rPr>
                <w:rFonts w:ascii="Calibri" w:hAnsi="Calibri" w:eastAsia="Calibri" w:cs="Calibri"/>
              </w:rPr>
            </w:pPr>
            <w:r>
              <w:rPr>
                <w:rFonts w:ascii="Calibri" w:hAnsi="Calibri" w:eastAsia="Calibri" w:cs="Calibri"/>
              </w:rPr>
              <w:t>Password</w:t>
            </w:r>
          </w:p>
        </w:tc>
        <w:tc>
          <w:tcPr>
            <w:tcW w:w="2310" w:type="dxa"/>
          </w:tcPr>
          <w:p w:rsidR="00DC21A2" w:rsidRDefault="0091387A" w14:paraId="670777B2" w14:textId="77777777">
            <w:pPr>
              <w:rPr>
                <w:rFonts w:ascii="Calibri" w:hAnsi="Calibri" w:eastAsia="Calibri" w:cs="Calibri"/>
              </w:rPr>
            </w:pPr>
            <w:r>
              <w:rPr>
                <w:rFonts w:ascii="Calibri" w:hAnsi="Calibri" w:eastAsia="Calibri" w:cs="Calibri"/>
              </w:rPr>
              <w:t>Text box (Password)</w:t>
            </w:r>
          </w:p>
        </w:tc>
        <w:tc>
          <w:tcPr>
            <w:tcW w:w="1380" w:type="dxa"/>
          </w:tcPr>
          <w:p w:rsidR="00DC21A2" w:rsidRDefault="0091387A" w14:paraId="2487D942" w14:textId="77777777">
            <w:pPr>
              <w:rPr>
                <w:rFonts w:ascii="Calibri" w:hAnsi="Calibri" w:eastAsia="Calibri" w:cs="Calibri"/>
              </w:rPr>
            </w:pPr>
            <w:r>
              <w:rPr>
                <w:rFonts w:ascii="Calibri" w:hAnsi="Calibri" w:eastAsia="Calibri" w:cs="Calibri"/>
              </w:rPr>
              <w:t>Required</w:t>
            </w:r>
          </w:p>
        </w:tc>
        <w:tc>
          <w:tcPr>
            <w:tcW w:w="1335" w:type="dxa"/>
          </w:tcPr>
          <w:p w:rsidR="00DC21A2" w:rsidRDefault="00DC21A2" w14:paraId="0AA67A8B" w14:textId="77777777">
            <w:pPr>
              <w:rPr>
                <w:rFonts w:ascii="Calibri" w:hAnsi="Calibri" w:eastAsia="Calibri" w:cs="Calibri"/>
              </w:rPr>
            </w:pPr>
          </w:p>
        </w:tc>
        <w:tc>
          <w:tcPr>
            <w:tcW w:w="1650" w:type="dxa"/>
          </w:tcPr>
          <w:p w:rsidR="00DC21A2" w:rsidRDefault="00DC21A2" w14:paraId="2FB7D780" w14:textId="77777777">
            <w:pPr>
              <w:rPr>
                <w:rFonts w:ascii="Calibri" w:hAnsi="Calibri" w:eastAsia="Calibri" w:cs="Calibri"/>
                <w:color w:val="FF0000"/>
              </w:rPr>
            </w:pPr>
          </w:p>
        </w:tc>
      </w:tr>
      <w:tr w:rsidR="00DC21A2" w14:paraId="30C39B5F" w14:textId="77777777">
        <w:trPr>
          <w:trHeight w:val="232"/>
        </w:trPr>
        <w:tc>
          <w:tcPr>
            <w:tcW w:w="2076" w:type="dxa"/>
          </w:tcPr>
          <w:p w:rsidR="00DC21A2" w:rsidRDefault="0091387A" w14:paraId="4FCEDFFC" w14:textId="77777777">
            <w:pPr>
              <w:rPr>
                <w:rFonts w:ascii="Calibri" w:hAnsi="Calibri" w:eastAsia="Calibri" w:cs="Calibri"/>
              </w:rPr>
            </w:pPr>
            <w:r>
              <w:rPr>
                <w:rFonts w:ascii="Calibri" w:hAnsi="Calibri" w:eastAsia="Calibri" w:cs="Calibri"/>
              </w:rPr>
              <w:t>Sign in</w:t>
            </w:r>
          </w:p>
        </w:tc>
        <w:tc>
          <w:tcPr>
            <w:tcW w:w="2310" w:type="dxa"/>
          </w:tcPr>
          <w:p w:rsidR="00DC21A2" w:rsidRDefault="0091387A" w14:paraId="4E73AEC6" w14:textId="77777777">
            <w:pPr>
              <w:rPr>
                <w:rFonts w:ascii="Calibri" w:hAnsi="Calibri" w:eastAsia="Calibri" w:cs="Calibri"/>
              </w:rPr>
            </w:pPr>
            <w:r>
              <w:rPr>
                <w:rFonts w:ascii="Calibri" w:hAnsi="Calibri" w:eastAsia="Calibri" w:cs="Calibri"/>
              </w:rPr>
              <w:t>Button</w:t>
            </w:r>
          </w:p>
        </w:tc>
        <w:tc>
          <w:tcPr>
            <w:tcW w:w="1380" w:type="dxa"/>
          </w:tcPr>
          <w:p w:rsidR="00DC21A2" w:rsidRDefault="0091387A" w14:paraId="4704AECE" w14:textId="77777777">
            <w:pPr>
              <w:rPr>
                <w:rFonts w:ascii="Calibri" w:hAnsi="Calibri" w:eastAsia="Calibri" w:cs="Calibri"/>
              </w:rPr>
            </w:pPr>
            <w:r>
              <w:rPr>
                <w:rFonts w:ascii="Calibri" w:hAnsi="Calibri" w:eastAsia="Calibri" w:cs="Calibri"/>
              </w:rPr>
              <w:t>Required</w:t>
            </w:r>
          </w:p>
        </w:tc>
        <w:tc>
          <w:tcPr>
            <w:tcW w:w="1335" w:type="dxa"/>
          </w:tcPr>
          <w:p w:rsidR="00DC21A2" w:rsidRDefault="00DC21A2" w14:paraId="19B2FC9D" w14:textId="77777777">
            <w:pPr>
              <w:rPr>
                <w:rFonts w:ascii="Calibri" w:hAnsi="Calibri" w:eastAsia="Calibri" w:cs="Calibri"/>
              </w:rPr>
            </w:pPr>
          </w:p>
        </w:tc>
        <w:tc>
          <w:tcPr>
            <w:tcW w:w="1650" w:type="dxa"/>
          </w:tcPr>
          <w:p w:rsidR="00DC21A2" w:rsidRDefault="00DC21A2" w14:paraId="0291DC78" w14:textId="77777777">
            <w:pPr>
              <w:rPr>
                <w:rFonts w:ascii="Calibri" w:hAnsi="Calibri" w:eastAsia="Calibri" w:cs="Calibri"/>
                <w:color w:val="FF0000"/>
              </w:rPr>
            </w:pPr>
          </w:p>
        </w:tc>
      </w:tr>
      <w:tr w:rsidR="00DC21A2" w14:paraId="247B13E8" w14:textId="77777777">
        <w:trPr>
          <w:trHeight w:val="232"/>
        </w:trPr>
        <w:tc>
          <w:tcPr>
            <w:tcW w:w="2076" w:type="dxa"/>
          </w:tcPr>
          <w:p w:rsidR="00DC21A2" w:rsidRDefault="0091387A" w14:paraId="5B2C52B2" w14:textId="77777777">
            <w:pPr>
              <w:rPr>
                <w:rFonts w:ascii="Calibri" w:hAnsi="Calibri" w:eastAsia="Calibri" w:cs="Calibri"/>
              </w:rPr>
            </w:pPr>
            <w:r>
              <w:rPr>
                <w:rFonts w:ascii="Calibri" w:hAnsi="Calibri" w:eastAsia="Calibri" w:cs="Calibri"/>
              </w:rPr>
              <w:t>Forgot Password?</w:t>
            </w:r>
          </w:p>
        </w:tc>
        <w:tc>
          <w:tcPr>
            <w:tcW w:w="2310" w:type="dxa"/>
          </w:tcPr>
          <w:p w:rsidR="00DC21A2" w:rsidRDefault="0091387A" w14:paraId="4E6D5692" w14:textId="77777777">
            <w:pPr>
              <w:rPr>
                <w:rFonts w:ascii="Calibri" w:hAnsi="Calibri" w:eastAsia="Calibri" w:cs="Calibri"/>
              </w:rPr>
            </w:pPr>
            <w:r>
              <w:rPr>
                <w:rFonts w:ascii="Calibri" w:hAnsi="Calibri" w:eastAsia="Calibri" w:cs="Calibri"/>
              </w:rPr>
              <w:t>Link</w:t>
            </w:r>
          </w:p>
        </w:tc>
        <w:tc>
          <w:tcPr>
            <w:tcW w:w="1380" w:type="dxa"/>
          </w:tcPr>
          <w:p w:rsidR="00DC21A2" w:rsidRDefault="0091387A" w14:paraId="539F0C0F" w14:textId="77777777">
            <w:pPr>
              <w:rPr>
                <w:rFonts w:ascii="Calibri" w:hAnsi="Calibri" w:eastAsia="Calibri" w:cs="Calibri"/>
              </w:rPr>
            </w:pPr>
            <w:r>
              <w:rPr>
                <w:rFonts w:ascii="Calibri" w:hAnsi="Calibri" w:eastAsia="Calibri" w:cs="Calibri"/>
              </w:rPr>
              <w:t>Required</w:t>
            </w:r>
          </w:p>
        </w:tc>
        <w:tc>
          <w:tcPr>
            <w:tcW w:w="1335" w:type="dxa"/>
          </w:tcPr>
          <w:p w:rsidR="00DC21A2" w:rsidRDefault="00DC21A2" w14:paraId="179E804E" w14:textId="77777777">
            <w:pPr>
              <w:rPr>
                <w:rFonts w:ascii="Calibri" w:hAnsi="Calibri" w:eastAsia="Calibri" w:cs="Calibri"/>
              </w:rPr>
            </w:pPr>
          </w:p>
        </w:tc>
        <w:tc>
          <w:tcPr>
            <w:tcW w:w="1650" w:type="dxa"/>
          </w:tcPr>
          <w:p w:rsidR="00DC21A2" w:rsidRDefault="00DC21A2" w14:paraId="36ACF68B" w14:textId="77777777">
            <w:pPr>
              <w:rPr>
                <w:rFonts w:ascii="Calibri" w:hAnsi="Calibri" w:eastAsia="Calibri" w:cs="Calibri"/>
                <w:color w:val="FF0000"/>
              </w:rPr>
            </w:pPr>
          </w:p>
        </w:tc>
      </w:tr>
      <w:tr w:rsidR="00DC21A2" w14:paraId="35BAEC3F" w14:textId="77777777">
        <w:trPr>
          <w:trHeight w:val="232"/>
        </w:trPr>
        <w:tc>
          <w:tcPr>
            <w:tcW w:w="2076" w:type="dxa"/>
          </w:tcPr>
          <w:p w:rsidR="00DC21A2" w:rsidRDefault="0091387A" w14:paraId="20B763DB" w14:textId="77777777">
            <w:pPr>
              <w:rPr>
                <w:rFonts w:ascii="Calibri" w:hAnsi="Calibri" w:eastAsia="Calibri" w:cs="Calibri"/>
              </w:rPr>
            </w:pPr>
            <w:r>
              <w:rPr>
                <w:rFonts w:ascii="Calibri" w:hAnsi="Calibri" w:eastAsia="Calibri" w:cs="Calibri"/>
              </w:rPr>
              <w:t>Rember Me</w:t>
            </w:r>
          </w:p>
        </w:tc>
        <w:tc>
          <w:tcPr>
            <w:tcW w:w="2310" w:type="dxa"/>
          </w:tcPr>
          <w:p w:rsidR="00DC21A2" w:rsidRDefault="0091387A" w14:paraId="367E815B" w14:textId="77777777">
            <w:pPr>
              <w:rPr>
                <w:rFonts w:ascii="Calibri" w:hAnsi="Calibri" w:eastAsia="Calibri" w:cs="Calibri"/>
              </w:rPr>
            </w:pPr>
            <w:r>
              <w:rPr>
                <w:rFonts w:ascii="Calibri" w:hAnsi="Calibri" w:eastAsia="Calibri" w:cs="Calibri"/>
              </w:rPr>
              <w:t>Check box</w:t>
            </w:r>
          </w:p>
        </w:tc>
        <w:tc>
          <w:tcPr>
            <w:tcW w:w="1380" w:type="dxa"/>
          </w:tcPr>
          <w:p w:rsidR="00DC21A2" w:rsidRDefault="0091387A" w14:paraId="2E354DC3" w14:textId="77777777">
            <w:pPr>
              <w:rPr>
                <w:rFonts w:ascii="Calibri" w:hAnsi="Calibri" w:eastAsia="Calibri" w:cs="Calibri"/>
              </w:rPr>
            </w:pPr>
            <w:r>
              <w:rPr>
                <w:rFonts w:ascii="Calibri" w:hAnsi="Calibri" w:eastAsia="Calibri" w:cs="Calibri"/>
              </w:rPr>
              <w:t>Required</w:t>
            </w:r>
          </w:p>
        </w:tc>
        <w:tc>
          <w:tcPr>
            <w:tcW w:w="1335" w:type="dxa"/>
          </w:tcPr>
          <w:p w:rsidR="00DC21A2" w:rsidRDefault="00DC21A2" w14:paraId="4DF4F32D" w14:textId="77777777">
            <w:pPr>
              <w:rPr>
                <w:rFonts w:ascii="Calibri" w:hAnsi="Calibri" w:eastAsia="Calibri" w:cs="Calibri"/>
              </w:rPr>
            </w:pPr>
          </w:p>
        </w:tc>
        <w:tc>
          <w:tcPr>
            <w:tcW w:w="1650" w:type="dxa"/>
          </w:tcPr>
          <w:p w:rsidR="00DC21A2" w:rsidRDefault="00DC21A2" w14:paraId="4921EE2C" w14:textId="77777777">
            <w:pPr>
              <w:rPr>
                <w:rFonts w:ascii="Calibri" w:hAnsi="Calibri" w:eastAsia="Calibri" w:cs="Calibri"/>
                <w:color w:val="FF0000"/>
              </w:rPr>
            </w:pPr>
          </w:p>
        </w:tc>
      </w:tr>
    </w:tbl>
    <w:p w:rsidR="00DC21A2" w:rsidRDefault="00DC21A2" w14:paraId="5F05F3B1" w14:textId="77777777">
      <w:pPr>
        <w:spacing w:line="240" w:lineRule="auto"/>
        <w:rPr>
          <w:rFonts w:ascii="Cambria" w:hAnsi="Cambria" w:eastAsia="Cambria" w:cs="Cambria"/>
          <w:b/>
          <w:sz w:val="28"/>
          <w:szCs w:val="28"/>
        </w:rPr>
      </w:pPr>
    </w:p>
    <w:p w:rsidR="00DC21A2" w:rsidRDefault="0091387A" w14:paraId="0262C018" w14:textId="77777777">
      <w:pPr>
        <w:numPr>
          <w:ilvl w:val="0"/>
          <w:numId w:val="60"/>
        </w:numPr>
        <w:spacing w:before="240" w:line="240" w:lineRule="auto"/>
      </w:pPr>
      <w:r>
        <w:rPr>
          <w:rFonts w:ascii="Calibri" w:hAnsi="Calibri" w:eastAsia="Calibri" w:cs="Calibri"/>
          <w:b/>
          <w:sz w:val="24"/>
          <w:szCs w:val="24"/>
        </w:rPr>
        <w:t>Users must provide their registered email and password to log in.</w:t>
      </w:r>
    </w:p>
    <w:p w:rsidR="00DC21A2" w:rsidRDefault="0091387A" w14:paraId="217016B0" w14:textId="77777777">
      <w:pPr>
        <w:numPr>
          <w:ilvl w:val="0"/>
          <w:numId w:val="60"/>
        </w:numPr>
        <w:spacing w:line="240" w:lineRule="auto"/>
      </w:pPr>
      <w:r>
        <w:rPr>
          <w:rFonts w:ascii="Calibri" w:hAnsi="Calibri" w:eastAsia="Calibri" w:cs="Calibri"/>
          <w:sz w:val="24"/>
          <w:szCs w:val="24"/>
        </w:rPr>
        <w:t>Users should be able to request a password reset via a "Forgot Password" link. The system should send a password reset link to the user's registered email address. Reset links should expire after a specified time or upon successful use.</w:t>
      </w:r>
    </w:p>
    <w:p w:rsidR="00DC21A2" w:rsidP="4DF41364" w:rsidRDefault="0091387A" w14:paraId="642319BB" w14:textId="77777777">
      <w:pPr>
        <w:numPr>
          <w:ilvl w:val="0"/>
          <w:numId w:val="60"/>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If the user doesn’t have any registered email address it throws an error message </w:t>
      </w:r>
      <w:r w:rsidRPr="4DF41364">
        <w:rPr>
          <w:rFonts w:ascii="Calibri" w:hAnsi="Calibri" w:eastAsia="Calibri" w:cs="Calibri"/>
          <w:b/>
          <w:bCs/>
          <w:sz w:val="24"/>
          <w:szCs w:val="24"/>
          <w:lang w:val="en-US"/>
        </w:rPr>
        <w:t>‘Email address doesn’t exist’.</w:t>
      </w:r>
    </w:p>
    <w:p w:rsidR="00DC21A2" w:rsidRDefault="0091387A" w14:paraId="319F09D4" w14:textId="77777777">
      <w:pPr>
        <w:numPr>
          <w:ilvl w:val="0"/>
          <w:numId w:val="60"/>
        </w:numPr>
        <w:spacing w:line="240" w:lineRule="auto"/>
      </w:pPr>
      <w:r>
        <w:rPr>
          <w:rFonts w:ascii="Calibri" w:hAnsi="Calibri" w:eastAsia="Calibri" w:cs="Calibri"/>
          <w:sz w:val="24"/>
          <w:szCs w:val="24"/>
        </w:rPr>
        <w:t>Ensure that error messages are clear and provide guidance for users in case of login failures.</w:t>
      </w:r>
    </w:p>
    <w:p w:rsidR="00DC21A2" w:rsidRDefault="0091387A" w14:paraId="3D48DD43" w14:textId="77777777">
      <w:pPr>
        <w:numPr>
          <w:ilvl w:val="0"/>
          <w:numId w:val="60"/>
        </w:numPr>
        <w:spacing w:line="240" w:lineRule="auto"/>
      </w:pPr>
      <w:r>
        <w:rPr>
          <w:rFonts w:ascii="Calibri" w:hAnsi="Calibri" w:eastAsia="Calibri" w:cs="Calibri"/>
          <w:sz w:val="24"/>
          <w:szCs w:val="24"/>
        </w:rPr>
        <w:t>Users should have the option to select "Remember Me" to store login credentials for future sessions.</w:t>
      </w:r>
    </w:p>
    <w:p w:rsidR="00DC21A2" w:rsidRDefault="0091387A" w14:paraId="2F5D259D" w14:textId="77777777">
      <w:pPr>
        <w:numPr>
          <w:ilvl w:val="0"/>
          <w:numId w:val="60"/>
        </w:numPr>
        <w:spacing w:after="240" w:line="240" w:lineRule="auto"/>
      </w:pPr>
      <w:r w:rsidRPr="42094E3C">
        <w:rPr>
          <w:rFonts w:ascii="Calibri" w:hAnsi="Calibri" w:eastAsia="Calibri" w:cs="Calibri"/>
          <w:b/>
          <w:bCs/>
          <w:sz w:val="24"/>
          <w:szCs w:val="24"/>
          <w:lang w:val="en-US"/>
        </w:rPr>
        <w:t>After successful login redirect them to their dashboard.</w:t>
      </w:r>
    </w:p>
    <w:p w:rsidR="00DC21A2" w:rsidRDefault="00DC21A2" w14:paraId="2378BC72" w14:textId="77777777">
      <w:pPr>
        <w:spacing w:line="240" w:lineRule="auto"/>
        <w:ind w:left="720"/>
        <w:rPr>
          <w:rFonts w:ascii="Cambria" w:hAnsi="Cambria" w:eastAsia="Cambria" w:cs="Cambria"/>
          <w:sz w:val="24"/>
          <w:szCs w:val="24"/>
        </w:rPr>
      </w:pPr>
    </w:p>
    <w:p w:rsidR="00DC21A2" w:rsidRDefault="0091387A" w14:paraId="69E23508" w14:textId="77777777">
      <w:pPr>
        <w:shd w:val="clear" w:color="auto" w:fill="FFFFFF"/>
        <w:spacing w:before="240" w:line="14" w:lineRule="auto"/>
        <w:rPr>
          <w:rFonts w:ascii="Calibri" w:hAnsi="Calibri" w:eastAsia="Calibri" w:cs="Calibri"/>
          <w:b/>
          <w:sz w:val="24"/>
          <w:szCs w:val="24"/>
        </w:rPr>
      </w:pPr>
      <w:r>
        <w:rPr>
          <w:rFonts w:ascii="Calibri" w:hAnsi="Calibri" w:eastAsia="Calibri" w:cs="Calibri"/>
          <w:b/>
          <w:sz w:val="24"/>
          <w:szCs w:val="24"/>
        </w:rPr>
        <w:t>Validation:</w:t>
      </w:r>
    </w:p>
    <w:p w:rsidR="00DC21A2" w:rsidRDefault="0091387A" w14:paraId="26196905" w14:textId="77777777">
      <w:pPr>
        <w:numPr>
          <w:ilvl w:val="0"/>
          <w:numId w:val="47"/>
        </w:numPr>
        <w:spacing w:before="240" w:line="240" w:lineRule="auto"/>
        <w:rPr>
          <w:rFonts w:ascii="Cambria" w:hAnsi="Cambria" w:eastAsia="Cambria" w:cs="Cambria"/>
          <w:sz w:val="24"/>
          <w:szCs w:val="24"/>
        </w:rPr>
      </w:pPr>
      <w:r>
        <w:rPr>
          <w:rFonts w:ascii="Calibri" w:hAnsi="Calibri" w:eastAsia="Calibri" w:cs="Calibri"/>
          <w:sz w:val="24"/>
          <w:szCs w:val="24"/>
        </w:rPr>
        <w:t>Email - The system should check that the entered email follows the standard email format (e.g., user@example.com). When an invalid email is entered, display a clear and concise error message explaining the issue (e.g., "Please enter a valid email address").</w:t>
      </w:r>
    </w:p>
    <w:p w:rsidR="00DC21A2" w:rsidP="4DF41364" w:rsidRDefault="0091387A" w14:paraId="37DEBAFC" w14:textId="77777777">
      <w:pPr>
        <w:numPr>
          <w:ilvl w:val="0"/>
          <w:numId w:val="47"/>
        </w:numPr>
        <w:spacing w:after="240" w:line="240" w:lineRule="auto"/>
        <w:rPr>
          <w:rFonts w:ascii="Cambria" w:hAnsi="Cambria" w:eastAsia="Cambria" w:cs="Cambria"/>
          <w:sz w:val="24"/>
          <w:szCs w:val="24"/>
          <w:lang w:val="en-US"/>
        </w:rPr>
      </w:pPr>
      <w:r w:rsidRPr="4DF41364">
        <w:rPr>
          <w:rFonts w:ascii="Calibri" w:hAnsi="Calibri" w:eastAsia="Calibri" w:cs="Calibri"/>
          <w:sz w:val="24"/>
          <w:szCs w:val="24"/>
          <w:lang w:val="en-US"/>
        </w:rPr>
        <w:t>Password - Passwords should be a minimum of 8 characters and a maximum of 12 characters. It should have a minimum of one lower case, one upper case, one number and one special character (!@#$%). When an invalid password is entered, an error message (“Please enter a valid password”).</w:t>
      </w:r>
    </w:p>
    <w:p w:rsidR="00DC21A2" w:rsidRDefault="00DC21A2" w14:paraId="76B82B09" w14:textId="77777777">
      <w:pPr>
        <w:shd w:val="clear" w:color="auto" w:fill="FFFFFF"/>
        <w:spacing w:line="215" w:lineRule="auto"/>
        <w:rPr>
          <w:rFonts w:ascii="Calibri" w:hAnsi="Calibri" w:eastAsia="Calibri" w:cs="Calibri"/>
          <w:sz w:val="24"/>
          <w:szCs w:val="24"/>
        </w:rPr>
      </w:pPr>
    </w:p>
    <w:p w:rsidR="00DC21A2" w:rsidRDefault="00DC21A2" w14:paraId="12580224" w14:textId="77777777">
      <w:pPr>
        <w:shd w:val="clear" w:color="auto" w:fill="FFFFFF"/>
        <w:spacing w:line="215" w:lineRule="auto"/>
        <w:rPr>
          <w:rFonts w:ascii="Calibri" w:hAnsi="Calibri" w:eastAsia="Calibri" w:cs="Calibri"/>
          <w:b/>
          <w:sz w:val="24"/>
          <w:szCs w:val="24"/>
        </w:rPr>
      </w:pPr>
    </w:p>
    <w:p w:rsidR="00FA614C" w:rsidRDefault="00FA614C" w14:paraId="490BD164" w14:textId="77777777">
      <w:pPr>
        <w:rPr>
          <w:rFonts w:ascii="Calibri" w:hAnsi="Calibri" w:eastAsia="Calibri" w:cs="Calibri"/>
          <w:b/>
          <w:sz w:val="28"/>
          <w:szCs w:val="28"/>
        </w:rPr>
      </w:pPr>
      <w:r>
        <w:rPr>
          <w:rFonts w:ascii="Calibri" w:hAnsi="Calibri" w:eastAsia="Calibri" w:cs="Calibri"/>
          <w:b/>
          <w:sz w:val="28"/>
          <w:szCs w:val="28"/>
        </w:rPr>
        <w:br w:type="page"/>
      </w:r>
    </w:p>
    <w:p w:rsidR="00DC21A2" w:rsidRDefault="002731BD" w14:paraId="5556DAF2" w14:textId="75F16710">
      <w:pPr>
        <w:shd w:val="clear" w:color="auto" w:fill="FFFFFF"/>
        <w:spacing w:line="215" w:lineRule="auto"/>
        <w:rPr>
          <w:rFonts w:ascii="Calibri" w:hAnsi="Calibri" w:eastAsia="Calibri" w:cs="Calibri"/>
          <w:b/>
          <w:sz w:val="28"/>
          <w:szCs w:val="28"/>
        </w:rPr>
      </w:pPr>
      <w:r>
        <w:rPr>
          <w:rFonts w:ascii="Calibri" w:hAnsi="Calibri" w:eastAsia="Calibri" w:cs="Calibri"/>
          <w:b/>
          <w:sz w:val="28"/>
          <w:szCs w:val="28"/>
        </w:rPr>
        <w:t>5.3 Forgot Password:</w:t>
      </w:r>
    </w:p>
    <w:p w:rsidR="00DC21A2" w:rsidP="42094E3C" w:rsidRDefault="0091387A" w14:paraId="001A54C7" w14:textId="77777777">
      <w:pPr>
        <w:shd w:val="clear" w:color="auto" w:fill="FFFFFF" w:themeFill="background1"/>
        <w:spacing w:line="215" w:lineRule="auto"/>
        <w:rPr>
          <w:rFonts w:ascii="Calibri" w:hAnsi="Calibri" w:eastAsia="Calibri" w:cs="Calibri"/>
          <w:sz w:val="24"/>
          <w:szCs w:val="24"/>
          <w:lang w:val="en-US"/>
        </w:rPr>
      </w:pPr>
      <w:r w:rsidRPr="42094E3C">
        <w:rPr>
          <w:rFonts w:ascii="Calibri" w:hAnsi="Calibri" w:eastAsia="Calibri" w:cs="Calibri"/>
          <w:sz w:val="24"/>
          <w:szCs w:val="24"/>
          <w:lang w:val="en-US"/>
        </w:rPr>
        <w:t>Users who have forgotten their password, can reset it by answering the OTP received in their email.</w:t>
      </w:r>
    </w:p>
    <w:p w:rsidR="00DC21A2" w:rsidRDefault="00DC21A2" w14:paraId="0D330820" w14:textId="77777777">
      <w:pPr>
        <w:shd w:val="clear" w:color="auto" w:fill="FFFFFF"/>
        <w:spacing w:line="215" w:lineRule="auto"/>
        <w:rPr>
          <w:rFonts w:ascii="Calibri" w:hAnsi="Calibri" w:eastAsia="Calibri" w:cs="Calibri"/>
          <w:sz w:val="24"/>
          <w:szCs w:val="24"/>
        </w:rPr>
      </w:pPr>
    </w:p>
    <w:p w:rsidR="00DC21A2" w:rsidRDefault="0091387A" w14:paraId="79CB5F15" w14:textId="77777777">
      <w:pPr>
        <w:shd w:val="clear" w:color="auto" w:fill="FFFFFF"/>
        <w:spacing w:line="215" w:lineRule="auto"/>
        <w:rPr>
          <w:rFonts w:ascii="Calibri" w:hAnsi="Calibri" w:eastAsia="Calibri" w:cs="Calibri"/>
          <w:sz w:val="24"/>
          <w:szCs w:val="24"/>
        </w:rPr>
      </w:pPr>
      <w:r>
        <w:rPr>
          <w:rFonts w:ascii="Calibri" w:hAnsi="Calibri" w:eastAsia="Calibri" w:cs="Calibri"/>
          <w:b/>
          <w:sz w:val="24"/>
          <w:szCs w:val="24"/>
        </w:rPr>
        <w:t>Step 1:</w:t>
      </w:r>
      <w:r>
        <w:rPr>
          <w:rFonts w:ascii="Calibri" w:hAnsi="Calibri" w:eastAsia="Calibri" w:cs="Calibri"/>
          <w:sz w:val="24"/>
          <w:szCs w:val="24"/>
        </w:rPr>
        <w:t xml:space="preserve"> Generate OTP for Entered Email</w:t>
      </w:r>
    </w:p>
    <w:p w:rsidR="00DC21A2" w:rsidRDefault="00DC21A2" w14:paraId="0A0B9E56" w14:textId="77777777">
      <w:pPr>
        <w:shd w:val="clear" w:color="auto" w:fill="FFFFFF"/>
        <w:spacing w:line="215" w:lineRule="auto"/>
        <w:rPr>
          <w:rFonts w:ascii="Calibri" w:hAnsi="Calibri" w:eastAsia="Calibri" w:cs="Calibri"/>
          <w:sz w:val="24"/>
          <w:szCs w:val="24"/>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80"/>
        <w:gridCol w:w="2340"/>
        <w:gridCol w:w="1560"/>
        <w:gridCol w:w="1560"/>
        <w:gridCol w:w="1560"/>
        <w:gridCol w:w="1560"/>
      </w:tblGrid>
      <w:tr w:rsidR="00DC21A2" w14:paraId="3E45B5A5" w14:textId="77777777">
        <w:tc>
          <w:tcPr>
            <w:tcW w:w="780" w:type="dxa"/>
            <w:tcMar>
              <w:top w:w="100" w:type="dxa"/>
              <w:left w:w="100" w:type="dxa"/>
              <w:bottom w:w="100" w:type="dxa"/>
              <w:right w:w="100" w:type="dxa"/>
            </w:tcMar>
          </w:tcPr>
          <w:p w:rsidR="00DC21A2" w:rsidRDefault="0091387A" w14:paraId="7AC5FB37"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S NO</w:t>
            </w:r>
          </w:p>
        </w:tc>
        <w:tc>
          <w:tcPr>
            <w:tcW w:w="2340" w:type="dxa"/>
            <w:tcMar>
              <w:top w:w="100" w:type="dxa"/>
              <w:left w:w="100" w:type="dxa"/>
              <w:bottom w:w="100" w:type="dxa"/>
              <w:right w:w="100" w:type="dxa"/>
            </w:tcMar>
          </w:tcPr>
          <w:p w:rsidR="00DC21A2" w:rsidRDefault="0091387A" w14:paraId="1843731B"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Fields</w:t>
            </w:r>
          </w:p>
        </w:tc>
        <w:tc>
          <w:tcPr>
            <w:tcW w:w="1560" w:type="dxa"/>
            <w:tcMar>
              <w:top w:w="100" w:type="dxa"/>
              <w:left w:w="100" w:type="dxa"/>
              <w:bottom w:w="100" w:type="dxa"/>
              <w:right w:w="100" w:type="dxa"/>
            </w:tcMar>
          </w:tcPr>
          <w:p w:rsidR="00DC21A2" w:rsidRDefault="0091387A" w14:paraId="6EA38BAD"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Control</w:t>
            </w:r>
          </w:p>
        </w:tc>
        <w:tc>
          <w:tcPr>
            <w:tcW w:w="1560" w:type="dxa"/>
            <w:tcMar>
              <w:top w:w="100" w:type="dxa"/>
              <w:left w:w="100" w:type="dxa"/>
              <w:bottom w:w="100" w:type="dxa"/>
              <w:right w:w="100" w:type="dxa"/>
            </w:tcMar>
          </w:tcPr>
          <w:p w:rsidR="00DC21A2" w:rsidRDefault="0091387A" w14:paraId="133266E2"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Mandatory</w:t>
            </w:r>
          </w:p>
        </w:tc>
        <w:tc>
          <w:tcPr>
            <w:tcW w:w="1560" w:type="dxa"/>
            <w:tcMar>
              <w:top w:w="100" w:type="dxa"/>
              <w:left w:w="100" w:type="dxa"/>
              <w:bottom w:w="100" w:type="dxa"/>
              <w:right w:w="100" w:type="dxa"/>
            </w:tcMar>
          </w:tcPr>
          <w:p w:rsidR="00DC21A2" w:rsidRDefault="0091387A" w14:paraId="0FA1A979"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Value</w:t>
            </w:r>
          </w:p>
        </w:tc>
        <w:tc>
          <w:tcPr>
            <w:tcW w:w="1560" w:type="dxa"/>
            <w:tcMar>
              <w:top w:w="100" w:type="dxa"/>
              <w:left w:w="100" w:type="dxa"/>
              <w:bottom w:w="100" w:type="dxa"/>
              <w:right w:w="100" w:type="dxa"/>
            </w:tcMar>
          </w:tcPr>
          <w:p w:rsidR="00DC21A2" w:rsidRDefault="0091387A" w14:paraId="47EF315E"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Default</w:t>
            </w:r>
          </w:p>
        </w:tc>
      </w:tr>
      <w:tr w:rsidR="00DC21A2" w14:paraId="49132F1A" w14:textId="77777777">
        <w:tc>
          <w:tcPr>
            <w:tcW w:w="780" w:type="dxa"/>
            <w:tcMar>
              <w:top w:w="100" w:type="dxa"/>
              <w:left w:w="100" w:type="dxa"/>
              <w:bottom w:w="100" w:type="dxa"/>
              <w:right w:w="100" w:type="dxa"/>
            </w:tcMar>
          </w:tcPr>
          <w:p w:rsidR="00DC21A2" w:rsidRDefault="0091387A" w14:paraId="13565442"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w:t>
            </w:r>
          </w:p>
        </w:tc>
        <w:tc>
          <w:tcPr>
            <w:tcW w:w="2340" w:type="dxa"/>
            <w:tcMar>
              <w:top w:w="100" w:type="dxa"/>
              <w:left w:w="100" w:type="dxa"/>
              <w:bottom w:w="100" w:type="dxa"/>
              <w:right w:w="100" w:type="dxa"/>
            </w:tcMar>
          </w:tcPr>
          <w:p w:rsidR="00DC21A2" w:rsidRDefault="0091387A" w14:paraId="71EB2F3B"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Email</w:t>
            </w:r>
          </w:p>
        </w:tc>
        <w:tc>
          <w:tcPr>
            <w:tcW w:w="1560" w:type="dxa"/>
            <w:tcMar>
              <w:top w:w="100" w:type="dxa"/>
              <w:left w:w="100" w:type="dxa"/>
              <w:bottom w:w="100" w:type="dxa"/>
              <w:right w:w="100" w:type="dxa"/>
            </w:tcMar>
          </w:tcPr>
          <w:p w:rsidR="00DC21A2" w:rsidRDefault="0091387A" w14:paraId="667FE0AB"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52DAF23C"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348BDA23"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743C5198"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DC21A2" w14:paraId="597862EC" w14:textId="77777777">
        <w:tc>
          <w:tcPr>
            <w:tcW w:w="780" w:type="dxa"/>
            <w:tcMar>
              <w:top w:w="100" w:type="dxa"/>
              <w:left w:w="100" w:type="dxa"/>
              <w:bottom w:w="100" w:type="dxa"/>
              <w:right w:w="100" w:type="dxa"/>
            </w:tcMar>
          </w:tcPr>
          <w:p w:rsidR="00DC21A2" w:rsidRDefault="0091387A" w14:paraId="0002CE18"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2</w:t>
            </w:r>
          </w:p>
        </w:tc>
        <w:tc>
          <w:tcPr>
            <w:tcW w:w="2340" w:type="dxa"/>
            <w:tcMar>
              <w:top w:w="100" w:type="dxa"/>
              <w:left w:w="100" w:type="dxa"/>
              <w:bottom w:w="100" w:type="dxa"/>
              <w:right w:w="100" w:type="dxa"/>
            </w:tcMar>
          </w:tcPr>
          <w:p w:rsidR="00DC21A2" w:rsidRDefault="0091387A" w14:paraId="06A91370"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Generate OTP</w:t>
            </w:r>
          </w:p>
        </w:tc>
        <w:tc>
          <w:tcPr>
            <w:tcW w:w="1560" w:type="dxa"/>
            <w:tcMar>
              <w:top w:w="100" w:type="dxa"/>
              <w:left w:w="100" w:type="dxa"/>
              <w:bottom w:w="100" w:type="dxa"/>
              <w:right w:w="100" w:type="dxa"/>
            </w:tcMar>
          </w:tcPr>
          <w:p w:rsidR="00DC21A2" w:rsidRDefault="0091387A" w14:paraId="1F5B6351"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Button</w:t>
            </w:r>
          </w:p>
        </w:tc>
        <w:tc>
          <w:tcPr>
            <w:tcW w:w="1560" w:type="dxa"/>
            <w:tcMar>
              <w:top w:w="100" w:type="dxa"/>
              <w:left w:w="100" w:type="dxa"/>
              <w:bottom w:w="100" w:type="dxa"/>
              <w:right w:w="100" w:type="dxa"/>
            </w:tcMar>
          </w:tcPr>
          <w:p w:rsidR="00DC21A2" w:rsidRDefault="00DC21A2" w14:paraId="0FFDE182"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19C0F2C0"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1A2D5DE9" w14:textId="77777777">
            <w:pPr>
              <w:widowControl w:val="0"/>
              <w:pBdr>
                <w:top w:val="nil"/>
                <w:left w:val="nil"/>
                <w:bottom w:val="nil"/>
                <w:right w:val="nil"/>
                <w:between w:val="nil"/>
              </w:pBdr>
              <w:spacing w:line="240" w:lineRule="auto"/>
              <w:rPr>
                <w:rFonts w:ascii="Calibri" w:hAnsi="Calibri" w:eastAsia="Calibri" w:cs="Calibri"/>
                <w:sz w:val="24"/>
                <w:szCs w:val="24"/>
              </w:rPr>
            </w:pPr>
          </w:p>
        </w:tc>
      </w:tr>
    </w:tbl>
    <w:p w:rsidR="00DC21A2" w:rsidP="4DF41364" w:rsidRDefault="0091387A" w14:paraId="7A77E92C" w14:textId="77777777">
      <w:pPr>
        <w:numPr>
          <w:ilvl w:val="0"/>
          <w:numId w:val="48"/>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Only valid email is permitted to access.</w:t>
      </w:r>
    </w:p>
    <w:p w:rsidR="00DC21A2" w:rsidP="4DF41364" w:rsidRDefault="0091387A" w14:paraId="65393D56" w14:textId="77777777">
      <w:pPr>
        <w:numPr>
          <w:ilvl w:val="0"/>
          <w:numId w:val="48"/>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On clicking generate OTP, the receiver should receive a 9-digit OTP to the particular email.</w:t>
      </w:r>
    </w:p>
    <w:p w:rsidR="00DC21A2" w:rsidP="4DF41364" w:rsidRDefault="0091387A" w14:paraId="5FF2EBED" w14:textId="64A8E514">
      <w:pPr>
        <w:numPr>
          <w:ilvl w:val="0"/>
          <w:numId w:val="48"/>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OTP - First </w:t>
      </w:r>
      <w:r w:rsidRPr="4DF41364" w:rsidR="00643FD7">
        <w:rPr>
          <w:rFonts w:ascii="Calibri" w:hAnsi="Calibri" w:eastAsia="Calibri" w:cs="Calibri"/>
          <w:sz w:val="24"/>
          <w:szCs w:val="24"/>
          <w:lang w:val="en-US"/>
        </w:rPr>
        <w:t>3-digit</w:t>
      </w:r>
      <w:r w:rsidRPr="4DF41364">
        <w:rPr>
          <w:rFonts w:ascii="Calibri" w:hAnsi="Calibri" w:eastAsia="Calibri" w:cs="Calibri"/>
          <w:sz w:val="24"/>
          <w:szCs w:val="24"/>
          <w:lang w:val="en-US"/>
        </w:rPr>
        <w:t xml:space="preserve"> Alphabets, remaining 6 digits numeric.</w:t>
      </w:r>
    </w:p>
    <w:p w:rsidR="00DC21A2" w:rsidP="42094E3C" w:rsidRDefault="0091387A" w14:paraId="0551BB38" w14:textId="77777777">
      <w:pPr>
        <w:numPr>
          <w:ilvl w:val="0"/>
          <w:numId w:val="48"/>
        </w:numPr>
        <w:shd w:val="clear" w:color="auto" w:fill="FFFFFF" w:themeFill="background1"/>
        <w:spacing w:line="215" w:lineRule="auto"/>
        <w:rPr>
          <w:rFonts w:ascii="Calibri" w:hAnsi="Calibri" w:eastAsia="Calibri" w:cs="Calibri"/>
          <w:sz w:val="24"/>
          <w:szCs w:val="24"/>
          <w:lang w:val="en-US"/>
        </w:rPr>
      </w:pPr>
      <w:r w:rsidRPr="42094E3C">
        <w:rPr>
          <w:rFonts w:ascii="Calibri" w:hAnsi="Calibri" w:eastAsia="Calibri" w:cs="Calibri"/>
          <w:sz w:val="24"/>
          <w:szCs w:val="24"/>
          <w:lang w:val="en-US"/>
        </w:rPr>
        <w:t>In case, the user uses an invalid email or unregistered email. “Please enter registered email” message should be displayed.</w:t>
      </w:r>
    </w:p>
    <w:p w:rsidR="00DC21A2" w:rsidRDefault="00DC21A2" w14:paraId="2B87F7D6" w14:textId="77777777">
      <w:pPr>
        <w:shd w:val="clear" w:color="auto" w:fill="FFFFFF"/>
        <w:spacing w:line="215" w:lineRule="auto"/>
        <w:rPr>
          <w:rFonts w:ascii="Calibri" w:hAnsi="Calibri" w:eastAsia="Calibri" w:cs="Calibri"/>
          <w:sz w:val="24"/>
          <w:szCs w:val="24"/>
        </w:rPr>
      </w:pPr>
    </w:p>
    <w:p w:rsidR="00DC21A2" w:rsidRDefault="0091387A" w14:paraId="1A3B91D4" w14:textId="77777777">
      <w:pPr>
        <w:shd w:val="clear" w:color="auto" w:fill="FFFFFF"/>
        <w:spacing w:line="215" w:lineRule="auto"/>
        <w:rPr>
          <w:rFonts w:ascii="Calibri" w:hAnsi="Calibri" w:eastAsia="Calibri" w:cs="Calibri"/>
          <w:sz w:val="24"/>
          <w:szCs w:val="24"/>
        </w:rPr>
      </w:pPr>
      <w:r>
        <w:rPr>
          <w:rFonts w:ascii="Calibri" w:hAnsi="Calibri" w:eastAsia="Calibri" w:cs="Calibri"/>
          <w:b/>
          <w:sz w:val="24"/>
          <w:szCs w:val="24"/>
        </w:rPr>
        <w:t>Step 2</w:t>
      </w:r>
      <w:r>
        <w:rPr>
          <w:rFonts w:ascii="Calibri" w:hAnsi="Calibri" w:eastAsia="Calibri" w:cs="Calibri"/>
          <w:sz w:val="24"/>
          <w:szCs w:val="24"/>
        </w:rPr>
        <w:t>: Verify OTP</w:t>
      </w:r>
    </w:p>
    <w:p w:rsidR="00DC21A2" w:rsidRDefault="00DC21A2" w14:paraId="7A56379F" w14:textId="77777777">
      <w:pPr>
        <w:shd w:val="clear" w:color="auto" w:fill="FFFFFF"/>
        <w:spacing w:line="215" w:lineRule="auto"/>
        <w:rPr>
          <w:rFonts w:ascii="Calibri" w:hAnsi="Calibri" w:eastAsia="Calibri" w:cs="Calibri"/>
          <w:sz w:val="24"/>
          <w:szCs w:val="24"/>
        </w:rPr>
      </w:pPr>
    </w:p>
    <w:tbl>
      <w:tblPr>
        <w:tblStyle w:val="a1"/>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25"/>
        <w:gridCol w:w="2295"/>
        <w:gridCol w:w="1560"/>
        <w:gridCol w:w="1560"/>
        <w:gridCol w:w="1560"/>
        <w:gridCol w:w="1560"/>
      </w:tblGrid>
      <w:tr w:rsidR="00DC21A2" w14:paraId="48AB0406" w14:textId="77777777">
        <w:tc>
          <w:tcPr>
            <w:tcW w:w="825" w:type="dxa"/>
            <w:tcMar>
              <w:top w:w="100" w:type="dxa"/>
              <w:left w:w="100" w:type="dxa"/>
              <w:bottom w:w="100" w:type="dxa"/>
              <w:right w:w="100" w:type="dxa"/>
            </w:tcMar>
          </w:tcPr>
          <w:p w:rsidR="00DC21A2" w:rsidRDefault="0091387A" w14:paraId="58A0C526"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S NO</w:t>
            </w:r>
          </w:p>
        </w:tc>
        <w:tc>
          <w:tcPr>
            <w:tcW w:w="2295" w:type="dxa"/>
            <w:tcMar>
              <w:top w:w="100" w:type="dxa"/>
              <w:left w:w="100" w:type="dxa"/>
              <w:bottom w:w="100" w:type="dxa"/>
              <w:right w:w="100" w:type="dxa"/>
            </w:tcMar>
          </w:tcPr>
          <w:p w:rsidR="00DC21A2" w:rsidRDefault="0091387A" w14:paraId="2AB81C58"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Fields</w:t>
            </w:r>
          </w:p>
        </w:tc>
        <w:tc>
          <w:tcPr>
            <w:tcW w:w="1560" w:type="dxa"/>
            <w:tcMar>
              <w:top w:w="100" w:type="dxa"/>
              <w:left w:w="100" w:type="dxa"/>
              <w:bottom w:w="100" w:type="dxa"/>
              <w:right w:w="100" w:type="dxa"/>
            </w:tcMar>
          </w:tcPr>
          <w:p w:rsidR="00DC21A2" w:rsidRDefault="0091387A" w14:paraId="74243821"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Control</w:t>
            </w:r>
          </w:p>
        </w:tc>
        <w:tc>
          <w:tcPr>
            <w:tcW w:w="1560" w:type="dxa"/>
            <w:tcMar>
              <w:top w:w="100" w:type="dxa"/>
              <w:left w:w="100" w:type="dxa"/>
              <w:bottom w:w="100" w:type="dxa"/>
              <w:right w:w="100" w:type="dxa"/>
            </w:tcMar>
          </w:tcPr>
          <w:p w:rsidR="00DC21A2" w:rsidRDefault="0091387A" w14:paraId="2C8A33DD"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Mandatory</w:t>
            </w:r>
          </w:p>
        </w:tc>
        <w:tc>
          <w:tcPr>
            <w:tcW w:w="1560" w:type="dxa"/>
            <w:tcMar>
              <w:top w:w="100" w:type="dxa"/>
              <w:left w:w="100" w:type="dxa"/>
              <w:bottom w:w="100" w:type="dxa"/>
              <w:right w:w="100" w:type="dxa"/>
            </w:tcMar>
          </w:tcPr>
          <w:p w:rsidR="00DC21A2" w:rsidRDefault="0091387A" w14:paraId="4CF47216"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Value</w:t>
            </w:r>
          </w:p>
        </w:tc>
        <w:tc>
          <w:tcPr>
            <w:tcW w:w="1560" w:type="dxa"/>
            <w:tcMar>
              <w:top w:w="100" w:type="dxa"/>
              <w:left w:w="100" w:type="dxa"/>
              <w:bottom w:w="100" w:type="dxa"/>
              <w:right w:w="100" w:type="dxa"/>
            </w:tcMar>
          </w:tcPr>
          <w:p w:rsidR="00DC21A2" w:rsidRDefault="0091387A" w14:paraId="58C996CC"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Default</w:t>
            </w:r>
          </w:p>
        </w:tc>
      </w:tr>
      <w:tr w:rsidR="00DC21A2" w14:paraId="6A3CD678" w14:textId="77777777">
        <w:tc>
          <w:tcPr>
            <w:tcW w:w="825" w:type="dxa"/>
            <w:tcMar>
              <w:top w:w="100" w:type="dxa"/>
              <w:left w:w="100" w:type="dxa"/>
              <w:bottom w:w="100" w:type="dxa"/>
              <w:right w:w="100" w:type="dxa"/>
            </w:tcMar>
          </w:tcPr>
          <w:p w:rsidR="00DC21A2" w:rsidRDefault="0091387A" w14:paraId="63C633F1"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w:t>
            </w:r>
          </w:p>
        </w:tc>
        <w:tc>
          <w:tcPr>
            <w:tcW w:w="2295" w:type="dxa"/>
            <w:tcMar>
              <w:top w:w="100" w:type="dxa"/>
              <w:left w:w="100" w:type="dxa"/>
              <w:bottom w:w="100" w:type="dxa"/>
              <w:right w:w="100" w:type="dxa"/>
            </w:tcMar>
          </w:tcPr>
          <w:p w:rsidR="00DC21A2" w:rsidRDefault="0091387A" w14:paraId="45C3959E"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OTP</w:t>
            </w:r>
          </w:p>
        </w:tc>
        <w:tc>
          <w:tcPr>
            <w:tcW w:w="1560" w:type="dxa"/>
            <w:tcMar>
              <w:top w:w="100" w:type="dxa"/>
              <w:left w:w="100" w:type="dxa"/>
              <w:bottom w:w="100" w:type="dxa"/>
              <w:right w:w="100" w:type="dxa"/>
            </w:tcMar>
          </w:tcPr>
          <w:p w:rsidR="00DC21A2" w:rsidRDefault="0091387A" w14:paraId="7B4FABE8"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3A82D77F"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4891F27C"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2210669A"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DC21A2" w14:paraId="73A57830" w14:textId="77777777">
        <w:tc>
          <w:tcPr>
            <w:tcW w:w="825" w:type="dxa"/>
            <w:tcMar>
              <w:top w:w="100" w:type="dxa"/>
              <w:left w:w="100" w:type="dxa"/>
              <w:bottom w:w="100" w:type="dxa"/>
              <w:right w:w="100" w:type="dxa"/>
            </w:tcMar>
          </w:tcPr>
          <w:p w:rsidR="00DC21A2" w:rsidRDefault="0091387A" w14:paraId="3AFCA019"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2</w:t>
            </w:r>
          </w:p>
        </w:tc>
        <w:tc>
          <w:tcPr>
            <w:tcW w:w="2295" w:type="dxa"/>
            <w:tcMar>
              <w:top w:w="100" w:type="dxa"/>
              <w:left w:w="100" w:type="dxa"/>
              <w:bottom w:w="100" w:type="dxa"/>
              <w:right w:w="100" w:type="dxa"/>
            </w:tcMar>
          </w:tcPr>
          <w:p w:rsidR="00DC21A2" w:rsidRDefault="0091387A" w14:paraId="0896A525"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Verify OTP</w:t>
            </w:r>
          </w:p>
        </w:tc>
        <w:tc>
          <w:tcPr>
            <w:tcW w:w="1560" w:type="dxa"/>
            <w:tcMar>
              <w:top w:w="100" w:type="dxa"/>
              <w:left w:w="100" w:type="dxa"/>
              <w:bottom w:w="100" w:type="dxa"/>
              <w:right w:w="100" w:type="dxa"/>
            </w:tcMar>
          </w:tcPr>
          <w:p w:rsidR="00DC21A2" w:rsidRDefault="0091387A" w14:paraId="164A298D"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Button</w:t>
            </w:r>
          </w:p>
        </w:tc>
        <w:tc>
          <w:tcPr>
            <w:tcW w:w="1560" w:type="dxa"/>
            <w:tcMar>
              <w:top w:w="100" w:type="dxa"/>
              <w:left w:w="100" w:type="dxa"/>
              <w:bottom w:w="100" w:type="dxa"/>
              <w:right w:w="100" w:type="dxa"/>
            </w:tcMar>
          </w:tcPr>
          <w:p w:rsidR="00DC21A2" w:rsidRDefault="00DC21A2" w14:paraId="3628C709"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556882AE"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256A21F5" w14:textId="77777777">
            <w:pPr>
              <w:widowControl w:val="0"/>
              <w:pBdr>
                <w:top w:val="nil"/>
                <w:left w:val="nil"/>
                <w:bottom w:val="nil"/>
                <w:right w:val="nil"/>
                <w:between w:val="nil"/>
              </w:pBdr>
              <w:spacing w:line="240" w:lineRule="auto"/>
              <w:rPr>
                <w:rFonts w:ascii="Calibri" w:hAnsi="Calibri" w:eastAsia="Calibri" w:cs="Calibri"/>
                <w:sz w:val="24"/>
                <w:szCs w:val="24"/>
              </w:rPr>
            </w:pPr>
          </w:p>
        </w:tc>
      </w:tr>
    </w:tbl>
    <w:p w:rsidR="00DC21A2" w:rsidP="42094E3C" w:rsidRDefault="0091387A" w14:paraId="2E00AE84" w14:textId="77777777">
      <w:pPr>
        <w:numPr>
          <w:ilvl w:val="0"/>
          <w:numId w:val="22"/>
        </w:numPr>
        <w:shd w:val="clear" w:color="auto" w:fill="FFFFFF" w:themeFill="background1"/>
        <w:spacing w:line="215" w:lineRule="auto"/>
        <w:rPr>
          <w:rFonts w:ascii="Calibri" w:hAnsi="Calibri" w:eastAsia="Calibri" w:cs="Calibri"/>
          <w:sz w:val="24"/>
          <w:szCs w:val="24"/>
          <w:lang w:val="en-US"/>
        </w:rPr>
      </w:pPr>
      <w:r w:rsidRPr="42094E3C">
        <w:rPr>
          <w:rFonts w:ascii="Calibri" w:hAnsi="Calibri" w:eastAsia="Calibri" w:cs="Calibri"/>
          <w:sz w:val="24"/>
          <w:szCs w:val="24"/>
          <w:lang w:val="en-US"/>
        </w:rPr>
        <w:t>By default, 3 alphabets should be displayed.</w:t>
      </w:r>
    </w:p>
    <w:p w:rsidR="00DC21A2" w:rsidP="4DF41364" w:rsidRDefault="0091387A" w14:paraId="6B33D923" w14:textId="77777777">
      <w:pPr>
        <w:numPr>
          <w:ilvl w:val="0"/>
          <w:numId w:val="22"/>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The user has to input 6 numeric characters.</w:t>
      </w:r>
    </w:p>
    <w:p w:rsidR="00DC21A2" w:rsidP="4DF41364" w:rsidRDefault="0091387A" w14:paraId="3F1E1617" w14:textId="77777777">
      <w:pPr>
        <w:numPr>
          <w:ilvl w:val="0"/>
          <w:numId w:val="22"/>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The timer has to run for 90 seconds resend the OTP link has to be enabled automatically.</w:t>
      </w:r>
    </w:p>
    <w:p w:rsidR="00DC21A2" w:rsidP="4DF41364" w:rsidRDefault="0091387A" w14:paraId="00424C4C" w14:textId="60844AA8">
      <w:pPr>
        <w:numPr>
          <w:ilvl w:val="0"/>
          <w:numId w:val="22"/>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If </w:t>
      </w:r>
      <w:r w:rsidRPr="4DF41364" w:rsidR="00643FD7">
        <w:rPr>
          <w:rFonts w:ascii="Calibri" w:hAnsi="Calibri" w:eastAsia="Calibri" w:cs="Calibri"/>
          <w:sz w:val="24"/>
          <w:szCs w:val="24"/>
          <w:lang w:val="en-US"/>
        </w:rPr>
        <w:t>user clicks</w:t>
      </w:r>
      <w:r w:rsidRPr="4DF41364">
        <w:rPr>
          <w:rFonts w:ascii="Calibri" w:hAnsi="Calibri" w:eastAsia="Calibri" w:cs="Calibri"/>
          <w:sz w:val="24"/>
          <w:szCs w:val="24"/>
          <w:lang w:val="en-US"/>
        </w:rPr>
        <w:t xml:space="preserve"> resend OTP again, the receiver should receive a 9-digit OTP to the particular email.</w:t>
      </w:r>
    </w:p>
    <w:p w:rsidR="00DC21A2" w:rsidP="4DF41364" w:rsidRDefault="0091387A" w14:paraId="0A75AE38" w14:textId="495EF6C6">
      <w:pPr>
        <w:numPr>
          <w:ilvl w:val="0"/>
          <w:numId w:val="22"/>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OTP - first </w:t>
      </w:r>
      <w:r w:rsidRPr="4DF41364" w:rsidR="00643FD7">
        <w:rPr>
          <w:rFonts w:ascii="Calibri" w:hAnsi="Calibri" w:eastAsia="Calibri" w:cs="Calibri"/>
          <w:sz w:val="24"/>
          <w:szCs w:val="24"/>
          <w:lang w:val="en-US"/>
        </w:rPr>
        <w:t>3-digit</w:t>
      </w:r>
      <w:r w:rsidRPr="4DF41364">
        <w:rPr>
          <w:rFonts w:ascii="Calibri" w:hAnsi="Calibri" w:eastAsia="Calibri" w:cs="Calibri"/>
          <w:sz w:val="24"/>
          <w:szCs w:val="24"/>
          <w:lang w:val="en-US"/>
        </w:rPr>
        <w:t xml:space="preserve"> Alphabets, remaining 6 digits numeric.</w:t>
      </w:r>
    </w:p>
    <w:p w:rsidR="00DC21A2" w:rsidP="4DF41364" w:rsidRDefault="0091387A" w14:paraId="5FA94D12" w14:textId="09B037F1">
      <w:pPr>
        <w:numPr>
          <w:ilvl w:val="0"/>
          <w:numId w:val="22"/>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If </w:t>
      </w:r>
      <w:r w:rsidRPr="4DF41364" w:rsidR="00643FD7">
        <w:rPr>
          <w:rFonts w:ascii="Calibri" w:hAnsi="Calibri" w:eastAsia="Calibri" w:cs="Calibri"/>
          <w:sz w:val="24"/>
          <w:szCs w:val="24"/>
          <w:lang w:val="en-US"/>
        </w:rPr>
        <w:t>user clicks</w:t>
      </w:r>
      <w:r w:rsidRPr="4DF41364">
        <w:rPr>
          <w:rFonts w:ascii="Calibri" w:hAnsi="Calibri" w:eastAsia="Calibri" w:cs="Calibri"/>
          <w:sz w:val="24"/>
          <w:szCs w:val="24"/>
          <w:lang w:val="en-US"/>
        </w:rPr>
        <w:t xml:space="preserve"> verify OTP, it has to verify the OTP against the email. On successful verification, show the message “OTP verified successfully” and redirect to the password page. On failure, “OTP is invalid”.</w:t>
      </w:r>
    </w:p>
    <w:p w:rsidR="00DC21A2" w:rsidRDefault="00DC21A2" w14:paraId="7CFE92A1" w14:textId="77777777">
      <w:pPr>
        <w:shd w:val="clear" w:color="auto" w:fill="FFFFFF"/>
        <w:spacing w:line="215" w:lineRule="auto"/>
        <w:rPr>
          <w:rFonts w:ascii="Calibri" w:hAnsi="Calibri" w:eastAsia="Calibri" w:cs="Calibri"/>
          <w:sz w:val="24"/>
          <w:szCs w:val="24"/>
        </w:rPr>
      </w:pPr>
    </w:p>
    <w:p w:rsidR="00DC21A2" w:rsidRDefault="0091387A" w14:paraId="4D4C1902" w14:textId="77777777">
      <w:pPr>
        <w:shd w:val="clear" w:color="auto" w:fill="FFFFFF"/>
        <w:spacing w:line="215" w:lineRule="auto"/>
        <w:rPr>
          <w:rFonts w:ascii="Calibri" w:hAnsi="Calibri" w:eastAsia="Calibri" w:cs="Calibri"/>
          <w:sz w:val="24"/>
          <w:szCs w:val="24"/>
        </w:rPr>
      </w:pPr>
      <w:r>
        <w:rPr>
          <w:rFonts w:ascii="Calibri" w:hAnsi="Calibri" w:eastAsia="Calibri" w:cs="Calibri"/>
          <w:sz w:val="24"/>
          <w:szCs w:val="24"/>
        </w:rPr>
        <w:t>Step 3: Get a New Password from the user</w:t>
      </w:r>
    </w:p>
    <w:p w:rsidR="00DC21A2" w:rsidRDefault="00DC21A2" w14:paraId="7B683891" w14:textId="77777777">
      <w:pPr>
        <w:shd w:val="clear" w:color="auto" w:fill="FFFFFF"/>
        <w:spacing w:line="215" w:lineRule="auto"/>
        <w:rPr>
          <w:rFonts w:ascii="Calibri" w:hAnsi="Calibri" w:eastAsia="Calibri" w:cs="Calibri"/>
          <w:sz w:val="24"/>
          <w:szCs w:val="24"/>
        </w:rPr>
      </w:pPr>
    </w:p>
    <w:tbl>
      <w:tblPr>
        <w:tblStyle w:val="a2"/>
        <w:tblW w:w="94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95"/>
        <w:gridCol w:w="2325"/>
        <w:gridCol w:w="1305"/>
        <w:gridCol w:w="1830"/>
        <w:gridCol w:w="1095"/>
        <w:gridCol w:w="2115"/>
      </w:tblGrid>
      <w:tr w:rsidR="00DC21A2" w14:paraId="7BB85030" w14:textId="77777777">
        <w:tc>
          <w:tcPr>
            <w:tcW w:w="795" w:type="dxa"/>
            <w:tcMar>
              <w:top w:w="100" w:type="dxa"/>
              <w:left w:w="100" w:type="dxa"/>
              <w:bottom w:w="100" w:type="dxa"/>
              <w:right w:w="100" w:type="dxa"/>
            </w:tcMar>
          </w:tcPr>
          <w:p w:rsidR="00DC21A2" w:rsidRDefault="0091387A" w14:paraId="684F0085"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S NO</w:t>
            </w:r>
          </w:p>
        </w:tc>
        <w:tc>
          <w:tcPr>
            <w:tcW w:w="2325" w:type="dxa"/>
            <w:tcMar>
              <w:top w:w="100" w:type="dxa"/>
              <w:left w:w="100" w:type="dxa"/>
              <w:bottom w:w="100" w:type="dxa"/>
              <w:right w:w="100" w:type="dxa"/>
            </w:tcMar>
          </w:tcPr>
          <w:p w:rsidR="00DC21A2" w:rsidRDefault="0091387A" w14:paraId="39D3D33F"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Fields</w:t>
            </w:r>
          </w:p>
        </w:tc>
        <w:tc>
          <w:tcPr>
            <w:tcW w:w="1305" w:type="dxa"/>
            <w:tcMar>
              <w:top w:w="100" w:type="dxa"/>
              <w:left w:w="100" w:type="dxa"/>
              <w:bottom w:w="100" w:type="dxa"/>
              <w:right w:w="100" w:type="dxa"/>
            </w:tcMar>
          </w:tcPr>
          <w:p w:rsidR="00DC21A2" w:rsidRDefault="0091387A" w14:paraId="0E5BE511"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Control</w:t>
            </w:r>
          </w:p>
        </w:tc>
        <w:tc>
          <w:tcPr>
            <w:tcW w:w="1830" w:type="dxa"/>
            <w:tcMar>
              <w:top w:w="100" w:type="dxa"/>
              <w:left w:w="100" w:type="dxa"/>
              <w:bottom w:w="100" w:type="dxa"/>
              <w:right w:w="100" w:type="dxa"/>
            </w:tcMar>
          </w:tcPr>
          <w:p w:rsidR="00DC21A2" w:rsidRDefault="0091387A" w14:paraId="766F7418"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Mandatory</w:t>
            </w:r>
          </w:p>
        </w:tc>
        <w:tc>
          <w:tcPr>
            <w:tcW w:w="1095" w:type="dxa"/>
            <w:tcMar>
              <w:top w:w="100" w:type="dxa"/>
              <w:left w:w="100" w:type="dxa"/>
              <w:bottom w:w="100" w:type="dxa"/>
              <w:right w:w="100" w:type="dxa"/>
            </w:tcMar>
          </w:tcPr>
          <w:p w:rsidR="00DC21A2" w:rsidRDefault="0091387A" w14:paraId="2CC5C264"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Value</w:t>
            </w:r>
          </w:p>
        </w:tc>
        <w:tc>
          <w:tcPr>
            <w:tcW w:w="2115" w:type="dxa"/>
            <w:tcMar>
              <w:top w:w="100" w:type="dxa"/>
              <w:left w:w="100" w:type="dxa"/>
              <w:bottom w:w="100" w:type="dxa"/>
              <w:right w:w="100" w:type="dxa"/>
            </w:tcMar>
          </w:tcPr>
          <w:p w:rsidR="00DC21A2" w:rsidRDefault="0091387A" w14:paraId="39BF51F7"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Default Value</w:t>
            </w:r>
          </w:p>
        </w:tc>
      </w:tr>
      <w:tr w:rsidR="00DC21A2" w14:paraId="51C9F19B" w14:textId="77777777">
        <w:tc>
          <w:tcPr>
            <w:tcW w:w="795" w:type="dxa"/>
            <w:tcMar>
              <w:top w:w="100" w:type="dxa"/>
              <w:left w:w="100" w:type="dxa"/>
              <w:bottom w:w="100" w:type="dxa"/>
              <w:right w:w="100" w:type="dxa"/>
            </w:tcMar>
          </w:tcPr>
          <w:p w:rsidR="00DC21A2" w:rsidRDefault="0091387A" w14:paraId="68E92B02"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w:t>
            </w:r>
          </w:p>
        </w:tc>
        <w:tc>
          <w:tcPr>
            <w:tcW w:w="2325" w:type="dxa"/>
            <w:tcMar>
              <w:top w:w="100" w:type="dxa"/>
              <w:left w:w="100" w:type="dxa"/>
              <w:bottom w:w="100" w:type="dxa"/>
              <w:right w:w="100" w:type="dxa"/>
            </w:tcMar>
          </w:tcPr>
          <w:p w:rsidR="00DC21A2" w:rsidRDefault="0091387A" w14:paraId="5423E961"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New Password</w:t>
            </w:r>
          </w:p>
        </w:tc>
        <w:tc>
          <w:tcPr>
            <w:tcW w:w="1305" w:type="dxa"/>
            <w:tcMar>
              <w:top w:w="100" w:type="dxa"/>
              <w:left w:w="100" w:type="dxa"/>
              <w:bottom w:w="100" w:type="dxa"/>
              <w:right w:w="100" w:type="dxa"/>
            </w:tcMar>
          </w:tcPr>
          <w:p w:rsidR="00DC21A2" w:rsidRDefault="0091387A" w14:paraId="00BD1F89"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Text box</w:t>
            </w:r>
          </w:p>
        </w:tc>
        <w:tc>
          <w:tcPr>
            <w:tcW w:w="1830" w:type="dxa"/>
            <w:tcMar>
              <w:top w:w="100" w:type="dxa"/>
              <w:left w:w="100" w:type="dxa"/>
              <w:bottom w:w="100" w:type="dxa"/>
              <w:right w:w="100" w:type="dxa"/>
            </w:tcMar>
          </w:tcPr>
          <w:p w:rsidR="00DC21A2" w:rsidRDefault="0091387A" w14:paraId="726F7075"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095" w:type="dxa"/>
            <w:tcMar>
              <w:top w:w="100" w:type="dxa"/>
              <w:left w:w="100" w:type="dxa"/>
              <w:bottom w:w="100" w:type="dxa"/>
              <w:right w:w="100" w:type="dxa"/>
            </w:tcMar>
          </w:tcPr>
          <w:p w:rsidR="00DC21A2" w:rsidRDefault="00DC21A2" w14:paraId="383A205B"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2115" w:type="dxa"/>
            <w:tcMar>
              <w:top w:w="100" w:type="dxa"/>
              <w:left w:w="100" w:type="dxa"/>
              <w:bottom w:w="100" w:type="dxa"/>
              <w:right w:w="100" w:type="dxa"/>
            </w:tcMar>
          </w:tcPr>
          <w:p w:rsidR="00DC21A2" w:rsidRDefault="00DC21A2" w14:paraId="28F81EFF"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DC21A2" w14:paraId="1DE8335C" w14:textId="77777777">
        <w:tc>
          <w:tcPr>
            <w:tcW w:w="795" w:type="dxa"/>
            <w:tcMar>
              <w:top w:w="100" w:type="dxa"/>
              <w:left w:w="100" w:type="dxa"/>
              <w:bottom w:w="100" w:type="dxa"/>
              <w:right w:w="100" w:type="dxa"/>
            </w:tcMar>
          </w:tcPr>
          <w:p w:rsidR="00DC21A2" w:rsidRDefault="0091387A" w14:paraId="4B46A066"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2</w:t>
            </w:r>
          </w:p>
        </w:tc>
        <w:tc>
          <w:tcPr>
            <w:tcW w:w="2325" w:type="dxa"/>
            <w:tcMar>
              <w:top w:w="100" w:type="dxa"/>
              <w:left w:w="100" w:type="dxa"/>
              <w:bottom w:w="100" w:type="dxa"/>
              <w:right w:w="100" w:type="dxa"/>
            </w:tcMar>
          </w:tcPr>
          <w:p w:rsidR="00DC21A2" w:rsidRDefault="0091387A" w14:paraId="6F8441C4"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Confirm Password</w:t>
            </w:r>
          </w:p>
        </w:tc>
        <w:tc>
          <w:tcPr>
            <w:tcW w:w="1305" w:type="dxa"/>
            <w:tcMar>
              <w:top w:w="100" w:type="dxa"/>
              <w:left w:w="100" w:type="dxa"/>
              <w:bottom w:w="100" w:type="dxa"/>
              <w:right w:w="100" w:type="dxa"/>
            </w:tcMar>
          </w:tcPr>
          <w:p w:rsidR="00DC21A2" w:rsidRDefault="0091387A" w14:paraId="3FDBFECE"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Text box</w:t>
            </w:r>
          </w:p>
        </w:tc>
        <w:tc>
          <w:tcPr>
            <w:tcW w:w="1830" w:type="dxa"/>
            <w:tcMar>
              <w:top w:w="100" w:type="dxa"/>
              <w:left w:w="100" w:type="dxa"/>
              <w:bottom w:w="100" w:type="dxa"/>
              <w:right w:w="100" w:type="dxa"/>
            </w:tcMar>
          </w:tcPr>
          <w:p w:rsidR="00DC21A2" w:rsidRDefault="0091387A" w14:paraId="75CAEF63"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095" w:type="dxa"/>
            <w:tcMar>
              <w:top w:w="100" w:type="dxa"/>
              <w:left w:w="100" w:type="dxa"/>
              <w:bottom w:w="100" w:type="dxa"/>
              <w:right w:w="100" w:type="dxa"/>
            </w:tcMar>
          </w:tcPr>
          <w:p w:rsidR="00DC21A2" w:rsidRDefault="00DC21A2" w14:paraId="054E9EE8"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2115" w:type="dxa"/>
            <w:tcMar>
              <w:top w:w="100" w:type="dxa"/>
              <w:left w:w="100" w:type="dxa"/>
              <w:bottom w:w="100" w:type="dxa"/>
              <w:right w:w="100" w:type="dxa"/>
            </w:tcMar>
          </w:tcPr>
          <w:p w:rsidR="00DC21A2" w:rsidRDefault="00DC21A2" w14:paraId="3432DA29"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DC21A2" w14:paraId="322DB502" w14:textId="77777777">
        <w:tc>
          <w:tcPr>
            <w:tcW w:w="795" w:type="dxa"/>
            <w:tcMar>
              <w:top w:w="100" w:type="dxa"/>
              <w:left w:w="100" w:type="dxa"/>
              <w:bottom w:w="100" w:type="dxa"/>
              <w:right w:w="100" w:type="dxa"/>
            </w:tcMar>
          </w:tcPr>
          <w:p w:rsidR="00DC21A2" w:rsidRDefault="0091387A" w14:paraId="70070971"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3</w:t>
            </w:r>
          </w:p>
        </w:tc>
        <w:tc>
          <w:tcPr>
            <w:tcW w:w="2325" w:type="dxa"/>
            <w:tcMar>
              <w:top w:w="100" w:type="dxa"/>
              <w:left w:w="100" w:type="dxa"/>
              <w:bottom w:w="100" w:type="dxa"/>
              <w:right w:w="100" w:type="dxa"/>
            </w:tcMar>
          </w:tcPr>
          <w:p w:rsidR="00DC21A2" w:rsidRDefault="0091387A" w14:paraId="590216A8"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Change Password</w:t>
            </w:r>
          </w:p>
        </w:tc>
        <w:tc>
          <w:tcPr>
            <w:tcW w:w="1305" w:type="dxa"/>
            <w:tcMar>
              <w:top w:w="100" w:type="dxa"/>
              <w:left w:w="100" w:type="dxa"/>
              <w:bottom w:w="100" w:type="dxa"/>
              <w:right w:w="100" w:type="dxa"/>
            </w:tcMar>
          </w:tcPr>
          <w:p w:rsidR="00DC21A2" w:rsidRDefault="0091387A" w14:paraId="402C065F"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Button</w:t>
            </w:r>
          </w:p>
        </w:tc>
        <w:tc>
          <w:tcPr>
            <w:tcW w:w="1830" w:type="dxa"/>
            <w:tcMar>
              <w:top w:w="100" w:type="dxa"/>
              <w:left w:w="100" w:type="dxa"/>
              <w:bottom w:w="100" w:type="dxa"/>
              <w:right w:w="100" w:type="dxa"/>
            </w:tcMar>
          </w:tcPr>
          <w:p w:rsidR="00DC21A2" w:rsidRDefault="00DC21A2" w14:paraId="73FD2E18"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095" w:type="dxa"/>
            <w:tcMar>
              <w:top w:w="100" w:type="dxa"/>
              <w:left w:w="100" w:type="dxa"/>
              <w:bottom w:w="100" w:type="dxa"/>
              <w:right w:w="100" w:type="dxa"/>
            </w:tcMar>
          </w:tcPr>
          <w:p w:rsidR="00DC21A2" w:rsidRDefault="00DC21A2" w14:paraId="52DE48C7"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2115" w:type="dxa"/>
            <w:tcMar>
              <w:top w:w="100" w:type="dxa"/>
              <w:left w:w="100" w:type="dxa"/>
              <w:bottom w:w="100" w:type="dxa"/>
              <w:right w:w="100" w:type="dxa"/>
            </w:tcMar>
          </w:tcPr>
          <w:p w:rsidR="00DC21A2" w:rsidRDefault="00DC21A2" w14:paraId="349AD016" w14:textId="77777777">
            <w:pPr>
              <w:widowControl w:val="0"/>
              <w:pBdr>
                <w:top w:val="nil"/>
                <w:left w:val="nil"/>
                <w:bottom w:val="nil"/>
                <w:right w:val="nil"/>
                <w:between w:val="nil"/>
              </w:pBdr>
              <w:spacing w:line="240" w:lineRule="auto"/>
              <w:rPr>
                <w:rFonts w:ascii="Calibri" w:hAnsi="Calibri" w:eastAsia="Calibri" w:cs="Calibri"/>
                <w:sz w:val="24"/>
                <w:szCs w:val="24"/>
              </w:rPr>
            </w:pPr>
          </w:p>
        </w:tc>
      </w:tr>
    </w:tbl>
    <w:p w:rsidR="00DC21A2" w:rsidRDefault="00DC21A2" w14:paraId="1E85DF7A" w14:textId="77777777">
      <w:pPr>
        <w:shd w:val="clear" w:color="auto" w:fill="FFFFFF"/>
        <w:spacing w:line="215" w:lineRule="auto"/>
        <w:rPr>
          <w:rFonts w:ascii="Calibri" w:hAnsi="Calibri" w:eastAsia="Calibri" w:cs="Calibri"/>
          <w:sz w:val="24"/>
          <w:szCs w:val="24"/>
        </w:rPr>
      </w:pPr>
    </w:p>
    <w:p w:rsidR="00DC21A2" w:rsidP="4DF41364" w:rsidRDefault="0091387A" w14:paraId="10DB0551" w14:textId="77777777">
      <w:pPr>
        <w:numPr>
          <w:ilvl w:val="0"/>
          <w:numId w:val="6"/>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New Password &amp; Confirm Password should be at least 8 characters and a maximum of 12 characters. It should have a minimum of one lower case, one upper case, one number and one special character (!@#$%).</w:t>
      </w:r>
    </w:p>
    <w:p w:rsidR="00DC21A2" w:rsidP="4DF41364" w:rsidRDefault="0091387A" w14:paraId="3D67BE88" w14:textId="77777777">
      <w:pPr>
        <w:numPr>
          <w:ilvl w:val="0"/>
          <w:numId w:val="6"/>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On clicking change password, new password and confirm the password should be the same. Or else show the error message “Password is not the same”.</w:t>
      </w:r>
    </w:p>
    <w:p w:rsidR="00DC21A2" w:rsidP="4DF41364" w:rsidRDefault="0091387A" w14:paraId="50053388" w14:textId="77777777">
      <w:pPr>
        <w:numPr>
          <w:ilvl w:val="0"/>
          <w:numId w:val="6"/>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The success case shows the message “Password changed successfully”. On clicking OK, redirect to the Login page.</w:t>
      </w:r>
    </w:p>
    <w:p w:rsidR="00DC21A2" w:rsidP="4DF41364" w:rsidRDefault="0091387A" w14:paraId="7296D739" w14:textId="77777777">
      <w:pPr>
        <w:numPr>
          <w:ilvl w:val="0"/>
          <w:numId w:val="6"/>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In failure case show the error message “Please verify your password”.</w:t>
      </w:r>
    </w:p>
    <w:p w:rsidR="00DC21A2" w:rsidRDefault="00DC21A2" w14:paraId="1FCB985A" w14:textId="77777777">
      <w:pPr>
        <w:shd w:val="clear" w:color="auto" w:fill="FFFFFF"/>
        <w:spacing w:line="215" w:lineRule="auto"/>
        <w:rPr>
          <w:rFonts w:ascii="Calibri" w:hAnsi="Calibri" w:eastAsia="Calibri" w:cs="Calibri"/>
          <w:sz w:val="24"/>
          <w:szCs w:val="24"/>
        </w:rPr>
      </w:pPr>
    </w:p>
    <w:p w:rsidR="00DC21A2" w:rsidRDefault="00DC21A2" w14:paraId="60A064DF" w14:textId="77777777">
      <w:pPr>
        <w:shd w:val="clear" w:color="auto" w:fill="FFFFFF"/>
        <w:spacing w:line="215" w:lineRule="auto"/>
        <w:rPr>
          <w:rFonts w:ascii="Calibri" w:hAnsi="Calibri" w:eastAsia="Calibri" w:cs="Calibri"/>
          <w:sz w:val="24"/>
          <w:szCs w:val="24"/>
        </w:rPr>
      </w:pPr>
    </w:p>
    <w:p w:rsidR="00DC21A2" w:rsidRDefault="00FA614C" w14:paraId="044AB75A" w14:textId="16C7AE78">
      <w:pPr>
        <w:shd w:val="clear" w:color="auto" w:fill="FFFFFF"/>
        <w:spacing w:line="215" w:lineRule="auto"/>
        <w:rPr>
          <w:rFonts w:ascii="Calibri" w:hAnsi="Calibri" w:eastAsia="Calibri" w:cs="Calibri"/>
          <w:b/>
          <w:sz w:val="28"/>
          <w:szCs w:val="28"/>
        </w:rPr>
      </w:pPr>
      <w:r>
        <w:rPr>
          <w:rFonts w:ascii="Calibri" w:hAnsi="Calibri" w:eastAsia="Calibri" w:cs="Calibri"/>
          <w:b/>
          <w:sz w:val="28"/>
          <w:szCs w:val="28"/>
        </w:rPr>
        <w:t>5.4 Dashboard</w:t>
      </w:r>
    </w:p>
    <w:p w:rsidR="00DC21A2" w:rsidP="42094E3C" w:rsidRDefault="0091387A" w14:paraId="4168A03B" w14:textId="77777777">
      <w:p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The dashboard provides a current summary, typically in a visually intuitive and easy-to-read format, offering key information related to progress and performance. Users can filter the data based on time intervals such as Today, Yesterday, Last Month, and Custom.</w:t>
      </w:r>
    </w:p>
    <w:p w:rsidR="00DC21A2" w:rsidRDefault="00DC21A2" w14:paraId="65D7DB89" w14:textId="77777777">
      <w:pPr>
        <w:spacing w:line="240" w:lineRule="auto"/>
        <w:rPr>
          <w:rFonts w:ascii="Calibri" w:hAnsi="Calibri" w:eastAsia="Calibri" w:cs="Calibri"/>
          <w:sz w:val="24"/>
          <w:szCs w:val="24"/>
        </w:rPr>
      </w:pPr>
    </w:p>
    <w:p w:rsidR="00DC21A2" w:rsidRDefault="0091387A" w14:paraId="250E0A63" w14:textId="77777777">
      <w:pPr>
        <w:spacing w:line="240" w:lineRule="auto"/>
        <w:rPr>
          <w:rFonts w:ascii="Calibri" w:hAnsi="Calibri" w:eastAsia="Calibri" w:cs="Calibri"/>
          <w:sz w:val="24"/>
          <w:szCs w:val="24"/>
        </w:rPr>
      </w:pPr>
      <w:r>
        <w:rPr>
          <w:rFonts w:ascii="Calibri" w:hAnsi="Calibri" w:eastAsia="Calibri" w:cs="Calibri"/>
          <w:b/>
          <w:sz w:val="24"/>
          <w:szCs w:val="24"/>
        </w:rPr>
        <w:t>Key Metrics</w:t>
      </w:r>
    </w:p>
    <w:p w:rsidR="00DC21A2" w:rsidRDefault="0091387A" w14:paraId="26B135DC" w14:textId="77777777">
      <w:pPr>
        <w:numPr>
          <w:ilvl w:val="0"/>
          <w:numId w:val="71"/>
        </w:numPr>
        <w:spacing w:line="240" w:lineRule="auto"/>
        <w:rPr>
          <w:rFonts w:ascii="Calibri" w:hAnsi="Calibri" w:eastAsia="Calibri" w:cs="Calibri"/>
          <w:sz w:val="24"/>
          <w:szCs w:val="24"/>
        </w:rPr>
      </w:pPr>
      <w:r>
        <w:rPr>
          <w:rFonts w:ascii="Calibri" w:hAnsi="Calibri" w:eastAsia="Calibri" w:cs="Calibri"/>
          <w:sz w:val="24"/>
          <w:szCs w:val="24"/>
        </w:rPr>
        <w:t>Total Booking</w:t>
      </w:r>
    </w:p>
    <w:p w:rsidR="00DC21A2" w:rsidRDefault="0091387A" w14:paraId="776BEDBE" w14:textId="77777777">
      <w:pPr>
        <w:numPr>
          <w:ilvl w:val="0"/>
          <w:numId w:val="71"/>
        </w:numPr>
        <w:spacing w:line="240" w:lineRule="auto"/>
        <w:rPr>
          <w:rFonts w:ascii="Calibri" w:hAnsi="Calibri" w:eastAsia="Calibri" w:cs="Calibri"/>
          <w:sz w:val="24"/>
          <w:szCs w:val="24"/>
        </w:rPr>
      </w:pPr>
      <w:r>
        <w:rPr>
          <w:rFonts w:ascii="Calibri" w:hAnsi="Calibri" w:eastAsia="Calibri" w:cs="Calibri"/>
          <w:sz w:val="24"/>
          <w:szCs w:val="24"/>
        </w:rPr>
        <w:t>Total Revenue</w:t>
      </w:r>
    </w:p>
    <w:p w:rsidR="00DC21A2" w:rsidRDefault="0091387A" w14:paraId="028C9467" w14:textId="77777777">
      <w:pPr>
        <w:numPr>
          <w:ilvl w:val="0"/>
          <w:numId w:val="71"/>
        </w:numPr>
        <w:spacing w:line="240" w:lineRule="auto"/>
        <w:rPr>
          <w:rFonts w:ascii="Calibri" w:hAnsi="Calibri" w:eastAsia="Calibri" w:cs="Calibri"/>
          <w:sz w:val="24"/>
          <w:szCs w:val="24"/>
        </w:rPr>
      </w:pPr>
      <w:r>
        <w:rPr>
          <w:rFonts w:ascii="Calibri" w:hAnsi="Calibri" w:eastAsia="Calibri" w:cs="Calibri"/>
          <w:sz w:val="24"/>
          <w:szCs w:val="24"/>
        </w:rPr>
        <w:t>Total Customers</w:t>
      </w:r>
    </w:p>
    <w:p w:rsidR="00DC21A2" w:rsidRDefault="0091387A" w14:paraId="6625E8FD" w14:textId="77777777">
      <w:pPr>
        <w:numPr>
          <w:ilvl w:val="0"/>
          <w:numId w:val="71"/>
        </w:numPr>
        <w:spacing w:line="240" w:lineRule="auto"/>
        <w:rPr>
          <w:rFonts w:ascii="Calibri" w:hAnsi="Calibri" w:eastAsia="Calibri" w:cs="Calibri"/>
          <w:sz w:val="24"/>
          <w:szCs w:val="24"/>
        </w:rPr>
      </w:pPr>
      <w:r>
        <w:rPr>
          <w:rFonts w:ascii="Calibri" w:hAnsi="Calibri" w:eastAsia="Calibri" w:cs="Calibri"/>
          <w:sz w:val="24"/>
          <w:szCs w:val="24"/>
        </w:rPr>
        <w:t>Booking (Graph)</w:t>
      </w:r>
    </w:p>
    <w:p w:rsidR="00DC21A2" w:rsidRDefault="0091387A" w14:paraId="57682D3E" w14:textId="77777777">
      <w:pPr>
        <w:numPr>
          <w:ilvl w:val="0"/>
          <w:numId w:val="71"/>
        </w:numPr>
        <w:spacing w:line="240" w:lineRule="auto"/>
        <w:rPr>
          <w:rFonts w:ascii="Calibri" w:hAnsi="Calibri" w:eastAsia="Calibri" w:cs="Calibri"/>
          <w:sz w:val="24"/>
          <w:szCs w:val="24"/>
        </w:rPr>
      </w:pPr>
      <w:r>
        <w:rPr>
          <w:rFonts w:ascii="Calibri" w:hAnsi="Calibri" w:eastAsia="Calibri" w:cs="Calibri"/>
          <w:sz w:val="24"/>
          <w:szCs w:val="24"/>
        </w:rPr>
        <w:t>Revenue (Graph)</w:t>
      </w:r>
    </w:p>
    <w:p w:rsidRPr="00FA614C" w:rsidR="006D0154" w:rsidP="00FA614C" w:rsidRDefault="0091387A" w14:paraId="5BD7E40C" w14:textId="6EC1CB62">
      <w:pPr>
        <w:numPr>
          <w:ilvl w:val="0"/>
          <w:numId w:val="71"/>
        </w:numPr>
        <w:spacing w:line="240" w:lineRule="auto"/>
        <w:rPr>
          <w:rFonts w:ascii="Calibri" w:hAnsi="Calibri" w:eastAsia="Calibri" w:cs="Calibri"/>
          <w:sz w:val="24"/>
          <w:szCs w:val="24"/>
        </w:rPr>
      </w:pPr>
      <w:r>
        <w:rPr>
          <w:rFonts w:ascii="Calibri" w:hAnsi="Calibri" w:eastAsia="Calibri" w:cs="Calibri"/>
          <w:sz w:val="24"/>
          <w:szCs w:val="24"/>
        </w:rPr>
        <w:t xml:space="preserve">Recent </w:t>
      </w:r>
      <w:r w:rsidR="006D0154">
        <w:rPr>
          <w:rFonts w:ascii="Calibri" w:hAnsi="Calibri" w:eastAsia="Calibri" w:cs="Calibri"/>
          <w:sz w:val="24"/>
          <w:szCs w:val="24"/>
        </w:rPr>
        <w:t xml:space="preserve">10 </w:t>
      </w:r>
      <w:r>
        <w:rPr>
          <w:rFonts w:ascii="Calibri" w:hAnsi="Calibri" w:eastAsia="Calibri" w:cs="Calibri"/>
          <w:sz w:val="24"/>
          <w:szCs w:val="24"/>
        </w:rPr>
        <w:t>Booking</w:t>
      </w:r>
    </w:p>
    <w:p w:rsidR="00DC21A2" w:rsidRDefault="00DC21A2" w14:paraId="04547D6D" w14:textId="77777777">
      <w:pPr>
        <w:spacing w:line="240" w:lineRule="auto"/>
        <w:rPr>
          <w:rFonts w:ascii="Calibri" w:hAnsi="Calibri" w:eastAsia="Calibri" w:cs="Calibri"/>
          <w:sz w:val="24"/>
          <w:szCs w:val="24"/>
        </w:rPr>
      </w:pPr>
    </w:p>
    <w:p w:rsidR="00DC21A2" w:rsidRDefault="0091387A" w14:paraId="385C62A4" w14:textId="77777777">
      <w:pPr>
        <w:spacing w:line="240" w:lineRule="auto"/>
        <w:rPr>
          <w:rFonts w:ascii="Calibri" w:hAnsi="Calibri" w:eastAsia="Calibri" w:cs="Calibri"/>
          <w:sz w:val="24"/>
          <w:szCs w:val="24"/>
        </w:rPr>
      </w:pPr>
      <w:r>
        <w:rPr>
          <w:rFonts w:ascii="Calibri" w:hAnsi="Calibri" w:eastAsia="Calibri" w:cs="Calibri"/>
          <w:sz w:val="24"/>
          <w:szCs w:val="24"/>
        </w:rPr>
        <w:t>1. Total Booking</w:t>
      </w:r>
    </w:p>
    <w:p w:rsidR="00DC21A2" w:rsidP="4DF41364" w:rsidRDefault="0091387A" w14:paraId="4B40EF37" w14:textId="77777777">
      <w:pPr>
        <w:numPr>
          <w:ilvl w:val="0"/>
          <w:numId w:val="98"/>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Displays the overall count of bookings made within the selected time frame.</w:t>
      </w:r>
    </w:p>
    <w:p w:rsidR="00DC21A2" w:rsidRDefault="00DC21A2" w14:paraId="1525EF51" w14:textId="77777777">
      <w:pPr>
        <w:spacing w:line="240" w:lineRule="auto"/>
        <w:rPr>
          <w:rFonts w:ascii="Calibri" w:hAnsi="Calibri" w:eastAsia="Calibri" w:cs="Calibri"/>
          <w:sz w:val="24"/>
          <w:szCs w:val="24"/>
        </w:rPr>
      </w:pPr>
    </w:p>
    <w:p w:rsidR="00DC21A2" w:rsidRDefault="0091387A" w14:paraId="6B5AC433" w14:textId="77777777">
      <w:pPr>
        <w:spacing w:line="240" w:lineRule="auto"/>
        <w:rPr>
          <w:rFonts w:ascii="Calibri" w:hAnsi="Calibri" w:eastAsia="Calibri" w:cs="Calibri"/>
          <w:sz w:val="24"/>
          <w:szCs w:val="24"/>
        </w:rPr>
      </w:pPr>
      <w:r>
        <w:rPr>
          <w:rFonts w:ascii="Calibri" w:hAnsi="Calibri" w:eastAsia="Calibri" w:cs="Calibri"/>
          <w:sz w:val="24"/>
          <w:szCs w:val="24"/>
        </w:rPr>
        <w:t>2. Total Revenue</w:t>
      </w:r>
    </w:p>
    <w:p w:rsidR="00DC21A2" w:rsidP="4DF41364" w:rsidRDefault="0091387A" w14:paraId="1425C733" w14:textId="77777777">
      <w:pPr>
        <w:numPr>
          <w:ilvl w:val="0"/>
          <w:numId w:val="5"/>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Represents the cumulative revenue generated during the specified period.</w:t>
      </w:r>
    </w:p>
    <w:p w:rsidR="00DC21A2" w:rsidRDefault="00DC21A2" w14:paraId="0857ADF2" w14:textId="77777777">
      <w:pPr>
        <w:spacing w:line="240" w:lineRule="auto"/>
        <w:rPr>
          <w:rFonts w:ascii="Calibri" w:hAnsi="Calibri" w:eastAsia="Calibri" w:cs="Calibri"/>
          <w:sz w:val="24"/>
          <w:szCs w:val="24"/>
        </w:rPr>
      </w:pPr>
    </w:p>
    <w:p w:rsidR="00DC21A2" w:rsidRDefault="0091387A" w14:paraId="26B8DC28" w14:textId="77777777">
      <w:pPr>
        <w:spacing w:line="240" w:lineRule="auto"/>
        <w:rPr>
          <w:rFonts w:ascii="Calibri" w:hAnsi="Calibri" w:eastAsia="Calibri" w:cs="Calibri"/>
          <w:sz w:val="24"/>
          <w:szCs w:val="24"/>
        </w:rPr>
      </w:pPr>
      <w:r>
        <w:rPr>
          <w:rFonts w:ascii="Calibri" w:hAnsi="Calibri" w:eastAsia="Calibri" w:cs="Calibri"/>
          <w:sz w:val="24"/>
          <w:szCs w:val="24"/>
        </w:rPr>
        <w:t>3. Total Customers</w:t>
      </w:r>
    </w:p>
    <w:p w:rsidR="00DC21A2" w:rsidP="4DF41364" w:rsidRDefault="0091387A" w14:paraId="1CE2A9B3" w14:textId="77777777">
      <w:pPr>
        <w:numPr>
          <w:ilvl w:val="0"/>
          <w:numId w:val="17"/>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Indicates the total number of unique customers who have engaged with the service within the chosen timeframe.</w:t>
      </w:r>
    </w:p>
    <w:p w:rsidR="00DC21A2" w:rsidRDefault="00DC21A2" w14:paraId="3E94F039" w14:textId="77777777">
      <w:pPr>
        <w:spacing w:line="240" w:lineRule="auto"/>
        <w:rPr>
          <w:rFonts w:ascii="Calibri" w:hAnsi="Calibri" w:eastAsia="Calibri" w:cs="Calibri"/>
          <w:sz w:val="24"/>
          <w:szCs w:val="24"/>
        </w:rPr>
      </w:pPr>
    </w:p>
    <w:p w:rsidR="00DC21A2" w:rsidRDefault="0091387A" w14:paraId="72D09D63" w14:textId="77777777">
      <w:pPr>
        <w:spacing w:line="240" w:lineRule="auto"/>
        <w:rPr>
          <w:rFonts w:ascii="Calibri" w:hAnsi="Calibri" w:eastAsia="Calibri" w:cs="Calibri"/>
          <w:sz w:val="24"/>
          <w:szCs w:val="24"/>
        </w:rPr>
      </w:pPr>
      <w:r>
        <w:rPr>
          <w:rFonts w:ascii="Calibri" w:hAnsi="Calibri" w:eastAsia="Calibri" w:cs="Calibri"/>
          <w:sz w:val="24"/>
          <w:szCs w:val="24"/>
        </w:rPr>
        <w:t>4. Booking Graph</w:t>
      </w:r>
    </w:p>
    <w:p w:rsidR="00DC21A2" w:rsidRDefault="0091387A" w14:paraId="4832C145" w14:textId="77777777">
      <w:pPr>
        <w:numPr>
          <w:ilvl w:val="0"/>
          <w:numId w:val="72"/>
        </w:numPr>
        <w:spacing w:line="240" w:lineRule="auto"/>
        <w:rPr>
          <w:rFonts w:ascii="Calibri" w:hAnsi="Calibri" w:eastAsia="Calibri" w:cs="Calibri"/>
          <w:sz w:val="24"/>
          <w:szCs w:val="24"/>
        </w:rPr>
      </w:pPr>
      <w:r>
        <w:rPr>
          <w:rFonts w:ascii="Calibri" w:hAnsi="Calibri" w:eastAsia="Calibri" w:cs="Calibri"/>
          <w:sz w:val="24"/>
          <w:szCs w:val="24"/>
        </w:rPr>
        <w:t>A visual representation of the booking trends over the selected time intervals. This graph provides insights into booking patterns and variations.</w:t>
      </w:r>
    </w:p>
    <w:p w:rsidR="00DC21A2" w:rsidRDefault="00DC21A2" w14:paraId="5E2D59E4" w14:textId="77777777">
      <w:pPr>
        <w:spacing w:line="240" w:lineRule="auto"/>
        <w:rPr>
          <w:rFonts w:ascii="Calibri" w:hAnsi="Calibri" w:eastAsia="Calibri" w:cs="Calibri"/>
          <w:sz w:val="24"/>
          <w:szCs w:val="24"/>
        </w:rPr>
      </w:pPr>
    </w:p>
    <w:p w:rsidR="00DC21A2" w:rsidRDefault="0091387A" w14:paraId="0CDE7A44" w14:textId="77777777">
      <w:pPr>
        <w:spacing w:line="240" w:lineRule="auto"/>
        <w:rPr>
          <w:rFonts w:ascii="Calibri" w:hAnsi="Calibri" w:eastAsia="Calibri" w:cs="Calibri"/>
          <w:sz w:val="24"/>
          <w:szCs w:val="24"/>
        </w:rPr>
      </w:pPr>
      <w:r>
        <w:rPr>
          <w:rFonts w:ascii="Calibri" w:hAnsi="Calibri" w:eastAsia="Calibri" w:cs="Calibri"/>
          <w:sz w:val="24"/>
          <w:szCs w:val="24"/>
        </w:rPr>
        <w:t>5. Revenue Graph</w:t>
      </w:r>
    </w:p>
    <w:p w:rsidR="00DC21A2" w:rsidP="4DF41364" w:rsidRDefault="0091387A" w14:paraId="4E052E89" w14:textId="77777777">
      <w:pPr>
        <w:numPr>
          <w:ilvl w:val="0"/>
          <w:numId w:val="26"/>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Presents a graphical overview of revenue trends, allowing users to quickly identify periods of high or low financial performance.</w:t>
      </w:r>
    </w:p>
    <w:p w:rsidR="00DC21A2" w:rsidRDefault="00DC21A2" w14:paraId="37D72193" w14:textId="77777777">
      <w:pPr>
        <w:spacing w:line="240" w:lineRule="auto"/>
        <w:rPr>
          <w:rFonts w:ascii="Calibri" w:hAnsi="Calibri" w:eastAsia="Calibri" w:cs="Calibri"/>
          <w:sz w:val="24"/>
          <w:szCs w:val="24"/>
        </w:rPr>
      </w:pPr>
    </w:p>
    <w:p w:rsidR="00DC21A2" w:rsidRDefault="0091387A" w14:paraId="532FDC24" w14:textId="77777777">
      <w:pPr>
        <w:spacing w:line="240" w:lineRule="auto"/>
        <w:rPr>
          <w:rFonts w:ascii="Calibri" w:hAnsi="Calibri" w:eastAsia="Calibri" w:cs="Calibri"/>
          <w:sz w:val="24"/>
          <w:szCs w:val="24"/>
        </w:rPr>
      </w:pPr>
      <w:r>
        <w:rPr>
          <w:rFonts w:ascii="Calibri" w:hAnsi="Calibri" w:eastAsia="Calibri" w:cs="Calibri"/>
          <w:sz w:val="24"/>
          <w:szCs w:val="24"/>
        </w:rPr>
        <w:t>6. Recent Booking</w:t>
      </w:r>
    </w:p>
    <w:p w:rsidR="00DC21A2" w:rsidRDefault="0091387A" w14:paraId="6E1D45D0" w14:textId="77777777">
      <w:pPr>
        <w:numPr>
          <w:ilvl w:val="0"/>
          <w:numId w:val="70"/>
        </w:numPr>
        <w:spacing w:line="240" w:lineRule="auto"/>
        <w:rPr>
          <w:rFonts w:ascii="Calibri" w:hAnsi="Calibri" w:eastAsia="Calibri" w:cs="Calibri"/>
          <w:sz w:val="24"/>
          <w:szCs w:val="24"/>
        </w:rPr>
      </w:pPr>
      <w:r>
        <w:rPr>
          <w:rFonts w:ascii="Calibri" w:hAnsi="Calibri" w:eastAsia="Calibri" w:cs="Calibri"/>
          <w:sz w:val="24"/>
          <w:szCs w:val="24"/>
        </w:rPr>
        <w:t>Lists the most recent bookings made, including essential details such as booking ID, customer name, and timestamp.</w:t>
      </w:r>
    </w:p>
    <w:p w:rsidR="00DC21A2" w:rsidRDefault="00DC21A2" w14:paraId="740C3C9D" w14:textId="77777777">
      <w:pPr>
        <w:spacing w:line="240" w:lineRule="auto"/>
        <w:rPr>
          <w:rFonts w:ascii="Calibri" w:hAnsi="Calibri" w:eastAsia="Calibri" w:cs="Calibri"/>
          <w:sz w:val="24"/>
          <w:szCs w:val="24"/>
        </w:rPr>
      </w:pPr>
    </w:p>
    <w:p w:rsidR="00DC21A2" w:rsidRDefault="000E3FB2" w14:paraId="147E3D36" w14:textId="77777777">
      <w:pPr>
        <w:spacing w:line="240" w:lineRule="auto"/>
        <w:rPr>
          <w:rFonts w:ascii="Calibri" w:hAnsi="Calibri" w:eastAsia="Calibri" w:cs="Calibri"/>
          <w:b/>
          <w:sz w:val="28"/>
          <w:szCs w:val="28"/>
        </w:rPr>
      </w:pPr>
      <w:r>
        <w:rPr>
          <w:rFonts w:ascii="Calibri" w:hAnsi="Calibri" w:eastAsia="Calibri" w:cs="Calibri"/>
          <w:b/>
          <w:sz w:val="28"/>
          <w:szCs w:val="28"/>
        </w:rPr>
        <w:t>5.5 Users</w:t>
      </w:r>
    </w:p>
    <w:p w:rsidR="00DC21A2" w:rsidRDefault="00DC21A2" w14:paraId="49FF02EE" w14:textId="77777777">
      <w:pPr>
        <w:spacing w:line="240" w:lineRule="auto"/>
        <w:rPr>
          <w:rFonts w:ascii="Calibri" w:hAnsi="Calibri" w:eastAsia="Calibri" w:cs="Calibri"/>
          <w:b/>
          <w:sz w:val="24"/>
          <w:szCs w:val="24"/>
        </w:rPr>
      </w:pPr>
    </w:p>
    <w:p w:rsidR="00DC21A2" w:rsidRDefault="000E3FB2" w14:paraId="572034C8" w14:textId="77777777">
      <w:pPr>
        <w:keepNext/>
        <w:keepLines/>
        <w:spacing w:before="40" w:line="259" w:lineRule="auto"/>
        <w:rPr>
          <w:rFonts w:ascii="Calibri" w:hAnsi="Calibri" w:eastAsia="Calibri" w:cs="Calibri"/>
          <w:b/>
          <w:sz w:val="28"/>
          <w:szCs w:val="28"/>
        </w:rPr>
      </w:pPr>
      <w:bookmarkStart w:name="_1ksv4uv" w:colFirst="0" w:colLast="0" w:id="8"/>
      <w:bookmarkEnd w:id="8"/>
      <w:r>
        <w:rPr>
          <w:rFonts w:ascii="Calibri" w:hAnsi="Calibri" w:eastAsia="Calibri" w:cs="Calibri"/>
          <w:b/>
          <w:sz w:val="28"/>
          <w:szCs w:val="28"/>
        </w:rPr>
        <w:t>5.5.1 Super Admin</w:t>
      </w:r>
    </w:p>
    <w:p w:rsidR="00DC21A2" w:rsidRDefault="00DC21A2" w14:paraId="0995D213" w14:textId="77777777">
      <w:pPr>
        <w:spacing w:line="240" w:lineRule="auto"/>
        <w:rPr>
          <w:rFonts w:ascii="Calibri" w:hAnsi="Calibri" w:eastAsia="Calibri" w:cs="Calibri"/>
          <w:b/>
          <w:sz w:val="24"/>
          <w:szCs w:val="24"/>
        </w:rPr>
      </w:pPr>
    </w:p>
    <w:p w:rsidR="00DC21A2" w:rsidP="42094E3C" w:rsidRDefault="0091387A" w14:paraId="53A8C837" w14:textId="77777777">
      <w:p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Super Admin is a special user account used for managing or controlling the entire system administration.</w:t>
      </w:r>
    </w:p>
    <w:p w:rsidR="00DC21A2" w:rsidRDefault="0091387A" w14:paraId="0D15D15B" w14:textId="77777777">
      <w:pPr>
        <w:numPr>
          <w:ilvl w:val="0"/>
          <w:numId w:val="83"/>
        </w:numPr>
        <w:spacing w:line="240" w:lineRule="auto"/>
        <w:rPr>
          <w:rFonts w:ascii="Calibri" w:hAnsi="Calibri" w:eastAsia="Calibri" w:cs="Calibri"/>
          <w:sz w:val="24"/>
          <w:szCs w:val="24"/>
        </w:rPr>
      </w:pPr>
      <w:r>
        <w:rPr>
          <w:rFonts w:ascii="Calibri" w:hAnsi="Calibri" w:eastAsia="Calibri" w:cs="Calibri"/>
          <w:sz w:val="24"/>
          <w:szCs w:val="24"/>
        </w:rPr>
        <w:t>Admin can log in with email and password. Admin is the super user of the website who can manage everything on the website. Admin can log in through the login page.</w:t>
      </w:r>
    </w:p>
    <w:p w:rsidRPr="00D14FFE" w:rsidR="00D14FFE" w:rsidRDefault="00D14FFE" w14:paraId="190D4EB4" w14:textId="77777777">
      <w:pPr>
        <w:numPr>
          <w:ilvl w:val="0"/>
          <w:numId w:val="83"/>
        </w:numPr>
        <w:spacing w:line="240" w:lineRule="auto"/>
        <w:rPr>
          <w:rFonts w:ascii="Calibri" w:hAnsi="Calibri" w:eastAsia="Calibri" w:cs="Calibri"/>
          <w:sz w:val="24"/>
          <w:szCs w:val="24"/>
        </w:rPr>
      </w:pPr>
      <w:r>
        <w:rPr>
          <w:rFonts w:ascii="Calibri" w:hAnsi="Calibri" w:eastAsia="Calibri" w:cs="Calibri"/>
          <w:sz w:val="24"/>
          <w:szCs w:val="24"/>
        </w:rPr>
        <w:t xml:space="preserve">There will be 2 master super admin: 1 for TOD team and 1 from the Application team, namely: </w:t>
      </w:r>
      <w:r w:rsidRPr="004D4A1E">
        <w:rPr>
          <w:rFonts w:ascii="Calibri" w:hAnsi="Calibri" w:eastAsia="Calibri" w:cs="Calibri"/>
          <w:sz w:val="24"/>
          <w:szCs w:val="24"/>
        </w:rPr>
        <w:t>todsa@travelodesk.com</w:t>
      </w:r>
      <w:r>
        <w:rPr>
          <w:rFonts w:ascii="Calibri" w:hAnsi="Calibri" w:eastAsia="Calibri" w:cs="Calibri"/>
          <w:sz w:val="24"/>
          <w:szCs w:val="24"/>
        </w:rPr>
        <w:t>, todapp@travelodesk.com</w:t>
      </w:r>
    </w:p>
    <w:p w:rsidR="00DC21A2" w:rsidRDefault="00DC21A2" w14:paraId="2E90FD2C" w14:textId="77777777">
      <w:pPr>
        <w:spacing w:line="240" w:lineRule="auto"/>
        <w:rPr>
          <w:rFonts w:ascii="Calibri" w:hAnsi="Calibri" w:eastAsia="Calibri" w:cs="Calibri"/>
          <w:sz w:val="24"/>
          <w:szCs w:val="24"/>
        </w:rPr>
      </w:pPr>
    </w:p>
    <w:p w:rsidR="00DC21A2" w:rsidRDefault="0091387A" w14:paraId="0B4D5A27" w14:textId="77777777">
      <w:pPr>
        <w:spacing w:line="240" w:lineRule="auto"/>
        <w:rPr>
          <w:rFonts w:ascii="Calibri" w:hAnsi="Calibri" w:eastAsia="Calibri" w:cs="Calibri"/>
          <w:b/>
          <w:sz w:val="24"/>
          <w:szCs w:val="24"/>
        </w:rPr>
      </w:pPr>
      <w:r>
        <w:rPr>
          <w:rFonts w:ascii="Calibri" w:hAnsi="Calibri" w:eastAsia="Calibri" w:cs="Calibri"/>
          <w:b/>
          <w:sz w:val="24"/>
          <w:szCs w:val="24"/>
        </w:rPr>
        <w:t>Admin Features</w:t>
      </w:r>
    </w:p>
    <w:p w:rsidR="00DC21A2" w:rsidRDefault="0091387A" w14:paraId="3188437D" w14:textId="77777777">
      <w:pPr>
        <w:numPr>
          <w:ilvl w:val="0"/>
          <w:numId w:val="44"/>
        </w:numPr>
        <w:spacing w:line="240" w:lineRule="auto"/>
        <w:rPr>
          <w:rFonts w:ascii="Calibri" w:hAnsi="Calibri" w:eastAsia="Calibri" w:cs="Calibri"/>
          <w:sz w:val="24"/>
          <w:szCs w:val="24"/>
        </w:rPr>
      </w:pPr>
      <w:r>
        <w:rPr>
          <w:rFonts w:ascii="Calibri" w:hAnsi="Calibri" w:eastAsia="Calibri" w:cs="Calibri"/>
          <w:sz w:val="24"/>
          <w:szCs w:val="24"/>
        </w:rPr>
        <w:t xml:space="preserve">Admin can </w:t>
      </w:r>
      <w:r w:rsidR="0078538A">
        <w:rPr>
          <w:rFonts w:ascii="Calibri" w:hAnsi="Calibri" w:eastAsia="Calibri" w:cs="Calibri"/>
          <w:sz w:val="24"/>
          <w:szCs w:val="24"/>
        </w:rPr>
        <w:t xml:space="preserve">view </w:t>
      </w:r>
      <w:r>
        <w:rPr>
          <w:rFonts w:ascii="Calibri" w:hAnsi="Calibri" w:eastAsia="Calibri" w:cs="Calibri"/>
          <w:sz w:val="24"/>
          <w:szCs w:val="24"/>
        </w:rPr>
        <w:t>the details of registered users (</w:t>
      </w:r>
      <w:r w:rsidR="0078538A">
        <w:rPr>
          <w:rFonts w:ascii="Calibri" w:hAnsi="Calibri" w:eastAsia="Calibri" w:cs="Calibri"/>
          <w:sz w:val="24"/>
          <w:szCs w:val="24"/>
        </w:rPr>
        <w:t xml:space="preserve">Customers, </w:t>
      </w:r>
      <w:r>
        <w:rPr>
          <w:rFonts w:ascii="Calibri" w:hAnsi="Calibri" w:eastAsia="Calibri" w:cs="Calibri"/>
          <w:sz w:val="24"/>
          <w:szCs w:val="24"/>
        </w:rPr>
        <w:t>Agent, Supplier, Driver)</w:t>
      </w:r>
    </w:p>
    <w:p w:rsidR="00DC21A2" w:rsidP="4DF41364" w:rsidRDefault="0091387A" w14:paraId="5391EA86" w14:textId="77777777">
      <w:pPr>
        <w:numPr>
          <w:ilvl w:val="0"/>
          <w:numId w:val="44"/>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Admin can create Vehicle Brands (Edit, Delete)</w:t>
      </w:r>
    </w:p>
    <w:p w:rsidR="00DC21A2" w:rsidP="4DF41364" w:rsidRDefault="00EB7F03" w14:paraId="1FDF07E6" w14:textId="77777777">
      <w:pPr>
        <w:numPr>
          <w:ilvl w:val="0"/>
          <w:numId w:val="44"/>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Fleet  management (Edit, Delete)</w:t>
      </w:r>
    </w:p>
    <w:p w:rsidR="00DC21A2" w:rsidRDefault="0091387A" w14:paraId="4A3EC7A3" w14:textId="77777777">
      <w:pPr>
        <w:numPr>
          <w:ilvl w:val="0"/>
          <w:numId w:val="44"/>
        </w:numPr>
        <w:spacing w:line="240" w:lineRule="auto"/>
        <w:rPr>
          <w:rFonts w:ascii="Calibri" w:hAnsi="Calibri" w:eastAsia="Calibri" w:cs="Calibri"/>
          <w:sz w:val="24"/>
          <w:szCs w:val="24"/>
        </w:rPr>
      </w:pPr>
      <w:r>
        <w:rPr>
          <w:rFonts w:ascii="Calibri" w:hAnsi="Calibri" w:eastAsia="Calibri" w:cs="Calibri"/>
          <w:sz w:val="24"/>
          <w:szCs w:val="24"/>
        </w:rPr>
        <w:t>Manage Booking (Admin can confirm and Cancel Booking)</w:t>
      </w:r>
    </w:p>
    <w:p w:rsidR="00DC21A2" w:rsidRDefault="0091387A" w14:paraId="657DA42F" w14:textId="77777777">
      <w:pPr>
        <w:numPr>
          <w:ilvl w:val="0"/>
          <w:numId w:val="44"/>
        </w:numPr>
        <w:spacing w:line="240" w:lineRule="auto"/>
        <w:rPr>
          <w:rFonts w:ascii="Calibri" w:hAnsi="Calibri" w:eastAsia="Calibri" w:cs="Calibri"/>
          <w:sz w:val="24"/>
          <w:szCs w:val="24"/>
        </w:rPr>
      </w:pPr>
      <w:r>
        <w:rPr>
          <w:rFonts w:ascii="Calibri" w:hAnsi="Calibri" w:eastAsia="Calibri" w:cs="Calibri"/>
          <w:sz w:val="24"/>
          <w:szCs w:val="24"/>
        </w:rPr>
        <w:t>Manage Testimonials (Active and Inactive)</w:t>
      </w:r>
    </w:p>
    <w:p w:rsidR="00DC21A2" w:rsidRDefault="0091387A" w14:paraId="20109577" w14:textId="77777777">
      <w:pPr>
        <w:numPr>
          <w:ilvl w:val="0"/>
          <w:numId w:val="44"/>
        </w:numPr>
        <w:spacing w:line="240" w:lineRule="auto"/>
        <w:rPr>
          <w:rFonts w:ascii="Calibri" w:hAnsi="Calibri" w:eastAsia="Calibri" w:cs="Calibri"/>
          <w:sz w:val="24"/>
          <w:szCs w:val="24"/>
        </w:rPr>
      </w:pPr>
      <w:r>
        <w:rPr>
          <w:rFonts w:ascii="Calibri" w:hAnsi="Calibri" w:eastAsia="Calibri" w:cs="Calibri"/>
          <w:sz w:val="24"/>
          <w:szCs w:val="24"/>
        </w:rPr>
        <w:t>Manage Enquiry Form</w:t>
      </w:r>
    </w:p>
    <w:p w:rsidR="00DC21A2" w:rsidRDefault="0091387A" w14:paraId="3742A968" w14:textId="69706CDA">
      <w:pPr>
        <w:numPr>
          <w:ilvl w:val="0"/>
          <w:numId w:val="44"/>
        </w:numPr>
        <w:spacing w:line="240" w:lineRule="auto"/>
        <w:rPr>
          <w:rFonts w:ascii="Calibri" w:hAnsi="Calibri" w:eastAsia="Calibri" w:cs="Calibri"/>
          <w:sz w:val="24"/>
          <w:szCs w:val="24"/>
        </w:rPr>
      </w:pPr>
      <w:r>
        <w:rPr>
          <w:rFonts w:ascii="Calibri" w:hAnsi="Calibri" w:eastAsia="Calibri" w:cs="Calibri"/>
          <w:sz w:val="24"/>
          <w:szCs w:val="24"/>
        </w:rPr>
        <w:t xml:space="preserve">Admin Dashboard (Admin can view the count of reg users, total booking, total revenue </w:t>
      </w:r>
      <w:r w:rsidR="00643FD7">
        <w:rPr>
          <w:rFonts w:ascii="Calibri" w:hAnsi="Calibri" w:eastAsia="Calibri" w:cs="Calibri"/>
          <w:sz w:val="24"/>
          <w:szCs w:val="24"/>
        </w:rPr>
        <w:t>etc.</w:t>
      </w:r>
      <w:r>
        <w:rPr>
          <w:rFonts w:ascii="Calibri" w:hAnsi="Calibri" w:eastAsia="Calibri" w:cs="Calibri"/>
          <w:sz w:val="24"/>
          <w:szCs w:val="24"/>
        </w:rPr>
        <w:t>)</w:t>
      </w:r>
    </w:p>
    <w:p w:rsidR="00DC21A2" w:rsidRDefault="0091387A" w14:paraId="1369D6F2" w14:textId="77777777">
      <w:pPr>
        <w:numPr>
          <w:ilvl w:val="0"/>
          <w:numId w:val="44"/>
        </w:numPr>
        <w:spacing w:line="240" w:lineRule="auto"/>
        <w:rPr>
          <w:rFonts w:ascii="Calibri" w:hAnsi="Calibri" w:eastAsia="Calibri" w:cs="Calibri"/>
          <w:sz w:val="24"/>
          <w:szCs w:val="24"/>
        </w:rPr>
      </w:pPr>
      <w:r>
        <w:rPr>
          <w:rFonts w:ascii="Calibri" w:hAnsi="Calibri" w:eastAsia="Calibri" w:cs="Calibri"/>
          <w:sz w:val="24"/>
          <w:szCs w:val="24"/>
        </w:rPr>
        <w:t>Change Password (admin can change own password)</w:t>
      </w:r>
    </w:p>
    <w:p w:rsidR="00DC21A2" w:rsidRDefault="0091387A" w14:paraId="5E67C56C" w14:textId="77777777">
      <w:pPr>
        <w:numPr>
          <w:ilvl w:val="0"/>
          <w:numId w:val="44"/>
        </w:numPr>
        <w:spacing w:line="240" w:lineRule="auto"/>
        <w:rPr>
          <w:rFonts w:ascii="Calibri" w:hAnsi="Calibri" w:eastAsia="Calibri" w:cs="Calibri"/>
          <w:sz w:val="24"/>
          <w:szCs w:val="24"/>
        </w:rPr>
      </w:pPr>
      <w:r>
        <w:rPr>
          <w:rFonts w:ascii="Calibri" w:hAnsi="Calibri" w:eastAsia="Calibri" w:cs="Calibri"/>
          <w:sz w:val="24"/>
          <w:szCs w:val="24"/>
        </w:rPr>
        <w:t>Sign out</w:t>
      </w:r>
    </w:p>
    <w:p w:rsidR="00DC21A2" w:rsidRDefault="00DC21A2" w14:paraId="4E0DB353" w14:textId="77777777">
      <w:pPr>
        <w:spacing w:line="240" w:lineRule="auto"/>
        <w:ind w:firstLine="360"/>
        <w:rPr>
          <w:rFonts w:ascii="Calibri" w:hAnsi="Calibri" w:eastAsia="Calibri" w:cs="Calibri"/>
          <w:sz w:val="24"/>
          <w:szCs w:val="24"/>
        </w:rPr>
      </w:pPr>
    </w:p>
    <w:p w:rsidR="00DC21A2" w:rsidP="4DF41364" w:rsidRDefault="0091387A" w14:paraId="7EA550FD" w14:textId="77777777">
      <w:pPr>
        <w:spacing w:line="240" w:lineRule="auto"/>
        <w:ind w:firstLine="360"/>
        <w:rPr>
          <w:rFonts w:ascii="Calibri" w:hAnsi="Calibri" w:eastAsia="Calibri" w:cs="Calibri"/>
          <w:sz w:val="24"/>
          <w:szCs w:val="24"/>
          <w:lang w:val="en-US"/>
        </w:rPr>
      </w:pPr>
      <w:r w:rsidRPr="4DF41364">
        <w:rPr>
          <w:rFonts w:ascii="Calibri" w:hAnsi="Calibri" w:eastAsia="Calibri" w:cs="Calibri"/>
          <w:b/>
          <w:bCs/>
          <w:sz w:val="24"/>
          <w:szCs w:val="24"/>
          <w:lang w:val="en-US"/>
        </w:rPr>
        <w:t>List View</w:t>
      </w:r>
      <w:r w:rsidRPr="4DF41364" w:rsidR="00EB7F03">
        <w:rPr>
          <w:rFonts w:ascii="Calibri" w:hAnsi="Calibri" w:eastAsia="Calibri" w:cs="Calibri"/>
          <w:b/>
          <w:bCs/>
          <w:sz w:val="24"/>
          <w:szCs w:val="24"/>
          <w:lang w:val="en-US"/>
        </w:rPr>
        <w:t xml:space="preserve"> of Users list </w:t>
      </w:r>
      <w:r w:rsidRPr="4DF41364">
        <w:rPr>
          <w:rFonts w:ascii="Calibri" w:hAnsi="Calibri" w:eastAsia="Calibri" w:cs="Calibri"/>
          <w:sz w:val="24"/>
          <w:szCs w:val="24"/>
          <w:lang w:val="en-US"/>
        </w:rPr>
        <w:t>:</w:t>
      </w:r>
    </w:p>
    <w:p w:rsidR="00DC21A2" w:rsidRDefault="00DC21A2" w14:paraId="2720F1F2" w14:textId="77777777">
      <w:pPr>
        <w:spacing w:line="240" w:lineRule="auto"/>
        <w:ind w:firstLine="360"/>
        <w:rPr>
          <w:rFonts w:ascii="Calibri" w:hAnsi="Calibri" w:eastAsia="Calibri" w:cs="Calibri"/>
          <w:sz w:val="24"/>
          <w:szCs w:val="24"/>
        </w:rPr>
      </w:pPr>
    </w:p>
    <w:p w:rsidR="00DC21A2" w:rsidRDefault="00A04FE4" w14:paraId="35EEAA74" w14:textId="77777777">
      <w:pPr>
        <w:numPr>
          <w:ilvl w:val="0"/>
          <w:numId w:val="85"/>
        </w:numPr>
        <w:spacing w:line="240" w:lineRule="auto"/>
        <w:rPr>
          <w:rFonts w:ascii="Calibri" w:hAnsi="Calibri" w:eastAsia="Calibri" w:cs="Calibri"/>
          <w:sz w:val="24"/>
          <w:szCs w:val="24"/>
        </w:rPr>
      </w:pPr>
      <w:r>
        <w:rPr>
          <w:rFonts w:ascii="Calibri" w:hAnsi="Calibri" w:eastAsia="Calibri" w:cs="Calibri"/>
          <w:sz w:val="24"/>
          <w:szCs w:val="24"/>
        </w:rPr>
        <w:t>Profile Image</w:t>
      </w:r>
    </w:p>
    <w:p w:rsidR="00DC21A2" w:rsidRDefault="002308B5" w14:paraId="200E004E" w14:textId="77777777">
      <w:pPr>
        <w:numPr>
          <w:ilvl w:val="0"/>
          <w:numId w:val="85"/>
        </w:numPr>
        <w:spacing w:line="240" w:lineRule="auto"/>
        <w:rPr>
          <w:rFonts w:ascii="Calibri" w:hAnsi="Calibri" w:eastAsia="Calibri" w:cs="Calibri"/>
          <w:sz w:val="24"/>
          <w:szCs w:val="24"/>
        </w:rPr>
      </w:pPr>
      <w:r>
        <w:rPr>
          <w:rFonts w:ascii="Calibri" w:hAnsi="Calibri" w:eastAsia="Calibri" w:cs="Calibri"/>
          <w:sz w:val="24"/>
          <w:szCs w:val="24"/>
        </w:rPr>
        <w:t>First name</w:t>
      </w:r>
    </w:p>
    <w:p w:rsidR="00DC21A2" w:rsidRDefault="002308B5" w14:paraId="542E73D8" w14:textId="77777777">
      <w:pPr>
        <w:numPr>
          <w:ilvl w:val="0"/>
          <w:numId w:val="85"/>
        </w:numPr>
        <w:spacing w:line="240" w:lineRule="auto"/>
        <w:rPr>
          <w:rFonts w:ascii="Calibri" w:hAnsi="Calibri" w:eastAsia="Calibri" w:cs="Calibri"/>
          <w:sz w:val="24"/>
          <w:szCs w:val="24"/>
        </w:rPr>
      </w:pPr>
      <w:r>
        <w:rPr>
          <w:rFonts w:ascii="Calibri" w:hAnsi="Calibri" w:eastAsia="Calibri" w:cs="Calibri"/>
          <w:sz w:val="24"/>
          <w:szCs w:val="24"/>
        </w:rPr>
        <w:t>Last name</w:t>
      </w:r>
    </w:p>
    <w:p w:rsidR="00DC21A2" w:rsidRDefault="0091387A" w14:paraId="151F1890" w14:textId="77777777">
      <w:pPr>
        <w:numPr>
          <w:ilvl w:val="0"/>
          <w:numId w:val="85"/>
        </w:numPr>
        <w:spacing w:line="240" w:lineRule="auto"/>
        <w:rPr>
          <w:rFonts w:ascii="Calibri" w:hAnsi="Calibri" w:eastAsia="Calibri" w:cs="Calibri"/>
          <w:sz w:val="24"/>
          <w:szCs w:val="24"/>
        </w:rPr>
      </w:pPr>
      <w:r>
        <w:rPr>
          <w:rFonts w:ascii="Calibri" w:hAnsi="Calibri" w:eastAsia="Calibri" w:cs="Calibri"/>
          <w:sz w:val="24"/>
          <w:szCs w:val="24"/>
        </w:rPr>
        <w:t>Group</w:t>
      </w:r>
    </w:p>
    <w:p w:rsidR="00DC21A2" w:rsidRDefault="0091387A" w14:paraId="64FDFFC9" w14:textId="77777777">
      <w:pPr>
        <w:numPr>
          <w:ilvl w:val="0"/>
          <w:numId w:val="85"/>
        </w:numPr>
        <w:spacing w:line="240" w:lineRule="auto"/>
        <w:rPr>
          <w:rFonts w:ascii="Calibri" w:hAnsi="Calibri" w:eastAsia="Calibri" w:cs="Calibri"/>
          <w:sz w:val="24"/>
          <w:szCs w:val="24"/>
        </w:rPr>
      </w:pPr>
      <w:r>
        <w:rPr>
          <w:rFonts w:ascii="Calibri" w:hAnsi="Calibri" w:eastAsia="Calibri" w:cs="Calibri"/>
          <w:sz w:val="24"/>
          <w:szCs w:val="24"/>
        </w:rPr>
        <w:t>Email</w:t>
      </w:r>
    </w:p>
    <w:p w:rsidR="00DC21A2" w:rsidRDefault="0091387A" w14:paraId="7F4ABA0D" w14:textId="77777777">
      <w:pPr>
        <w:numPr>
          <w:ilvl w:val="0"/>
          <w:numId w:val="85"/>
        </w:numPr>
        <w:spacing w:line="240" w:lineRule="auto"/>
        <w:rPr>
          <w:rFonts w:ascii="Calibri" w:hAnsi="Calibri" w:eastAsia="Calibri" w:cs="Calibri"/>
          <w:sz w:val="24"/>
          <w:szCs w:val="24"/>
        </w:rPr>
      </w:pPr>
      <w:r>
        <w:rPr>
          <w:rFonts w:ascii="Calibri" w:hAnsi="Calibri" w:eastAsia="Calibri" w:cs="Calibri"/>
          <w:sz w:val="24"/>
          <w:szCs w:val="24"/>
        </w:rPr>
        <w:t>Phone Number</w:t>
      </w:r>
    </w:p>
    <w:p w:rsidR="00DC21A2" w:rsidRDefault="00DC21A2" w14:paraId="70D08479" w14:textId="77777777">
      <w:pPr>
        <w:spacing w:line="240" w:lineRule="auto"/>
        <w:rPr>
          <w:rFonts w:ascii="Calibri" w:hAnsi="Calibri" w:eastAsia="Calibri" w:cs="Calibri"/>
          <w:b/>
          <w:sz w:val="24"/>
          <w:szCs w:val="24"/>
        </w:rPr>
      </w:pPr>
    </w:p>
    <w:p w:rsidRPr="00F77B73" w:rsidR="00DC21A2" w:rsidP="00F77B73" w:rsidRDefault="0091387A" w14:paraId="77EF64C5" w14:textId="2F53CE92">
      <w:pPr>
        <w:spacing w:line="240" w:lineRule="auto"/>
        <w:ind w:firstLine="360"/>
        <w:rPr>
          <w:rFonts w:ascii="Calibri" w:hAnsi="Calibri" w:eastAsia="Calibri" w:cs="Calibri"/>
          <w:b/>
          <w:sz w:val="24"/>
          <w:szCs w:val="24"/>
        </w:rPr>
      </w:pPr>
      <w:r>
        <w:rPr>
          <w:rFonts w:ascii="Calibri" w:hAnsi="Calibri" w:eastAsia="Calibri" w:cs="Calibri"/>
          <w:b/>
          <w:sz w:val="24"/>
          <w:szCs w:val="24"/>
        </w:rPr>
        <w:t>Seed:</w:t>
      </w:r>
      <w:r w:rsidR="00F77B73">
        <w:rPr>
          <w:rFonts w:ascii="Calibri" w:hAnsi="Calibri" w:eastAsia="Calibri" w:cs="Calibri"/>
          <w:b/>
          <w:sz w:val="24"/>
          <w:szCs w:val="24"/>
        </w:rPr>
        <w:t xml:space="preserve"> </w:t>
      </w:r>
      <w:r>
        <w:rPr>
          <w:rFonts w:ascii="Calibri" w:hAnsi="Calibri" w:eastAsia="Calibri" w:cs="Calibri"/>
          <w:sz w:val="24"/>
          <w:szCs w:val="24"/>
        </w:rPr>
        <w:t>User information to seed by default</w:t>
      </w:r>
    </w:p>
    <w:p w:rsidR="00FA614C" w:rsidRDefault="00FA614C" w14:paraId="3BD7C797" w14:textId="77777777">
      <w:pPr>
        <w:spacing w:line="240" w:lineRule="auto"/>
        <w:ind w:left="720"/>
        <w:rPr>
          <w:rFonts w:ascii="Calibri" w:hAnsi="Calibri" w:eastAsia="Calibri" w:cs="Calibri"/>
          <w:sz w:val="24"/>
          <w:szCs w:val="24"/>
        </w:rPr>
      </w:pPr>
    </w:p>
    <w:tbl>
      <w:tblPr>
        <w:tblStyle w:val="a3"/>
        <w:tblW w:w="8745" w:type="dxa"/>
        <w:tblInd w:w="6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00" w:firstRow="0" w:lastRow="0" w:firstColumn="0" w:lastColumn="0" w:noHBand="0" w:noVBand="1"/>
      </w:tblPr>
      <w:tblGrid>
        <w:gridCol w:w="2365"/>
        <w:gridCol w:w="1701"/>
        <w:gridCol w:w="2410"/>
        <w:gridCol w:w="2269"/>
      </w:tblGrid>
      <w:tr w:rsidR="00DC21A2" w:rsidTr="00DD2AC9" w14:paraId="6FC01013" w14:textId="77777777">
        <w:trPr>
          <w:trHeight w:val="285"/>
        </w:trPr>
        <w:tc>
          <w:tcPr>
            <w:tcW w:w="2365" w:type="dxa"/>
            <w:vAlign w:val="bottom"/>
          </w:tcPr>
          <w:p w:rsidR="00DC21A2" w:rsidRDefault="0091387A" w14:paraId="73DF0C9B" w14:textId="77777777">
            <w:pPr>
              <w:jc w:val="center"/>
              <w:rPr>
                <w:rFonts w:ascii="Calibri" w:hAnsi="Calibri" w:eastAsia="Calibri" w:cs="Calibri"/>
                <w:b/>
              </w:rPr>
            </w:pPr>
            <w:r>
              <w:rPr>
                <w:rFonts w:ascii="Calibri" w:hAnsi="Calibri" w:eastAsia="Calibri" w:cs="Calibri"/>
                <w:b/>
              </w:rPr>
              <w:t>Name</w:t>
            </w:r>
          </w:p>
        </w:tc>
        <w:tc>
          <w:tcPr>
            <w:tcW w:w="1701" w:type="dxa"/>
            <w:vAlign w:val="bottom"/>
          </w:tcPr>
          <w:p w:rsidR="00DC21A2" w:rsidRDefault="0091387A" w14:paraId="4EF39742" w14:textId="77777777">
            <w:pPr>
              <w:jc w:val="center"/>
              <w:rPr>
                <w:rFonts w:ascii="Calibri" w:hAnsi="Calibri" w:eastAsia="Calibri" w:cs="Calibri"/>
                <w:b/>
              </w:rPr>
            </w:pPr>
            <w:r>
              <w:rPr>
                <w:rFonts w:ascii="Calibri" w:hAnsi="Calibri" w:eastAsia="Calibri" w:cs="Calibri"/>
                <w:b/>
              </w:rPr>
              <w:t>Surname</w:t>
            </w:r>
          </w:p>
        </w:tc>
        <w:tc>
          <w:tcPr>
            <w:tcW w:w="2410" w:type="dxa"/>
            <w:vAlign w:val="bottom"/>
          </w:tcPr>
          <w:p w:rsidR="00DC21A2" w:rsidRDefault="0091387A" w14:paraId="71FEB00A" w14:textId="77777777">
            <w:pPr>
              <w:jc w:val="center"/>
              <w:rPr>
                <w:rFonts w:ascii="Calibri" w:hAnsi="Calibri" w:eastAsia="Calibri" w:cs="Calibri"/>
                <w:b/>
              </w:rPr>
            </w:pPr>
            <w:r>
              <w:rPr>
                <w:rFonts w:ascii="Calibri" w:hAnsi="Calibri" w:eastAsia="Calibri" w:cs="Calibri"/>
                <w:b/>
              </w:rPr>
              <w:t>Email</w:t>
            </w:r>
          </w:p>
        </w:tc>
        <w:tc>
          <w:tcPr>
            <w:tcW w:w="2269" w:type="dxa"/>
            <w:vAlign w:val="bottom"/>
          </w:tcPr>
          <w:p w:rsidR="00DC21A2" w:rsidRDefault="0091387A" w14:paraId="52B47381" w14:textId="77777777">
            <w:pPr>
              <w:jc w:val="center"/>
              <w:rPr>
                <w:rFonts w:ascii="Calibri" w:hAnsi="Calibri" w:eastAsia="Calibri" w:cs="Calibri"/>
                <w:b/>
              </w:rPr>
            </w:pPr>
            <w:r>
              <w:rPr>
                <w:rFonts w:ascii="Calibri" w:hAnsi="Calibri" w:eastAsia="Calibri" w:cs="Calibri"/>
                <w:b/>
              </w:rPr>
              <w:t>Phone</w:t>
            </w:r>
          </w:p>
        </w:tc>
      </w:tr>
      <w:tr w:rsidR="00DC21A2" w:rsidTr="00DD2AC9" w14:paraId="120F3C32" w14:textId="77777777">
        <w:trPr>
          <w:trHeight w:val="285"/>
        </w:trPr>
        <w:tc>
          <w:tcPr>
            <w:tcW w:w="2365" w:type="dxa"/>
            <w:shd w:val="clear" w:color="auto" w:fill="FFFFFF"/>
            <w:vAlign w:val="center"/>
          </w:tcPr>
          <w:p w:rsidR="00DC21A2" w:rsidRDefault="0091387A" w14:paraId="36359E8A" w14:textId="77777777">
            <w:pPr>
              <w:jc w:val="center"/>
              <w:rPr>
                <w:rFonts w:ascii="Calibri" w:hAnsi="Calibri" w:eastAsia="Calibri" w:cs="Calibri"/>
              </w:rPr>
            </w:pPr>
            <w:r>
              <w:rPr>
                <w:rFonts w:ascii="Calibri" w:hAnsi="Calibri" w:eastAsia="Calibri" w:cs="Calibri"/>
              </w:rPr>
              <w:t>Super Admin</w:t>
            </w:r>
          </w:p>
        </w:tc>
        <w:tc>
          <w:tcPr>
            <w:tcW w:w="1701" w:type="dxa"/>
            <w:shd w:val="clear" w:color="auto" w:fill="FFFFFF"/>
            <w:vAlign w:val="center"/>
          </w:tcPr>
          <w:p w:rsidR="00DC21A2" w:rsidRDefault="0091387A" w14:paraId="420FF4DE" w14:textId="77777777">
            <w:pPr>
              <w:jc w:val="center"/>
              <w:rPr>
                <w:rFonts w:ascii="Calibri" w:hAnsi="Calibri" w:eastAsia="Calibri" w:cs="Calibri"/>
              </w:rPr>
            </w:pPr>
            <w:r>
              <w:rPr>
                <w:rFonts w:ascii="Calibri" w:hAnsi="Calibri" w:eastAsia="Calibri" w:cs="Calibri"/>
              </w:rPr>
              <w:t>SA</w:t>
            </w:r>
          </w:p>
        </w:tc>
        <w:tc>
          <w:tcPr>
            <w:tcW w:w="2410" w:type="dxa"/>
            <w:shd w:val="clear" w:color="auto" w:fill="FFFFFF"/>
            <w:vAlign w:val="center"/>
          </w:tcPr>
          <w:p w:rsidR="00DC21A2" w:rsidRDefault="00EB7F03" w14:paraId="7931AF3A" w14:textId="77777777">
            <w:pPr>
              <w:rPr>
                <w:rFonts w:ascii="Calibri" w:hAnsi="Calibri" w:eastAsia="Calibri" w:cs="Calibri"/>
              </w:rPr>
            </w:pPr>
            <w:r w:rsidRPr="004D4A1E">
              <w:rPr>
                <w:rFonts w:ascii="Calibri" w:hAnsi="Calibri" w:eastAsia="Calibri" w:cs="Calibri"/>
              </w:rPr>
              <w:t>todsa@travelodesk.com</w:t>
            </w:r>
          </w:p>
        </w:tc>
        <w:tc>
          <w:tcPr>
            <w:tcW w:w="2269" w:type="dxa"/>
            <w:shd w:val="clear" w:color="auto" w:fill="FFFFFF"/>
            <w:vAlign w:val="center"/>
          </w:tcPr>
          <w:p w:rsidR="00DC21A2" w:rsidRDefault="00EB7F03" w14:paraId="021C4853" w14:textId="77777777">
            <w:pPr>
              <w:jc w:val="center"/>
              <w:rPr>
                <w:rFonts w:ascii="Calibri" w:hAnsi="Calibri" w:eastAsia="Calibri" w:cs="Calibri"/>
              </w:rPr>
            </w:pPr>
            <w:r>
              <w:rPr>
                <w:rFonts w:ascii="Calibri" w:hAnsi="Calibri" w:eastAsia="Calibri" w:cs="Calibri"/>
              </w:rPr>
              <w:t>91</w:t>
            </w:r>
            <w:r w:rsidR="00DD2AC9">
              <w:rPr>
                <w:rFonts w:ascii="Calibri" w:hAnsi="Calibri" w:eastAsia="Calibri" w:cs="Calibri"/>
              </w:rPr>
              <w:t>7409146146</w:t>
            </w:r>
          </w:p>
        </w:tc>
      </w:tr>
      <w:tr w:rsidR="00EB7F03" w:rsidTr="00DD2AC9" w14:paraId="2844605C" w14:textId="77777777">
        <w:trPr>
          <w:trHeight w:val="285"/>
        </w:trPr>
        <w:tc>
          <w:tcPr>
            <w:tcW w:w="2365" w:type="dxa"/>
            <w:shd w:val="clear" w:color="auto" w:fill="FFFFFF"/>
            <w:vAlign w:val="center"/>
          </w:tcPr>
          <w:p w:rsidR="00EB7F03" w:rsidRDefault="00EB7F03" w14:paraId="6D850BCD" w14:textId="77777777">
            <w:pPr>
              <w:jc w:val="center"/>
              <w:rPr>
                <w:rFonts w:ascii="Calibri" w:hAnsi="Calibri" w:eastAsia="Calibri" w:cs="Calibri"/>
              </w:rPr>
            </w:pPr>
            <w:r>
              <w:rPr>
                <w:rFonts w:ascii="Calibri" w:hAnsi="Calibri" w:eastAsia="Calibri" w:cs="Calibri"/>
              </w:rPr>
              <w:t>App admin</w:t>
            </w:r>
          </w:p>
        </w:tc>
        <w:tc>
          <w:tcPr>
            <w:tcW w:w="1701" w:type="dxa"/>
            <w:shd w:val="clear" w:color="auto" w:fill="FFFFFF"/>
            <w:vAlign w:val="center"/>
          </w:tcPr>
          <w:p w:rsidR="00EB7F03" w:rsidRDefault="00EB7F03" w14:paraId="2422ACD0" w14:textId="77777777">
            <w:pPr>
              <w:jc w:val="center"/>
              <w:rPr>
                <w:rFonts w:ascii="Calibri" w:hAnsi="Calibri" w:eastAsia="Calibri" w:cs="Calibri"/>
              </w:rPr>
            </w:pPr>
            <w:r>
              <w:rPr>
                <w:rFonts w:ascii="Calibri" w:hAnsi="Calibri" w:eastAsia="Calibri" w:cs="Calibri"/>
              </w:rPr>
              <w:t>App Admin</w:t>
            </w:r>
          </w:p>
        </w:tc>
        <w:tc>
          <w:tcPr>
            <w:tcW w:w="2410" w:type="dxa"/>
            <w:shd w:val="clear" w:color="auto" w:fill="FFFFFF"/>
            <w:vAlign w:val="center"/>
          </w:tcPr>
          <w:p w:rsidRPr="004D4A1E" w:rsidR="00EB7F03" w:rsidRDefault="00EB7F03" w14:paraId="614C6C6B" w14:textId="77777777">
            <w:pPr>
              <w:rPr>
                <w:rFonts w:ascii="Calibri" w:hAnsi="Calibri" w:eastAsia="Calibri" w:cs="Calibri"/>
              </w:rPr>
            </w:pPr>
            <w:r>
              <w:rPr>
                <w:rFonts w:ascii="Calibri" w:hAnsi="Calibri" w:eastAsia="Calibri" w:cs="Calibri"/>
              </w:rPr>
              <w:t>todapp@travelodesk.com</w:t>
            </w:r>
          </w:p>
        </w:tc>
        <w:tc>
          <w:tcPr>
            <w:tcW w:w="2269" w:type="dxa"/>
            <w:shd w:val="clear" w:color="auto" w:fill="FFFFFF"/>
            <w:vAlign w:val="center"/>
          </w:tcPr>
          <w:p w:rsidR="00EB7F03" w:rsidRDefault="00EB7F03" w14:paraId="4BE8424D" w14:textId="77777777">
            <w:pPr>
              <w:jc w:val="center"/>
              <w:rPr>
                <w:rFonts w:ascii="Calibri" w:hAnsi="Calibri" w:eastAsia="Calibri" w:cs="Calibri"/>
              </w:rPr>
            </w:pPr>
            <w:r>
              <w:rPr>
                <w:rFonts w:ascii="Calibri" w:hAnsi="Calibri" w:eastAsia="Calibri" w:cs="Calibri"/>
              </w:rPr>
              <w:t>919840082443</w:t>
            </w:r>
          </w:p>
        </w:tc>
      </w:tr>
    </w:tbl>
    <w:p w:rsidR="00DC21A2" w:rsidRDefault="00DC21A2" w14:paraId="623181D6" w14:textId="77777777">
      <w:pPr>
        <w:spacing w:line="240" w:lineRule="auto"/>
        <w:ind w:left="720"/>
        <w:rPr>
          <w:rFonts w:ascii="Calibri" w:hAnsi="Calibri" w:eastAsia="Calibri" w:cs="Calibri"/>
          <w:sz w:val="24"/>
          <w:szCs w:val="24"/>
        </w:rPr>
      </w:pPr>
    </w:p>
    <w:p w:rsidR="00DC21A2" w:rsidRDefault="00DC21A2" w14:paraId="204ED579" w14:textId="77777777">
      <w:pPr>
        <w:spacing w:line="240" w:lineRule="auto"/>
        <w:rPr>
          <w:rFonts w:ascii="Calibri" w:hAnsi="Calibri" w:eastAsia="Calibri" w:cs="Calibri"/>
          <w:b/>
          <w:sz w:val="28"/>
          <w:szCs w:val="28"/>
        </w:rPr>
      </w:pPr>
    </w:p>
    <w:p w:rsidR="00DC21A2" w:rsidRDefault="004E7838" w14:paraId="0B60378F" w14:textId="77777777">
      <w:pPr>
        <w:spacing w:line="240" w:lineRule="auto"/>
        <w:rPr>
          <w:rFonts w:ascii="Calibri" w:hAnsi="Calibri" w:eastAsia="Calibri" w:cs="Calibri"/>
          <w:b/>
          <w:sz w:val="28"/>
          <w:szCs w:val="28"/>
        </w:rPr>
      </w:pPr>
      <w:r>
        <w:rPr>
          <w:rFonts w:ascii="Calibri" w:hAnsi="Calibri" w:eastAsia="Calibri" w:cs="Calibri"/>
          <w:b/>
          <w:sz w:val="28"/>
          <w:szCs w:val="28"/>
        </w:rPr>
        <w:t>5.5.2 Admin</w:t>
      </w:r>
    </w:p>
    <w:p w:rsidR="00DC21A2" w:rsidRDefault="0091387A" w14:paraId="0540300F" w14:textId="77777777">
      <w:pPr>
        <w:spacing w:line="240" w:lineRule="auto"/>
        <w:rPr>
          <w:rFonts w:ascii="Calibri" w:hAnsi="Calibri" w:eastAsia="Calibri" w:cs="Calibri"/>
          <w:sz w:val="24"/>
          <w:szCs w:val="24"/>
        </w:rPr>
      </w:pPr>
      <w:r>
        <w:rPr>
          <w:rFonts w:ascii="Calibri" w:hAnsi="Calibri" w:eastAsia="Calibri" w:cs="Calibri"/>
          <w:sz w:val="24"/>
          <w:szCs w:val="24"/>
        </w:rPr>
        <w:t>Admin is a subordinate to Super Admin with certain privileges. Based on privileges, he/she can manage or control the application.</w:t>
      </w:r>
    </w:p>
    <w:p w:rsidR="00DC21A2" w:rsidRDefault="00DC21A2" w14:paraId="0A807164" w14:textId="77777777">
      <w:pPr>
        <w:spacing w:line="240" w:lineRule="auto"/>
        <w:rPr>
          <w:rFonts w:ascii="Calibri" w:hAnsi="Calibri" w:eastAsia="Calibri" w:cs="Calibri"/>
          <w:b/>
          <w:sz w:val="24"/>
          <w:szCs w:val="24"/>
        </w:rPr>
      </w:pPr>
    </w:p>
    <w:p w:rsidR="00DC21A2" w:rsidRDefault="0091387A" w14:paraId="7C8AB6CE" w14:textId="77777777">
      <w:pPr>
        <w:spacing w:line="240" w:lineRule="auto"/>
        <w:ind w:firstLine="360"/>
        <w:rPr>
          <w:rFonts w:ascii="Calibri" w:hAnsi="Calibri" w:eastAsia="Calibri" w:cs="Calibri"/>
          <w:sz w:val="24"/>
          <w:szCs w:val="24"/>
        </w:rPr>
      </w:pPr>
      <w:r>
        <w:rPr>
          <w:rFonts w:ascii="Calibri" w:hAnsi="Calibri" w:eastAsia="Calibri" w:cs="Calibri"/>
          <w:b/>
          <w:sz w:val="24"/>
          <w:szCs w:val="24"/>
        </w:rPr>
        <w:t>List View</w:t>
      </w:r>
      <w:r>
        <w:rPr>
          <w:rFonts w:ascii="Calibri" w:hAnsi="Calibri" w:eastAsia="Calibri" w:cs="Calibri"/>
          <w:sz w:val="24"/>
          <w:szCs w:val="24"/>
        </w:rPr>
        <w:t>:</w:t>
      </w:r>
    </w:p>
    <w:p w:rsidR="00DC21A2" w:rsidRDefault="004E7838" w14:paraId="709406DA" w14:textId="77777777">
      <w:pPr>
        <w:numPr>
          <w:ilvl w:val="0"/>
          <w:numId w:val="46"/>
        </w:numPr>
        <w:spacing w:line="240" w:lineRule="auto"/>
        <w:rPr>
          <w:rFonts w:ascii="Calibri" w:hAnsi="Calibri" w:eastAsia="Calibri" w:cs="Calibri"/>
          <w:sz w:val="24"/>
          <w:szCs w:val="24"/>
        </w:rPr>
      </w:pPr>
      <w:r>
        <w:rPr>
          <w:rFonts w:ascii="Calibri" w:hAnsi="Calibri" w:eastAsia="Calibri" w:cs="Calibri"/>
          <w:sz w:val="24"/>
          <w:szCs w:val="24"/>
        </w:rPr>
        <w:t>Profile Image</w:t>
      </w:r>
    </w:p>
    <w:p w:rsidR="00DC21A2" w:rsidRDefault="004E7838" w14:paraId="79D7C982" w14:textId="77777777">
      <w:pPr>
        <w:numPr>
          <w:ilvl w:val="0"/>
          <w:numId w:val="46"/>
        </w:numPr>
        <w:spacing w:line="240" w:lineRule="auto"/>
        <w:rPr>
          <w:rFonts w:ascii="Calibri" w:hAnsi="Calibri" w:eastAsia="Calibri" w:cs="Calibri"/>
          <w:sz w:val="24"/>
          <w:szCs w:val="24"/>
        </w:rPr>
      </w:pPr>
      <w:r>
        <w:rPr>
          <w:rFonts w:ascii="Calibri" w:hAnsi="Calibri" w:eastAsia="Calibri" w:cs="Calibri"/>
          <w:sz w:val="24"/>
          <w:szCs w:val="24"/>
        </w:rPr>
        <w:t>First Name</w:t>
      </w:r>
    </w:p>
    <w:p w:rsidR="00DC21A2" w:rsidRDefault="004E7838" w14:paraId="665A8B37" w14:textId="77777777">
      <w:pPr>
        <w:numPr>
          <w:ilvl w:val="0"/>
          <w:numId w:val="46"/>
        </w:numPr>
        <w:spacing w:line="240" w:lineRule="auto"/>
        <w:rPr>
          <w:rFonts w:ascii="Calibri" w:hAnsi="Calibri" w:eastAsia="Calibri" w:cs="Calibri"/>
          <w:sz w:val="24"/>
          <w:szCs w:val="24"/>
        </w:rPr>
      </w:pPr>
      <w:r>
        <w:rPr>
          <w:rFonts w:ascii="Calibri" w:hAnsi="Calibri" w:eastAsia="Calibri" w:cs="Calibri"/>
          <w:sz w:val="24"/>
          <w:szCs w:val="24"/>
        </w:rPr>
        <w:t>Last name</w:t>
      </w:r>
    </w:p>
    <w:p w:rsidR="00DC21A2" w:rsidRDefault="0091387A" w14:paraId="3A9BBB16" w14:textId="77777777">
      <w:pPr>
        <w:numPr>
          <w:ilvl w:val="0"/>
          <w:numId w:val="46"/>
        </w:numPr>
        <w:spacing w:line="240" w:lineRule="auto"/>
        <w:rPr>
          <w:rFonts w:ascii="Calibri" w:hAnsi="Calibri" w:eastAsia="Calibri" w:cs="Calibri"/>
          <w:sz w:val="24"/>
          <w:szCs w:val="24"/>
        </w:rPr>
      </w:pPr>
      <w:r>
        <w:rPr>
          <w:rFonts w:ascii="Calibri" w:hAnsi="Calibri" w:eastAsia="Calibri" w:cs="Calibri"/>
          <w:sz w:val="24"/>
          <w:szCs w:val="24"/>
        </w:rPr>
        <w:t>Group</w:t>
      </w:r>
    </w:p>
    <w:p w:rsidR="00DC21A2" w:rsidRDefault="0091387A" w14:paraId="0365095F" w14:textId="77777777">
      <w:pPr>
        <w:numPr>
          <w:ilvl w:val="0"/>
          <w:numId w:val="46"/>
        </w:numPr>
        <w:spacing w:line="240" w:lineRule="auto"/>
        <w:rPr>
          <w:rFonts w:ascii="Calibri" w:hAnsi="Calibri" w:eastAsia="Calibri" w:cs="Calibri"/>
          <w:sz w:val="24"/>
          <w:szCs w:val="24"/>
        </w:rPr>
      </w:pPr>
      <w:r>
        <w:rPr>
          <w:rFonts w:ascii="Calibri" w:hAnsi="Calibri" w:eastAsia="Calibri" w:cs="Calibri"/>
          <w:sz w:val="24"/>
          <w:szCs w:val="24"/>
        </w:rPr>
        <w:t>Email</w:t>
      </w:r>
    </w:p>
    <w:p w:rsidR="00DC21A2" w:rsidRDefault="0091387A" w14:paraId="562534D6" w14:textId="77777777">
      <w:pPr>
        <w:numPr>
          <w:ilvl w:val="0"/>
          <w:numId w:val="46"/>
        </w:numPr>
        <w:spacing w:line="240" w:lineRule="auto"/>
        <w:rPr>
          <w:rFonts w:ascii="Calibri" w:hAnsi="Calibri" w:eastAsia="Calibri" w:cs="Calibri"/>
          <w:sz w:val="24"/>
          <w:szCs w:val="24"/>
        </w:rPr>
      </w:pPr>
      <w:r>
        <w:rPr>
          <w:rFonts w:ascii="Calibri" w:hAnsi="Calibri" w:eastAsia="Calibri" w:cs="Calibri"/>
          <w:sz w:val="24"/>
          <w:szCs w:val="24"/>
        </w:rPr>
        <w:t>Phone</w:t>
      </w:r>
    </w:p>
    <w:p w:rsidR="00DC21A2" w:rsidRDefault="0091387A" w14:paraId="6C68DFD7" w14:textId="77777777">
      <w:pPr>
        <w:numPr>
          <w:ilvl w:val="0"/>
          <w:numId w:val="46"/>
        </w:numPr>
        <w:spacing w:line="240" w:lineRule="auto"/>
        <w:rPr>
          <w:rFonts w:ascii="Calibri" w:hAnsi="Calibri" w:eastAsia="Calibri" w:cs="Calibri"/>
          <w:sz w:val="24"/>
          <w:szCs w:val="24"/>
        </w:rPr>
      </w:pPr>
      <w:r>
        <w:rPr>
          <w:rFonts w:ascii="Calibri" w:hAnsi="Calibri" w:eastAsia="Calibri" w:cs="Calibri"/>
          <w:sz w:val="24"/>
          <w:szCs w:val="24"/>
        </w:rPr>
        <w:t>Status</w:t>
      </w:r>
    </w:p>
    <w:p w:rsidR="00DC21A2" w:rsidRDefault="0091387A" w14:paraId="0E601CBE" w14:textId="77777777">
      <w:pPr>
        <w:numPr>
          <w:ilvl w:val="0"/>
          <w:numId w:val="46"/>
        </w:numPr>
        <w:spacing w:line="240" w:lineRule="auto"/>
        <w:rPr>
          <w:rFonts w:ascii="Calibri" w:hAnsi="Calibri" w:eastAsia="Calibri" w:cs="Calibri"/>
          <w:sz w:val="24"/>
          <w:szCs w:val="24"/>
        </w:rPr>
      </w:pPr>
      <w:r>
        <w:rPr>
          <w:rFonts w:ascii="Calibri" w:hAnsi="Calibri" w:eastAsia="Calibri" w:cs="Calibri"/>
          <w:sz w:val="24"/>
          <w:szCs w:val="24"/>
        </w:rPr>
        <w:t>Actions</w:t>
      </w:r>
    </w:p>
    <w:p w:rsidR="00DC21A2" w:rsidRDefault="0091387A" w14:paraId="183B4C37" w14:textId="77777777">
      <w:pPr>
        <w:numPr>
          <w:ilvl w:val="1"/>
          <w:numId w:val="49"/>
        </w:numPr>
        <w:spacing w:line="240" w:lineRule="auto"/>
        <w:rPr>
          <w:rFonts w:ascii="Calibri" w:hAnsi="Calibri" w:eastAsia="Calibri" w:cs="Calibri"/>
          <w:sz w:val="24"/>
          <w:szCs w:val="24"/>
        </w:rPr>
      </w:pPr>
      <w:r>
        <w:rPr>
          <w:rFonts w:ascii="Calibri" w:hAnsi="Calibri" w:eastAsia="Calibri" w:cs="Calibri"/>
          <w:sz w:val="24"/>
          <w:szCs w:val="24"/>
        </w:rPr>
        <w:t>Edit</w:t>
      </w:r>
    </w:p>
    <w:p w:rsidR="00DC21A2" w:rsidRDefault="0091387A" w14:paraId="35E78D62" w14:textId="77777777">
      <w:pPr>
        <w:numPr>
          <w:ilvl w:val="1"/>
          <w:numId w:val="49"/>
        </w:numPr>
        <w:spacing w:line="240" w:lineRule="auto"/>
        <w:rPr>
          <w:rFonts w:ascii="Calibri" w:hAnsi="Calibri" w:eastAsia="Calibri" w:cs="Calibri"/>
          <w:sz w:val="24"/>
          <w:szCs w:val="24"/>
        </w:rPr>
      </w:pPr>
      <w:r>
        <w:rPr>
          <w:rFonts w:ascii="Calibri" w:hAnsi="Calibri" w:eastAsia="Calibri" w:cs="Calibri"/>
          <w:sz w:val="24"/>
          <w:szCs w:val="24"/>
        </w:rPr>
        <w:t>Remove</w:t>
      </w:r>
    </w:p>
    <w:p w:rsidR="00DC21A2" w:rsidRDefault="0091387A" w14:paraId="0F27B34F" w14:textId="77777777">
      <w:pPr>
        <w:numPr>
          <w:ilvl w:val="1"/>
          <w:numId w:val="49"/>
        </w:numPr>
        <w:spacing w:line="240" w:lineRule="auto"/>
        <w:rPr>
          <w:rFonts w:ascii="Calibri" w:hAnsi="Calibri" w:eastAsia="Calibri" w:cs="Calibri"/>
          <w:sz w:val="24"/>
          <w:szCs w:val="24"/>
        </w:rPr>
      </w:pPr>
      <w:r>
        <w:rPr>
          <w:rFonts w:ascii="Calibri" w:hAnsi="Calibri" w:eastAsia="Calibri" w:cs="Calibri"/>
          <w:sz w:val="24"/>
          <w:szCs w:val="24"/>
        </w:rPr>
        <w:t>View</w:t>
      </w:r>
    </w:p>
    <w:p w:rsidR="00DC21A2" w:rsidRDefault="00DC21A2" w14:paraId="011694DA" w14:textId="77777777">
      <w:pPr>
        <w:spacing w:line="240" w:lineRule="auto"/>
        <w:rPr>
          <w:rFonts w:ascii="Calibri" w:hAnsi="Calibri" w:eastAsia="Calibri" w:cs="Calibri"/>
          <w:b/>
          <w:sz w:val="24"/>
          <w:szCs w:val="24"/>
        </w:rPr>
      </w:pPr>
    </w:p>
    <w:p w:rsidR="00DC21A2" w:rsidRDefault="0091387A" w14:paraId="5A5916AE" w14:textId="6462E9B9">
      <w:pPr>
        <w:numPr>
          <w:ilvl w:val="0"/>
          <w:numId w:val="62"/>
        </w:numPr>
        <w:spacing w:line="240" w:lineRule="auto"/>
        <w:rPr>
          <w:rFonts w:ascii="Calibri" w:hAnsi="Calibri" w:eastAsia="Calibri" w:cs="Calibri"/>
          <w:b/>
          <w:sz w:val="24"/>
          <w:szCs w:val="24"/>
        </w:rPr>
      </w:pPr>
      <w:r>
        <w:rPr>
          <w:rFonts w:ascii="Calibri" w:hAnsi="Calibri" w:eastAsia="Calibri" w:cs="Calibri"/>
          <w:sz w:val="24"/>
          <w:szCs w:val="24"/>
        </w:rPr>
        <w:t xml:space="preserve">Reset Password – This link should be visible for super admin alone. If the super admin clicks reset the password, after getting confirmation, automatically a new password will be generated and sent to the concerned </w:t>
      </w:r>
      <w:r w:rsidR="00882222">
        <w:rPr>
          <w:rFonts w:ascii="Calibri" w:hAnsi="Calibri" w:eastAsia="Calibri" w:cs="Calibri"/>
          <w:sz w:val="24"/>
          <w:szCs w:val="24"/>
        </w:rPr>
        <w:t>email</w:t>
      </w:r>
      <w:r>
        <w:rPr>
          <w:rFonts w:ascii="Calibri" w:hAnsi="Calibri" w:eastAsia="Calibri" w:cs="Calibri"/>
          <w:sz w:val="24"/>
          <w:szCs w:val="24"/>
        </w:rPr>
        <w:t>.</w:t>
      </w:r>
    </w:p>
    <w:p w:rsidR="00DC21A2" w:rsidRDefault="00DC21A2" w14:paraId="26C806DA" w14:textId="77777777">
      <w:pPr>
        <w:spacing w:line="240" w:lineRule="auto"/>
        <w:ind w:left="720"/>
        <w:rPr>
          <w:rFonts w:ascii="Calibri" w:hAnsi="Calibri" w:eastAsia="Calibri" w:cs="Calibri"/>
          <w:b/>
          <w:sz w:val="24"/>
          <w:szCs w:val="24"/>
        </w:rPr>
      </w:pPr>
    </w:p>
    <w:p w:rsidR="00DC21A2" w:rsidRDefault="0091387A" w14:paraId="62BB9EE0" w14:textId="77777777">
      <w:pPr>
        <w:spacing w:line="240" w:lineRule="auto"/>
        <w:ind w:firstLine="360"/>
        <w:rPr>
          <w:rFonts w:ascii="Calibri" w:hAnsi="Calibri" w:eastAsia="Calibri" w:cs="Calibri"/>
          <w:sz w:val="24"/>
          <w:szCs w:val="24"/>
        </w:rPr>
      </w:pPr>
      <w:r>
        <w:rPr>
          <w:rFonts w:ascii="Calibri" w:hAnsi="Calibri" w:eastAsia="Calibri" w:cs="Calibri"/>
          <w:b/>
          <w:sz w:val="28"/>
          <w:szCs w:val="28"/>
        </w:rPr>
        <w:t>Add View</w:t>
      </w:r>
      <w:r>
        <w:rPr>
          <w:rFonts w:ascii="Calibri" w:hAnsi="Calibri" w:eastAsia="Calibri" w:cs="Calibri"/>
          <w:sz w:val="24"/>
          <w:szCs w:val="24"/>
        </w:rPr>
        <w:t>:</w:t>
      </w:r>
    </w:p>
    <w:p w:rsidR="00DC21A2" w:rsidRDefault="00DC21A2" w14:paraId="52CAF4BB" w14:textId="77777777">
      <w:pPr>
        <w:spacing w:line="240" w:lineRule="auto"/>
        <w:ind w:firstLine="360"/>
        <w:rPr>
          <w:rFonts w:ascii="Calibri" w:hAnsi="Calibri" w:eastAsia="Calibri" w:cs="Calibri"/>
          <w:sz w:val="24"/>
          <w:szCs w:val="24"/>
        </w:rPr>
      </w:pPr>
    </w:p>
    <w:tbl>
      <w:tblPr>
        <w:tblStyle w:val="a4"/>
        <w:tblW w:w="95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52"/>
        <w:gridCol w:w="1978"/>
        <w:gridCol w:w="1701"/>
        <w:gridCol w:w="1560"/>
        <w:gridCol w:w="1842"/>
        <w:gridCol w:w="1650"/>
      </w:tblGrid>
      <w:tr w:rsidR="00DC21A2" w:rsidTr="4DF41364" w14:paraId="274234E1" w14:textId="77777777">
        <w:trPr>
          <w:trHeight w:val="260"/>
        </w:trPr>
        <w:tc>
          <w:tcPr>
            <w:tcW w:w="852" w:type="dxa"/>
          </w:tcPr>
          <w:p w:rsidR="00DC21A2" w:rsidRDefault="0091387A" w14:paraId="4F1B7F5A" w14:textId="77777777">
            <w:pPr>
              <w:jc w:val="center"/>
              <w:rPr>
                <w:rFonts w:ascii="Calibri" w:hAnsi="Calibri" w:eastAsia="Calibri" w:cs="Calibri"/>
                <w:b/>
              </w:rPr>
            </w:pPr>
            <w:r>
              <w:rPr>
                <w:rFonts w:ascii="Calibri" w:hAnsi="Calibri" w:eastAsia="Calibri" w:cs="Calibri"/>
                <w:b/>
              </w:rPr>
              <w:t>SL NO</w:t>
            </w:r>
          </w:p>
        </w:tc>
        <w:tc>
          <w:tcPr>
            <w:tcW w:w="1978" w:type="dxa"/>
          </w:tcPr>
          <w:p w:rsidR="00DC21A2" w:rsidRDefault="0091387A" w14:paraId="6CF17C3B" w14:textId="77777777">
            <w:pPr>
              <w:jc w:val="center"/>
              <w:rPr>
                <w:rFonts w:ascii="Calibri" w:hAnsi="Calibri" w:eastAsia="Calibri" w:cs="Calibri"/>
                <w:b/>
              </w:rPr>
            </w:pPr>
            <w:r>
              <w:rPr>
                <w:rFonts w:ascii="Calibri" w:hAnsi="Calibri" w:eastAsia="Calibri" w:cs="Calibri"/>
                <w:b/>
              </w:rPr>
              <w:t>Fields</w:t>
            </w:r>
          </w:p>
        </w:tc>
        <w:tc>
          <w:tcPr>
            <w:tcW w:w="1701" w:type="dxa"/>
          </w:tcPr>
          <w:p w:rsidR="00DC21A2" w:rsidRDefault="0091387A" w14:paraId="0737C9CA" w14:textId="77777777">
            <w:pPr>
              <w:jc w:val="center"/>
              <w:rPr>
                <w:rFonts w:ascii="Calibri" w:hAnsi="Calibri" w:eastAsia="Calibri" w:cs="Calibri"/>
                <w:b/>
              </w:rPr>
            </w:pPr>
            <w:r>
              <w:rPr>
                <w:rFonts w:ascii="Calibri" w:hAnsi="Calibri" w:eastAsia="Calibri" w:cs="Calibri"/>
                <w:b/>
              </w:rPr>
              <w:t>Control</w:t>
            </w:r>
          </w:p>
        </w:tc>
        <w:tc>
          <w:tcPr>
            <w:tcW w:w="1560" w:type="dxa"/>
          </w:tcPr>
          <w:p w:rsidR="00DC21A2" w:rsidRDefault="0091387A" w14:paraId="024502A8" w14:textId="77777777">
            <w:pPr>
              <w:jc w:val="center"/>
              <w:rPr>
                <w:rFonts w:ascii="Calibri" w:hAnsi="Calibri" w:eastAsia="Calibri" w:cs="Calibri"/>
                <w:b/>
              </w:rPr>
            </w:pPr>
            <w:r>
              <w:rPr>
                <w:rFonts w:ascii="Calibri" w:hAnsi="Calibri" w:eastAsia="Calibri" w:cs="Calibri"/>
                <w:b/>
              </w:rPr>
              <w:t>Mandatory</w:t>
            </w:r>
          </w:p>
        </w:tc>
        <w:tc>
          <w:tcPr>
            <w:tcW w:w="1842" w:type="dxa"/>
          </w:tcPr>
          <w:p w:rsidR="00DC21A2" w:rsidRDefault="0091387A" w14:paraId="2C83AA52" w14:textId="77777777">
            <w:pPr>
              <w:jc w:val="center"/>
              <w:rPr>
                <w:rFonts w:ascii="Calibri" w:hAnsi="Calibri" w:eastAsia="Calibri" w:cs="Calibri"/>
                <w:b/>
              </w:rPr>
            </w:pPr>
            <w:r>
              <w:rPr>
                <w:rFonts w:ascii="Calibri" w:hAnsi="Calibri" w:eastAsia="Calibri" w:cs="Calibri"/>
                <w:b/>
              </w:rPr>
              <w:t>Value</w:t>
            </w:r>
          </w:p>
        </w:tc>
        <w:tc>
          <w:tcPr>
            <w:tcW w:w="1650" w:type="dxa"/>
          </w:tcPr>
          <w:p w:rsidR="00DC21A2" w:rsidRDefault="0091387A" w14:paraId="5229C39D" w14:textId="77777777">
            <w:pPr>
              <w:jc w:val="center"/>
              <w:rPr>
                <w:rFonts w:ascii="Calibri" w:hAnsi="Calibri" w:eastAsia="Calibri" w:cs="Calibri"/>
                <w:b/>
              </w:rPr>
            </w:pPr>
            <w:r>
              <w:rPr>
                <w:rFonts w:ascii="Calibri" w:hAnsi="Calibri" w:eastAsia="Calibri" w:cs="Calibri"/>
                <w:b/>
              </w:rPr>
              <w:t>Default Value</w:t>
            </w:r>
          </w:p>
        </w:tc>
      </w:tr>
      <w:tr w:rsidR="00DC21A2" w:rsidTr="4DF41364" w14:paraId="1729DDDC" w14:textId="77777777">
        <w:trPr>
          <w:trHeight w:val="240"/>
        </w:trPr>
        <w:tc>
          <w:tcPr>
            <w:tcW w:w="852" w:type="dxa"/>
          </w:tcPr>
          <w:p w:rsidR="00DC21A2" w:rsidRDefault="0091387A" w14:paraId="31F36339" w14:textId="77777777">
            <w:pPr>
              <w:jc w:val="center"/>
              <w:rPr>
                <w:rFonts w:ascii="Calibri" w:hAnsi="Calibri" w:eastAsia="Calibri" w:cs="Calibri"/>
              </w:rPr>
            </w:pPr>
            <w:r>
              <w:rPr>
                <w:rFonts w:ascii="Calibri" w:hAnsi="Calibri" w:eastAsia="Calibri" w:cs="Calibri"/>
              </w:rPr>
              <w:t>1</w:t>
            </w:r>
          </w:p>
        </w:tc>
        <w:tc>
          <w:tcPr>
            <w:tcW w:w="1978" w:type="dxa"/>
          </w:tcPr>
          <w:p w:rsidR="00DC21A2" w:rsidRDefault="0091387A" w14:paraId="6132401F" w14:textId="77777777">
            <w:pPr>
              <w:rPr>
                <w:rFonts w:ascii="Calibri" w:hAnsi="Calibri" w:eastAsia="Calibri" w:cs="Calibri"/>
              </w:rPr>
            </w:pPr>
            <w:r>
              <w:rPr>
                <w:rFonts w:ascii="Calibri" w:hAnsi="Calibri" w:eastAsia="Calibri" w:cs="Calibri"/>
              </w:rPr>
              <w:t>Title</w:t>
            </w:r>
          </w:p>
        </w:tc>
        <w:tc>
          <w:tcPr>
            <w:tcW w:w="1701" w:type="dxa"/>
          </w:tcPr>
          <w:p w:rsidR="00DC21A2" w:rsidRDefault="0091387A" w14:paraId="5FD2CADD" w14:textId="77777777">
            <w:pPr>
              <w:rPr>
                <w:rFonts w:ascii="Calibri" w:hAnsi="Calibri" w:eastAsia="Calibri" w:cs="Calibri"/>
              </w:rPr>
            </w:pPr>
            <w:r>
              <w:rPr>
                <w:rFonts w:ascii="Calibri" w:hAnsi="Calibri" w:eastAsia="Calibri" w:cs="Calibri"/>
              </w:rPr>
              <w:t>Dropdown</w:t>
            </w:r>
          </w:p>
        </w:tc>
        <w:tc>
          <w:tcPr>
            <w:tcW w:w="1560" w:type="dxa"/>
          </w:tcPr>
          <w:p w:rsidR="00DC21A2" w:rsidRDefault="0091387A" w14:paraId="34BD65D0" w14:textId="77777777">
            <w:pPr>
              <w:rPr>
                <w:rFonts w:ascii="Calibri" w:hAnsi="Calibri" w:eastAsia="Calibri" w:cs="Calibri"/>
              </w:rPr>
            </w:pPr>
            <w:r>
              <w:rPr>
                <w:rFonts w:ascii="Calibri" w:hAnsi="Calibri" w:eastAsia="Calibri" w:cs="Calibri"/>
              </w:rPr>
              <w:t>Required</w:t>
            </w:r>
          </w:p>
        </w:tc>
        <w:tc>
          <w:tcPr>
            <w:tcW w:w="1842" w:type="dxa"/>
          </w:tcPr>
          <w:p w:rsidR="00DC21A2" w:rsidP="4DF41364" w:rsidRDefault="0091387A" w14:paraId="60F7BB1F" w14:textId="77777777">
            <w:pPr>
              <w:rPr>
                <w:rFonts w:ascii="Calibri" w:hAnsi="Calibri" w:eastAsia="Calibri" w:cs="Calibri"/>
                <w:lang w:val="en-US"/>
              </w:rPr>
            </w:pPr>
            <w:r w:rsidRPr="4DF41364">
              <w:rPr>
                <w:rFonts w:ascii="Calibri" w:hAnsi="Calibri" w:eastAsia="Calibri" w:cs="Calibri"/>
                <w:lang w:val="en-US"/>
              </w:rPr>
              <w:t>[Mr, Mrs, Miss]</w:t>
            </w:r>
          </w:p>
        </w:tc>
        <w:tc>
          <w:tcPr>
            <w:tcW w:w="1650" w:type="dxa"/>
          </w:tcPr>
          <w:p w:rsidR="00DC21A2" w:rsidRDefault="00DC21A2" w14:paraId="1AD276F2" w14:textId="77777777">
            <w:pPr>
              <w:rPr>
                <w:rFonts w:ascii="Calibri" w:hAnsi="Calibri" w:eastAsia="Calibri" w:cs="Calibri"/>
              </w:rPr>
            </w:pPr>
          </w:p>
        </w:tc>
      </w:tr>
      <w:tr w:rsidR="00DC21A2" w:rsidTr="4DF41364" w14:paraId="0123DF13" w14:textId="77777777">
        <w:trPr>
          <w:trHeight w:val="232"/>
        </w:trPr>
        <w:tc>
          <w:tcPr>
            <w:tcW w:w="852" w:type="dxa"/>
          </w:tcPr>
          <w:p w:rsidR="00DC21A2" w:rsidRDefault="0091387A" w14:paraId="3C310063" w14:textId="77777777">
            <w:pPr>
              <w:jc w:val="center"/>
              <w:rPr>
                <w:rFonts w:ascii="Calibri" w:hAnsi="Calibri" w:eastAsia="Calibri" w:cs="Calibri"/>
              </w:rPr>
            </w:pPr>
            <w:r>
              <w:rPr>
                <w:rFonts w:ascii="Calibri" w:hAnsi="Calibri" w:eastAsia="Calibri" w:cs="Calibri"/>
              </w:rPr>
              <w:t>2</w:t>
            </w:r>
          </w:p>
        </w:tc>
        <w:tc>
          <w:tcPr>
            <w:tcW w:w="1978" w:type="dxa"/>
          </w:tcPr>
          <w:p w:rsidR="00DC21A2" w:rsidRDefault="00ED281D" w14:paraId="3EE8AA09" w14:textId="77777777">
            <w:pPr>
              <w:rPr>
                <w:rFonts w:ascii="Calibri" w:hAnsi="Calibri" w:eastAsia="Calibri" w:cs="Calibri"/>
              </w:rPr>
            </w:pPr>
            <w:r>
              <w:rPr>
                <w:rFonts w:ascii="Calibri" w:hAnsi="Calibri" w:eastAsia="Calibri" w:cs="Calibri"/>
              </w:rPr>
              <w:t>First Name</w:t>
            </w:r>
          </w:p>
        </w:tc>
        <w:tc>
          <w:tcPr>
            <w:tcW w:w="1701" w:type="dxa"/>
          </w:tcPr>
          <w:p w:rsidR="00DC21A2" w:rsidRDefault="0091387A" w14:paraId="7ECFED76" w14:textId="77777777">
            <w:pPr>
              <w:rPr>
                <w:rFonts w:ascii="Calibri" w:hAnsi="Calibri" w:eastAsia="Calibri" w:cs="Calibri"/>
              </w:rPr>
            </w:pPr>
            <w:r>
              <w:rPr>
                <w:rFonts w:ascii="Calibri" w:hAnsi="Calibri" w:eastAsia="Calibri" w:cs="Calibri"/>
              </w:rPr>
              <w:t>Text box</w:t>
            </w:r>
          </w:p>
        </w:tc>
        <w:tc>
          <w:tcPr>
            <w:tcW w:w="1560" w:type="dxa"/>
          </w:tcPr>
          <w:p w:rsidR="00DC21A2" w:rsidRDefault="0091387A" w14:paraId="09D5D20A" w14:textId="77777777">
            <w:pPr>
              <w:rPr>
                <w:rFonts w:ascii="Calibri" w:hAnsi="Calibri" w:eastAsia="Calibri" w:cs="Calibri"/>
              </w:rPr>
            </w:pPr>
            <w:r>
              <w:rPr>
                <w:rFonts w:ascii="Calibri" w:hAnsi="Calibri" w:eastAsia="Calibri" w:cs="Calibri"/>
              </w:rPr>
              <w:t>Required</w:t>
            </w:r>
          </w:p>
        </w:tc>
        <w:tc>
          <w:tcPr>
            <w:tcW w:w="1842" w:type="dxa"/>
          </w:tcPr>
          <w:p w:rsidR="00DC21A2" w:rsidRDefault="00DC21A2" w14:paraId="6AE77B02" w14:textId="77777777">
            <w:pPr>
              <w:rPr>
                <w:rFonts w:ascii="Calibri" w:hAnsi="Calibri" w:eastAsia="Calibri" w:cs="Calibri"/>
              </w:rPr>
            </w:pPr>
          </w:p>
        </w:tc>
        <w:tc>
          <w:tcPr>
            <w:tcW w:w="1650" w:type="dxa"/>
          </w:tcPr>
          <w:p w:rsidR="00DC21A2" w:rsidRDefault="00DC21A2" w14:paraId="4D66F077" w14:textId="77777777">
            <w:pPr>
              <w:rPr>
                <w:rFonts w:ascii="Calibri" w:hAnsi="Calibri" w:eastAsia="Calibri" w:cs="Calibri"/>
                <w:color w:val="FF0000"/>
              </w:rPr>
            </w:pPr>
          </w:p>
        </w:tc>
      </w:tr>
      <w:tr w:rsidR="00DC21A2" w:rsidTr="4DF41364" w14:paraId="68250F8A" w14:textId="77777777">
        <w:trPr>
          <w:trHeight w:val="232"/>
        </w:trPr>
        <w:tc>
          <w:tcPr>
            <w:tcW w:w="852" w:type="dxa"/>
          </w:tcPr>
          <w:p w:rsidR="00DC21A2" w:rsidRDefault="0091387A" w14:paraId="58318736" w14:textId="77777777">
            <w:pPr>
              <w:jc w:val="center"/>
              <w:rPr>
                <w:rFonts w:ascii="Calibri" w:hAnsi="Calibri" w:eastAsia="Calibri" w:cs="Calibri"/>
              </w:rPr>
            </w:pPr>
            <w:r>
              <w:rPr>
                <w:rFonts w:ascii="Calibri" w:hAnsi="Calibri" w:eastAsia="Calibri" w:cs="Calibri"/>
              </w:rPr>
              <w:t>3</w:t>
            </w:r>
          </w:p>
        </w:tc>
        <w:tc>
          <w:tcPr>
            <w:tcW w:w="1978" w:type="dxa"/>
          </w:tcPr>
          <w:p w:rsidR="00DC21A2" w:rsidRDefault="00ED281D" w14:paraId="7F1CFC01" w14:textId="77777777">
            <w:pPr>
              <w:rPr>
                <w:rFonts w:ascii="Calibri" w:hAnsi="Calibri" w:eastAsia="Calibri" w:cs="Calibri"/>
              </w:rPr>
            </w:pPr>
            <w:r>
              <w:rPr>
                <w:rFonts w:ascii="Calibri" w:hAnsi="Calibri" w:eastAsia="Calibri" w:cs="Calibri"/>
              </w:rPr>
              <w:t>Last Name</w:t>
            </w:r>
          </w:p>
        </w:tc>
        <w:tc>
          <w:tcPr>
            <w:tcW w:w="1701" w:type="dxa"/>
          </w:tcPr>
          <w:p w:rsidR="00DC21A2" w:rsidRDefault="0091387A" w14:paraId="15FCB26B" w14:textId="77777777">
            <w:pPr>
              <w:rPr>
                <w:rFonts w:ascii="Calibri" w:hAnsi="Calibri" w:eastAsia="Calibri" w:cs="Calibri"/>
              </w:rPr>
            </w:pPr>
            <w:r>
              <w:rPr>
                <w:rFonts w:ascii="Calibri" w:hAnsi="Calibri" w:eastAsia="Calibri" w:cs="Calibri"/>
              </w:rPr>
              <w:t>Text box</w:t>
            </w:r>
          </w:p>
        </w:tc>
        <w:tc>
          <w:tcPr>
            <w:tcW w:w="1560" w:type="dxa"/>
          </w:tcPr>
          <w:p w:rsidR="00DC21A2" w:rsidRDefault="0091387A" w14:paraId="1A5576AF" w14:textId="77777777">
            <w:pPr>
              <w:rPr>
                <w:rFonts w:ascii="Calibri" w:hAnsi="Calibri" w:eastAsia="Calibri" w:cs="Calibri"/>
              </w:rPr>
            </w:pPr>
            <w:r>
              <w:rPr>
                <w:rFonts w:ascii="Calibri" w:hAnsi="Calibri" w:eastAsia="Calibri" w:cs="Calibri"/>
              </w:rPr>
              <w:t>Required</w:t>
            </w:r>
          </w:p>
        </w:tc>
        <w:tc>
          <w:tcPr>
            <w:tcW w:w="1842" w:type="dxa"/>
          </w:tcPr>
          <w:p w:rsidR="00DC21A2" w:rsidRDefault="00DC21A2" w14:paraId="5BB6D9CF" w14:textId="77777777">
            <w:pPr>
              <w:rPr>
                <w:rFonts w:ascii="Calibri" w:hAnsi="Calibri" w:eastAsia="Calibri" w:cs="Calibri"/>
              </w:rPr>
            </w:pPr>
          </w:p>
        </w:tc>
        <w:tc>
          <w:tcPr>
            <w:tcW w:w="1650" w:type="dxa"/>
          </w:tcPr>
          <w:p w:rsidR="00DC21A2" w:rsidRDefault="00DC21A2" w14:paraId="10CEC9EC" w14:textId="77777777">
            <w:pPr>
              <w:rPr>
                <w:rFonts w:ascii="Calibri" w:hAnsi="Calibri" w:eastAsia="Calibri" w:cs="Calibri"/>
                <w:color w:val="FF0000"/>
              </w:rPr>
            </w:pPr>
          </w:p>
        </w:tc>
      </w:tr>
      <w:tr w:rsidR="00DC21A2" w:rsidTr="4DF41364" w14:paraId="7F628BAD" w14:textId="77777777">
        <w:trPr>
          <w:trHeight w:val="232"/>
        </w:trPr>
        <w:tc>
          <w:tcPr>
            <w:tcW w:w="852" w:type="dxa"/>
          </w:tcPr>
          <w:p w:rsidR="00DC21A2" w:rsidRDefault="0091387A" w14:paraId="70D212CC" w14:textId="77777777">
            <w:pPr>
              <w:jc w:val="center"/>
              <w:rPr>
                <w:rFonts w:ascii="Calibri" w:hAnsi="Calibri" w:eastAsia="Calibri" w:cs="Calibri"/>
              </w:rPr>
            </w:pPr>
            <w:r>
              <w:rPr>
                <w:rFonts w:ascii="Calibri" w:hAnsi="Calibri" w:eastAsia="Calibri" w:cs="Calibri"/>
              </w:rPr>
              <w:t>4</w:t>
            </w:r>
          </w:p>
        </w:tc>
        <w:tc>
          <w:tcPr>
            <w:tcW w:w="1978" w:type="dxa"/>
          </w:tcPr>
          <w:p w:rsidR="00DC21A2" w:rsidRDefault="0091387A" w14:paraId="46280B01" w14:textId="77777777">
            <w:pPr>
              <w:rPr>
                <w:rFonts w:ascii="Calibri" w:hAnsi="Calibri" w:eastAsia="Calibri" w:cs="Calibri"/>
              </w:rPr>
            </w:pPr>
            <w:r>
              <w:rPr>
                <w:rFonts w:ascii="Calibri" w:hAnsi="Calibri" w:eastAsia="Calibri" w:cs="Calibri"/>
              </w:rPr>
              <w:t>Phone</w:t>
            </w:r>
          </w:p>
        </w:tc>
        <w:tc>
          <w:tcPr>
            <w:tcW w:w="1701" w:type="dxa"/>
          </w:tcPr>
          <w:p w:rsidR="00DC21A2" w:rsidRDefault="0091387A" w14:paraId="093AF89D" w14:textId="77777777">
            <w:pPr>
              <w:rPr>
                <w:rFonts w:ascii="Calibri" w:hAnsi="Calibri" w:eastAsia="Calibri" w:cs="Calibri"/>
              </w:rPr>
            </w:pPr>
            <w:r>
              <w:rPr>
                <w:rFonts w:ascii="Calibri" w:hAnsi="Calibri" w:eastAsia="Calibri" w:cs="Calibri"/>
              </w:rPr>
              <w:t>Text box</w:t>
            </w:r>
          </w:p>
        </w:tc>
        <w:tc>
          <w:tcPr>
            <w:tcW w:w="1560" w:type="dxa"/>
          </w:tcPr>
          <w:p w:rsidR="00DC21A2" w:rsidRDefault="0091387A" w14:paraId="36604AF2" w14:textId="77777777">
            <w:pPr>
              <w:rPr>
                <w:rFonts w:ascii="Calibri" w:hAnsi="Calibri" w:eastAsia="Calibri" w:cs="Calibri"/>
              </w:rPr>
            </w:pPr>
            <w:r>
              <w:rPr>
                <w:rFonts w:ascii="Calibri" w:hAnsi="Calibri" w:eastAsia="Calibri" w:cs="Calibri"/>
              </w:rPr>
              <w:t>Required</w:t>
            </w:r>
          </w:p>
        </w:tc>
        <w:tc>
          <w:tcPr>
            <w:tcW w:w="1842" w:type="dxa"/>
          </w:tcPr>
          <w:p w:rsidR="00DC21A2" w:rsidRDefault="00DC21A2" w14:paraId="2727EA53" w14:textId="77777777">
            <w:pPr>
              <w:rPr>
                <w:rFonts w:ascii="Calibri" w:hAnsi="Calibri" w:eastAsia="Calibri" w:cs="Calibri"/>
              </w:rPr>
            </w:pPr>
          </w:p>
        </w:tc>
        <w:tc>
          <w:tcPr>
            <w:tcW w:w="1650" w:type="dxa"/>
          </w:tcPr>
          <w:p w:rsidR="00DC21A2" w:rsidRDefault="00DC21A2" w14:paraId="415545C6" w14:textId="77777777">
            <w:pPr>
              <w:rPr>
                <w:rFonts w:ascii="Calibri" w:hAnsi="Calibri" w:eastAsia="Calibri" w:cs="Calibri"/>
                <w:color w:val="FF0000"/>
              </w:rPr>
            </w:pPr>
          </w:p>
        </w:tc>
      </w:tr>
      <w:tr w:rsidR="00DC21A2" w:rsidTr="4DF41364" w14:paraId="494E1202" w14:textId="77777777">
        <w:trPr>
          <w:trHeight w:val="232"/>
        </w:trPr>
        <w:tc>
          <w:tcPr>
            <w:tcW w:w="852" w:type="dxa"/>
          </w:tcPr>
          <w:p w:rsidR="00DC21A2" w:rsidRDefault="0091387A" w14:paraId="02956862" w14:textId="77777777">
            <w:pPr>
              <w:jc w:val="center"/>
              <w:rPr>
                <w:rFonts w:ascii="Calibri" w:hAnsi="Calibri" w:eastAsia="Calibri" w:cs="Calibri"/>
              </w:rPr>
            </w:pPr>
            <w:r>
              <w:rPr>
                <w:rFonts w:ascii="Calibri" w:hAnsi="Calibri" w:eastAsia="Calibri" w:cs="Calibri"/>
              </w:rPr>
              <w:t>5</w:t>
            </w:r>
          </w:p>
        </w:tc>
        <w:tc>
          <w:tcPr>
            <w:tcW w:w="1978" w:type="dxa"/>
          </w:tcPr>
          <w:p w:rsidR="00DC21A2" w:rsidRDefault="0091387A" w14:paraId="38D226E2" w14:textId="77777777">
            <w:pPr>
              <w:rPr>
                <w:rFonts w:ascii="Calibri" w:hAnsi="Calibri" w:eastAsia="Calibri" w:cs="Calibri"/>
              </w:rPr>
            </w:pPr>
            <w:r>
              <w:rPr>
                <w:rFonts w:ascii="Calibri" w:hAnsi="Calibri" w:eastAsia="Calibri" w:cs="Calibri"/>
              </w:rPr>
              <w:t>Email</w:t>
            </w:r>
          </w:p>
        </w:tc>
        <w:tc>
          <w:tcPr>
            <w:tcW w:w="1701" w:type="dxa"/>
          </w:tcPr>
          <w:p w:rsidR="00DC21A2" w:rsidRDefault="0091387A" w14:paraId="712A772E" w14:textId="77777777">
            <w:pPr>
              <w:rPr>
                <w:rFonts w:ascii="Calibri" w:hAnsi="Calibri" w:eastAsia="Calibri" w:cs="Calibri"/>
              </w:rPr>
            </w:pPr>
            <w:r>
              <w:rPr>
                <w:rFonts w:ascii="Calibri" w:hAnsi="Calibri" w:eastAsia="Calibri" w:cs="Calibri"/>
              </w:rPr>
              <w:t>Text box</w:t>
            </w:r>
          </w:p>
        </w:tc>
        <w:tc>
          <w:tcPr>
            <w:tcW w:w="1560" w:type="dxa"/>
          </w:tcPr>
          <w:p w:rsidR="00DC21A2" w:rsidRDefault="0091387A" w14:paraId="052B10B5" w14:textId="77777777">
            <w:pPr>
              <w:rPr>
                <w:rFonts w:ascii="Calibri" w:hAnsi="Calibri" w:eastAsia="Calibri" w:cs="Calibri"/>
              </w:rPr>
            </w:pPr>
            <w:r>
              <w:rPr>
                <w:rFonts w:ascii="Calibri" w:hAnsi="Calibri" w:eastAsia="Calibri" w:cs="Calibri"/>
              </w:rPr>
              <w:t>Required</w:t>
            </w:r>
          </w:p>
        </w:tc>
        <w:tc>
          <w:tcPr>
            <w:tcW w:w="1842" w:type="dxa"/>
          </w:tcPr>
          <w:p w:rsidR="00DC21A2" w:rsidRDefault="00DC21A2" w14:paraId="602C9FEE" w14:textId="77777777">
            <w:pPr>
              <w:rPr>
                <w:rFonts w:ascii="Calibri" w:hAnsi="Calibri" w:eastAsia="Calibri" w:cs="Calibri"/>
              </w:rPr>
            </w:pPr>
          </w:p>
        </w:tc>
        <w:tc>
          <w:tcPr>
            <w:tcW w:w="1650" w:type="dxa"/>
          </w:tcPr>
          <w:p w:rsidR="00DC21A2" w:rsidRDefault="00DC21A2" w14:paraId="2B0065CC" w14:textId="77777777">
            <w:pPr>
              <w:rPr>
                <w:rFonts w:ascii="Calibri" w:hAnsi="Calibri" w:eastAsia="Calibri" w:cs="Calibri"/>
                <w:color w:val="FF0000"/>
              </w:rPr>
            </w:pPr>
          </w:p>
        </w:tc>
      </w:tr>
      <w:tr w:rsidR="00DC21A2" w:rsidTr="4DF41364" w14:paraId="0DD6EB92" w14:textId="77777777">
        <w:trPr>
          <w:trHeight w:val="232"/>
        </w:trPr>
        <w:tc>
          <w:tcPr>
            <w:tcW w:w="852" w:type="dxa"/>
          </w:tcPr>
          <w:p w:rsidR="00DC21A2" w:rsidRDefault="0091387A" w14:paraId="5315BAD4" w14:textId="77777777">
            <w:pPr>
              <w:jc w:val="center"/>
              <w:rPr>
                <w:rFonts w:ascii="Calibri" w:hAnsi="Calibri" w:eastAsia="Calibri" w:cs="Calibri"/>
              </w:rPr>
            </w:pPr>
            <w:r>
              <w:rPr>
                <w:rFonts w:ascii="Calibri" w:hAnsi="Calibri" w:eastAsia="Calibri" w:cs="Calibri"/>
              </w:rPr>
              <w:t>6</w:t>
            </w:r>
          </w:p>
        </w:tc>
        <w:tc>
          <w:tcPr>
            <w:tcW w:w="1978" w:type="dxa"/>
          </w:tcPr>
          <w:p w:rsidR="00DC21A2" w:rsidRDefault="0091387A" w14:paraId="03AD4AA2" w14:textId="77777777">
            <w:pPr>
              <w:rPr>
                <w:rFonts w:ascii="Calibri" w:hAnsi="Calibri" w:eastAsia="Calibri" w:cs="Calibri"/>
              </w:rPr>
            </w:pPr>
            <w:r>
              <w:rPr>
                <w:rFonts w:ascii="Calibri" w:hAnsi="Calibri" w:eastAsia="Calibri" w:cs="Calibri"/>
              </w:rPr>
              <w:t>Group</w:t>
            </w:r>
          </w:p>
        </w:tc>
        <w:tc>
          <w:tcPr>
            <w:tcW w:w="1701" w:type="dxa"/>
          </w:tcPr>
          <w:p w:rsidR="00DC21A2" w:rsidRDefault="0091387A" w14:paraId="2A14E6BE" w14:textId="77777777">
            <w:pPr>
              <w:rPr>
                <w:rFonts w:ascii="Calibri" w:hAnsi="Calibri" w:eastAsia="Calibri" w:cs="Calibri"/>
              </w:rPr>
            </w:pPr>
            <w:r>
              <w:rPr>
                <w:rFonts w:ascii="Calibri" w:hAnsi="Calibri" w:eastAsia="Calibri" w:cs="Calibri"/>
              </w:rPr>
              <w:t>Dropdown</w:t>
            </w:r>
          </w:p>
        </w:tc>
        <w:tc>
          <w:tcPr>
            <w:tcW w:w="1560" w:type="dxa"/>
          </w:tcPr>
          <w:p w:rsidR="00DC21A2" w:rsidRDefault="0091387A" w14:paraId="7EE4E235" w14:textId="77777777">
            <w:pPr>
              <w:rPr>
                <w:rFonts w:ascii="Calibri" w:hAnsi="Calibri" w:eastAsia="Calibri" w:cs="Calibri"/>
              </w:rPr>
            </w:pPr>
            <w:r>
              <w:rPr>
                <w:rFonts w:ascii="Calibri" w:hAnsi="Calibri" w:eastAsia="Calibri" w:cs="Calibri"/>
              </w:rPr>
              <w:t>Required</w:t>
            </w:r>
          </w:p>
        </w:tc>
        <w:tc>
          <w:tcPr>
            <w:tcW w:w="1842" w:type="dxa"/>
          </w:tcPr>
          <w:p w:rsidR="00DC21A2" w:rsidRDefault="0091387A" w14:paraId="2DC70DA1" w14:textId="77777777">
            <w:pPr>
              <w:rPr>
                <w:rFonts w:ascii="Calibri" w:hAnsi="Calibri" w:eastAsia="Calibri" w:cs="Calibri"/>
              </w:rPr>
            </w:pPr>
            <w:r>
              <w:rPr>
                <w:rFonts w:ascii="Calibri" w:hAnsi="Calibri" w:eastAsia="Calibri" w:cs="Calibri"/>
              </w:rPr>
              <w:t>[Admin, Support]</w:t>
            </w:r>
          </w:p>
        </w:tc>
        <w:tc>
          <w:tcPr>
            <w:tcW w:w="1650" w:type="dxa"/>
          </w:tcPr>
          <w:p w:rsidR="00DC21A2" w:rsidRDefault="00DC21A2" w14:paraId="4862B56D" w14:textId="77777777">
            <w:pPr>
              <w:rPr>
                <w:rFonts w:ascii="Calibri" w:hAnsi="Calibri" w:eastAsia="Calibri" w:cs="Calibri"/>
                <w:color w:val="FF0000"/>
              </w:rPr>
            </w:pPr>
          </w:p>
        </w:tc>
      </w:tr>
      <w:tr w:rsidR="00DC21A2" w:rsidTr="4DF41364" w14:paraId="6D1B9E89" w14:textId="77777777">
        <w:trPr>
          <w:trHeight w:val="232"/>
        </w:trPr>
        <w:tc>
          <w:tcPr>
            <w:tcW w:w="852" w:type="dxa"/>
          </w:tcPr>
          <w:p w:rsidR="00DC21A2" w:rsidRDefault="0091387A" w14:paraId="0917F2C5" w14:textId="77777777">
            <w:pPr>
              <w:jc w:val="center"/>
              <w:rPr>
                <w:rFonts w:ascii="Calibri" w:hAnsi="Calibri" w:eastAsia="Calibri" w:cs="Calibri"/>
              </w:rPr>
            </w:pPr>
            <w:r>
              <w:rPr>
                <w:rFonts w:ascii="Calibri" w:hAnsi="Calibri" w:eastAsia="Calibri" w:cs="Calibri"/>
              </w:rPr>
              <w:t>7</w:t>
            </w:r>
          </w:p>
        </w:tc>
        <w:tc>
          <w:tcPr>
            <w:tcW w:w="1978" w:type="dxa"/>
          </w:tcPr>
          <w:p w:rsidR="00DC21A2" w:rsidRDefault="0091387A" w14:paraId="76C921EA" w14:textId="77777777">
            <w:pPr>
              <w:rPr>
                <w:rFonts w:ascii="Calibri" w:hAnsi="Calibri" w:eastAsia="Calibri" w:cs="Calibri"/>
              </w:rPr>
            </w:pPr>
            <w:r>
              <w:rPr>
                <w:rFonts w:ascii="Calibri" w:hAnsi="Calibri" w:eastAsia="Calibri" w:cs="Calibri"/>
              </w:rPr>
              <w:t>Status</w:t>
            </w:r>
          </w:p>
        </w:tc>
        <w:tc>
          <w:tcPr>
            <w:tcW w:w="1701" w:type="dxa"/>
          </w:tcPr>
          <w:p w:rsidR="00DC21A2" w:rsidRDefault="0091387A" w14:paraId="1D27109C" w14:textId="77777777">
            <w:pPr>
              <w:rPr>
                <w:rFonts w:ascii="Calibri" w:hAnsi="Calibri" w:eastAsia="Calibri" w:cs="Calibri"/>
              </w:rPr>
            </w:pPr>
            <w:r>
              <w:rPr>
                <w:rFonts w:ascii="Calibri" w:hAnsi="Calibri" w:eastAsia="Calibri" w:cs="Calibri"/>
              </w:rPr>
              <w:t>Dropdown</w:t>
            </w:r>
          </w:p>
        </w:tc>
        <w:tc>
          <w:tcPr>
            <w:tcW w:w="1560" w:type="dxa"/>
          </w:tcPr>
          <w:p w:rsidR="00DC21A2" w:rsidRDefault="0091387A" w14:paraId="7EB4FB39" w14:textId="77777777">
            <w:pPr>
              <w:rPr>
                <w:rFonts w:ascii="Calibri" w:hAnsi="Calibri" w:eastAsia="Calibri" w:cs="Calibri"/>
              </w:rPr>
            </w:pPr>
            <w:r>
              <w:rPr>
                <w:rFonts w:ascii="Calibri" w:hAnsi="Calibri" w:eastAsia="Calibri" w:cs="Calibri"/>
              </w:rPr>
              <w:t>Required</w:t>
            </w:r>
          </w:p>
        </w:tc>
        <w:tc>
          <w:tcPr>
            <w:tcW w:w="1842" w:type="dxa"/>
          </w:tcPr>
          <w:p w:rsidR="00DC21A2" w:rsidRDefault="0091387A" w14:paraId="0016AFA6" w14:textId="77777777">
            <w:pPr>
              <w:rPr>
                <w:rFonts w:ascii="Calibri" w:hAnsi="Calibri" w:eastAsia="Calibri" w:cs="Calibri"/>
              </w:rPr>
            </w:pPr>
            <w:r>
              <w:rPr>
                <w:rFonts w:ascii="Calibri" w:hAnsi="Calibri" w:eastAsia="Calibri" w:cs="Calibri"/>
              </w:rPr>
              <w:t>[Active, Inactive]</w:t>
            </w:r>
          </w:p>
        </w:tc>
        <w:tc>
          <w:tcPr>
            <w:tcW w:w="1650" w:type="dxa"/>
          </w:tcPr>
          <w:p w:rsidR="00DC21A2" w:rsidRDefault="0091387A" w14:paraId="015D2330" w14:textId="77777777">
            <w:pPr>
              <w:rPr>
                <w:rFonts w:ascii="Calibri" w:hAnsi="Calibri" w:eastAsia="Calibri" w:cs="Calibri"/>
                <w:color w:val="FF0000"/>
              </w:rPr>
            </w:pPr>
            <w:r>
              <w:rPr>
                <w:rFonts w:ascii="Calibri" w:hAnsi="Calibri" w:eastAsia="Calibri" w:cs="Calibri"/>
              </w:rPr>
              <w:t>Active</w:t>
            </w:r>
          </w:p>
        </w:tc>
      </w:tr>
    </w:tbl>
    <w:p w:rsidR="00DC21A2" w:rsidRDefault="00DC21A2" w14:paraId="579DDACF" w14:textId="77777777">
      <w:pPr>
        <w:spacing w:line="240" w:lineRule="auto"/>
        <w:rPr>
          <w:rFonts w:ascii="Calibri" w:hAnsi="Calibri" w:eastAsia="Calibri" w:cs="Calibri"/>
          <w:b/>
          <w:sz w:val="24"/>
          <w:szCs w:val="24"/>
        </w:rPr>
      </w:pPr>
    </w:p>
    <w:p w:rsidR="00DC21A2" w:rsidRDefault="0091387A" w14:paraId="5DE008CB" w14:textId="77777777">
      <w:pPr>
        <w:numPr>
          <w:ilvl w:val="0"/>
          <w:numId w:val="62"/>
        </w:numPr>
        <w:spacing w:line="240" w:lineRule="auto"/>
        <w:rPr>
          <w:rFonts w:ascii="Calibri" w:hAnsi="Calibri" w:eastAsia="Calibri" w:cs="Calibri"/>
          <w:sz w:val="24"/>
          <w:szCs w:val="24"/>
        </w:rPr>
      </w:pPr>
      <w:r>
        <w:rPr>
          <w:rFonts w:ascii="Calibri" w:hAnsi="Calibri" w:eastAsia="Calibri" w:cs="Calibri"/>
          <w:sz w:val="24"/>
          <w:szCs w:val="24"/>
        </w:rPr>
        <w:t xml:space="preserve">Title – Any one value from the dropdown. </w:t>
      </w:r>
    </w:p>
    <w:p w:rsidR="00DC21A2" w:rsidP="42094E3C" w:rsidRDefault="0007107D" w14:paraId="76BE4C87" w14:textId="77777777">
      <w:pPr>
        <w:numPr>
          <w:ilvl w:val="0"/>
          <w:numId w:val="62"/>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First name – Maximum of 30 characters allowed and only allow alphabets.</w:t>
      </w:r>
    </w:p>
    <w:p w:rsidR="00DC21A2" w:rsidP="42094E3C" w:rsidRDefault="0007107D" w14:paraId="7D8ACFC0" w14:textId="77777777">
      <w:pPr>
        <w:numPr>
          <w:ilvl w:val="0"/>
          <w:numId w:val="62"/>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 xml:space="preserve">Last name – Maximum of 30 characters allowed and only allow alphabets. </w:t>
      </w:r>
    </w:p>
    <w:p w:rsidR="00DC21A2" w:rsidRDefault="0091387A" w14:paraId="5150EA91" w14:textId="77777777">
      <w:pPr>
        <w:numPr>
          <w:ilvl w:val="0"/>
          <w:numId w:val="62"/>
        </w:numPr>
        <w:spacing w:line="240" w:lineRule="auto"/>
        <w:rPr>
          <w:rFonts w:ascii="Calibri" w:hAnsi="Calibri" w:eastAsia="Calibri" w:cs="Calibri"/>
          <w:sz w:val="24"/>
          <w:szCs w:val="24"/>
        </w:rPr>
      </w:pPr>
      <w:r>
        <w:rPr>
          <w:rFonts w:ascii="Calibri" w:hAnsi="Calibri" w:eastAsia="Calibri" w:cs="Calibri"/>
          <w:sz w:val="24"/>
          <w:szCs w:val="24"/>
        </w:rPr>
        <w:t>Phone – It should be in numerals of 10 digits. It should not allow any alphabet or special characters or spaces.</w:t>
      </w:r>
    </w:p>
    <w:p w:rsidR="00DC21A2" w:rsidP="4DF41364" w:rsidRDefault="0091387A" w14:paraId="28439338" w14:textId="77777777">
      <w:pPr>
        <w:numPr>
          <w:ilvl w:val="0"/>
          <w:numId w:val="62"/>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Email – A valid Email is required. Disposable email addresses are not allowed (Yopmail).</w:t>
      </w:r>
    </w:p>
    <w:p w:rsidR="00DC21A2" w:rsidRDefault="0091387A" w14:paraId="43739D51" w14:textId="77777777">
      <w:pPr>
        <w:numPr>
          <w:ilvl w:val="0"/>
          <w:numId w:val="62"/>
        </w:numPr>
        <w:spacing w:line="240" w:lineRule="auto"/>
        <w:rPr>
          <w:rFonts w:ascii="Calibri" w:hAnsi="Calibri" w:eastAsia="Calibri" w:cs="Calibri"/>
          <w:sz w:val="24"/>
          <w:szCs w:val="24"/>
        </w:rPr>
      </w:pPr>
      <w:r>
        <w:rPr>
          <w:rFonts w:ascii="Calibri" w:hAnsi="Calibri" w:eastAsia="Calibri" w:cs="Calibri"/>
          <w:sz w:val="24"/>
          <w:szCs w:val="24"/>
        </w:rPr>
        <w:t>Type - Any one value from the dropdown.</w:t>
      </w:r>
    </w:p>
    <w:p w:rsidR="00DC21A2" w:rsidRDefault="0091387A" w14:paraId="4566FB53" w14:textId="77777777">
      <w:pPr>
        <w:numPr>
          <w:ilvl w:val="0"/>
          <w:numId w:val="62"/>
        </w:numPr>
        <w:spacing w:line="240" w:lineRule="auto"/>
        <w:rPr>
          <w:rFonts w:ascii="Calibri" w:hAnsi="Calibri" w:eastAsia="Calibri" w:cs="Calibri"/>
          <w:sz w:val="24"/>
          <w:szCs w:val="24"/>
        </w:rPr>
      </w:pPr>
      <w:r>
        <w:rPr>
          <w:rFonts w:ascii="Calibri" w:hAnsi="Calibri" w:eastAsia="Calibri" w:cs="Calibri"/>
          <w:sz w:val="24"/>
          <w:szCs w:val="24"/>
        </w:rPr>
        <w:t>Status - should show whether the admin is active or inactive.</w:t>
      </w:r>
    </w:p>
    <w:p w:rsidR="00DC21A2" w:rsidP="4DF41364" w:rsidRDefault="0091387A" w14:paraId="1AC48342" w14:textId="77777777">
      <w:pPr>
        <w:numPr>
          <w:ilvl w:val="0"/>
          <w:numId w:val="62"/>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If the admin already exists in DB, it should show “Admin already exists with this email”.</w:t>
      </w:r>
    </w:p>
    <w:p w:rsidR="00DC21A2" w:rsidRDefault="0091387A" w14:paraId="7FEC4839" w14:textId="77777777">
      <w:pPr>
        <w:numPr>
          <w:ilvl w:val="0"/>
          <w:numId w:val="62"/>
        </w:numPr>
        <w:spacing w:line="240" w:lineRule="auto"/>
        <w:rPr>
          <w:rFonts w:ascii="Calibri" w:hAnsi="Calibri" w:eastAsia="Calibri" w:cs="Calibri"/>
          <w:b/>
          <w:sz w:val="24"/>
          <w:szCs w:val="24"/>
        </w:rPr>
      </w:pPr>
      <w:r>
        <w:rPr>
          <w:rFonts w:ascii="Calibri" w:hAnsi="Calibri" w:eastAsia="Calibri" w:cs="Calibri"/>
          <w:sz w:val="24"/>
          <w:szCs w:val="24"/>
        </w:rPr>
        <w:t>If not, it should show “Admin added successfully”</w:t>
      </w:r>
    </w:p>
    <w:p w:rsidR="00DC21A2" w:rsidRDefault="00DC21A2" w14:paraId="269BBD54" w14:textId="77777777">
      <w:pPr>
        <w:spacing w:line="240" w:lineRule="auto"/>
        <w:rPr>
          <w:rFonts w:ascii="Calibri" w:hAnsi="Calibri" w:eastAsia="Calibri" w:cs="Calibri"/>
          <w:b/>
          <w:sz w:val="24"/>
          <w:szCs w:val="24"/>
        </w:rPr>
      </w:pPr>
    </w:p>
    <w:p w:rsidR="00DC21A2" w:rsidP="00F77B73" w:rsidRDefault="0091387A" w14:paraId="0242495D" w14:textId="60BEB957">
      <w:pPr>
        <w:spacing w:line="240" w:lineRule="auto"/>
        <w:ind w:firstLine="360"/>
        <w:rPr>
          <w:rFonts w:ascii="Calibri" w:hAnsi="Calibri" w:eastAsia="Calibri" w:cs="Calibri"/>
          <w:b/>
          <w:sz w:val="24"/>
          <w:szCs w:val="24"/>
        </w:rPr>
      </w:pPr>
      <w:r>
        <w:rPr>
          <w:rFonts w:ascii="Calibri" w:hAnsi="Calibri" w:eastAsia="Calibri" w:cs="Calibri"/>
          <w:b/>
          <w:sz w:val="24"/>
          <w:szCs w:val="24"/>
        </w:rPr>
        <w:t xml:space="preserve">Messages: </w:t>
      </w:r>
    </w:p>
    <w:p w:rsidR="00DC21A2" w:rsidRDefault="0091387A" w14:paraId="4405221E" w14:textId="77777777">
      <w:pPr>
        <w:spacing w:line="240" w:lineRule="auto"/>
        <w:ind w:left="1440"/>
        <w:rPr>
          <w:rFonts w:ascii="Calibri" w:hAnsi="Calibri" w:eastAsia="Calibri" w:cs="Calibri"/>
          <w:sz w:val="24"/>
          <w:szCs w:val="24"/>
        </w:rPr>
      </w:pPr>
      <w:r>
        <w:rPr>
          <w:rFonts w:ascii="Calibri" w:hAnsi="Calibri" w:eastAsia="Calibri" w:cs="Calibri"/>
          <w:sz w:val="24"/>
          <w:szCs w:val="24"/>
        </w:rPr>
        <w:t>Add – Admin added successfully.</w:t>
      </w:r>
    </w:p>
    <w:p w:rsidR="00DC21A2" w:rsidRDefault="0091387A" w14:paraId="13FAAE9F" w14:textId="77777777">
      <w:pPr>
        <w:spacing w:line="240" w:lineRule="auto"/>
        <w:ind w:left="1440"/>
        <w:rPr>
          <w:rFonts w:ascii="Calibri" w:hAnsi="Calibri" w:eastAsia="Calibri" w:cs="Calibri"/>
          <w:sz w:val="24"/>
          <w:szCs w:val="24"/>
        </w:rPr>
      </w:pPr>
      <w:r>
        <w:rPr>
          <w:rFonts w:ascii="Calibri" w:hAnsi="Calibri" w:eastAsia="Calibri" w:cs="Calibri"/>
          <w:sz w:val="24"/>
          <w:szCs w:val="24"/>
        </w:rPr>
        <w:t>Edit – Admin updated successfully.</w:t>
      </w:r>
    </w:p>
    <w:p w:rsidRPr="00F77B73" w:rsidR="00DC21A2" w:rsidP="4DF41364" w:rsidRDefault="0091387A" w14:paraId="4C892293" w14:textId="2F4B9CF3">
      <w:pPr>
        <w:spacing w:line="240" w:lineRule="auto"/>
        <w:ind w:left="1440"/>
        <w:rPr>
          <w:rFonts w:ascii="Calibri" w:hAnsi="Calibri" w:eastAsia="Calibri" w:cs="Calibri"/>
          <w:sz w:val="24"/>
          <w:szCs w:val="24"/>
          <w:lang w:val="en-US"/>
        </w:rPr>
      </w:pPr>
      <w:r w:rsidRPr="4DF41364">
        <w:rPr>
          <w:rFonts w:ascii="Calibri" w:hAnsi="Calibri" w:eastAsia="Calibri" w:cs="Calibri"/>
          <w:sz w:val="24"/>
          <w:szCs w:val="24"/>
          <w:lang w:val="en-US"/>
        </w:rPr>
        <w:t>Delete - Admin deleted successfully.</w:t>
      </w:r>
    </w:p>
    <w:p w:rsidR="00DC21A2" w:rsidRDefault="00DB7A7D" w14:paraId="44002EF4" w14:textId="77777777">
      <w:pPr>
        <w:spacing w:line="240" w:lineRule="auto"/>
        <w:rPr>
          <w:rFonts w:ascii="Calibri" w:hAnsi="Calibri" w:eastAsia="Calibri" w:cs="Calibri"/>
          <w:b/>
          <w:sz w:val="28"/>
          <w:szCs w:val="28"/>
        </w:rPr>
      </w:pPr>
      <w:r>
        <w:rPr>
          <w:rFonts w:ascii="Calibri" w:hAnsi="Calibri" w:eastAsia="Calibri" w:cs="Calibri"/>
          <w:b/>
          <w:sz w:val="28"/>
          <w:szCs w:val="28"/>
        </w:rPr>
        <w:t>5.5.3 Agents</w:t>
      </w:r>
    </w:p>
    <w:p w:rsidRPr="00F77B73" w:rsidR="00DC21A2" w:rsidP="4DF41364" w:rsidRDefault="0091387A" w14:paraId="29E6007D" w14:textId="3D589456">
      <w:pPr>
        <w:numPr>
          <w:ilvl w:val="0"/>
          <w:numId w:val="61"/>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Only authorized agents have the privilege of booking and viewing detailed booking information. Agent registration is facilitated through the admin panel. The process involves the following steps:</w:t>
      </w:r>
    </w:p>
    <w:p w:rsidR="00DC21A2" w:rsidRDefault="0091387A" w14:paraId="77AD728E" w14:textId="77777777">
      <w:pPr>
        <w:spacing w:line="240" w:lineRule="auto"/>
        <w:rPr>
          <w:rFonts w:ascii="Calibri" w:hAnsi="Calibri" w:eastAsia="Calibri" w:cs="Calibri"/>
          <w:b/>
          <w:sz w:val="24"/>
          <w:szCs w:val="24"/>
        </w:rPr>
      </w:pPr>
      <w:r>
        <w:rPr>
          <w:rFonts w:ascii="Calibri" w:hAnsi="Calibri" w:eastAsia="Calibri" w:cs="Calibri"/>
          <w:b/>
          <w:sz w:val="24"/>
          <w:szCs w:val="24"/>
        </w:rPr>
        <w:t>Agent Registration:</w:t>
      </w:r>
    </w:p>
    <w:p w:rsidR="00DC21A2" w:rsidRDefault="0091387A" w14:paraId="5410A5CC" w14:textId="77777777">
      <w:pPr>
        <w:numPr>
          <w:ilvl w:val="0"/>
          <w:numId w:val="91"/>
        </w:numPr>
        <w:spacing w:line="240" w:lineRule="auto"/>
        <w:rPr>
          <w:rFonts w:ascii="Calibri" w:hAnsi="Calibri" w:eastAsia="Calibri" w:cs="Calibri"/>
          <w:sz w:val="24"/>
          <w:szCs w:val="24"/>
        </w:rPr>
      </w:pPr>
      <w:r>
        <w:rPr>
          <w:rFonts w:ascii="Calibri" w:hAnsi="Calibri" w:eastAsia="Calibri" w:cs="Calibri"/>
          <w:sz w:val="24"/>
          <w:szCs w:val="24"/>
        </w:rPr>
        <w:t>Agents can be registered by administrators through the admin panel.</w:t>
      </w:r>
    </w:p>
    <w:p w:rsidRPr="00F77B73" w:rsidR="00DC21A2" w:rsidP="00F77B73" w:rsidRDefault="0091387A" w14:paraId="55E8F7D7" w14:textId="311762F3">
      <w:pPr>
        <w:numPr>
          <w:ilvl w:val="0"/>
          <w:numId w:val="91"/>
        </w:numPr>
        <w:spacing w:line="240" w:lineRule="auto"/>
        <w:rPr>
          <w:rFonts w:ascii="Calibri" w:hAnsi="Calibri" w:eastAsia="Calibri" w:cs="Calibri"/>
          <w:sz w:val="24"/>
          <w:szCs w:val="24"/>
        </w:rPr>
      </w:pPr>
      <w:r>
        <w:rPr>
          <w:rFonts w:ascii="Calibri" w:hAnsi="Calibri" w:eastAsia="Calibri" w:cs="Calibri"/>
          <w:sz w:val="24"/>
          <w:szCs w:val="24"/>
        </w:rPr>
        <w:t>During registration, administrators gather the necessary information for creating agent profiles.</w:t>
      </w:r>
    </w:p>
    <w:p w:rsidR="00DC21A2" w:rsidRDefault="0091387A" w14:paraId="6578CDFE" w14:textId="77777777">
      <w:pPr>
        <w:spacing w:line="240" w:lineRule="auto"/>
        <w:rPr>
          <w:rFonts w:ascii="Calibri" w:hAnsi="Calibri" w:eastAsia="Calibri" w:cs="Calibri"/>
          <w:b/>
          <w:sz w:val="24"/>
          <w:szCs w:val="24"/>
        </w:rPr>
      </w:pPr>
      <w:r>
        <w:rPr>
          <w:rFonts w:ascii="Calibri" w:hAnsi="Calibri" w:eastAsia="Calibri" w:cs="Calibri"/>
          <w:b/>
          <w:sz w:val="24"/>
          <w:szCs w:val="24"/>
        </w:rPr>
        <w:t>Login Credentials:</w:t>
      </w:r>
    </w:p>
    <w:p w:rsidR="00DC21A2" w:rsidRDefault="0091387A" w14:paraId="66836FC6" w14:textId="77777777">
      <w:pPr>
        <w:numPr>
          <w:ilvl w:val="0"/>
          <w:numId w:val="104"/>
        </w:numPr>
        <w:spacing w:line="240" w:lineRule="auto"/>
        <w:rPr>
          <w:rFonts w:ascii="Calibri" w:hAnsi="Calibri" w:eastAsia="Calibri" w:cs="Calibri"/>
          <w:sz w:val="24"/>
          <w:szCs w:val="24"/>
        </w:rPr>
      </w:pPr>
      <w:r>
        <w:rPr>
          <w:rFonts w:ascii="Calibri" w:hAnsi="Calibri" w:eastAsia="Calibri" w:cs="Calibri"/>
          <w:sz w:val="24"/>
          <w:szCs w:val="24"/>
        </w:rPr>
        <w:t>Upon successful registration, login credentials (email and password) are generated for the agent.</w:t>
      </w:r>
    </w:p>
    <w:p w:rsidRPr="00F77B73" w:rsidR="00DC21A2" w:rsidP="00F77B73" w:rsidRDefault="0091387A" w14:paraId="2348AF2B" w14:textId="075CC3E8">
      <w:pPr>
        <w:numPr>
          <w:ilvl w:val="0"/>
          <w:numId w:val="104"/>
        </w:numPr>
        <w:spacing w:line="240" w:lineRule="auto"/>
        <w:rPr>
          <w:rFonts w:ascii="Calibri" w:hAnsi="Calibri" w:eastAsia="Calibri" w:cs="Calibri"/>
          <w:sz w:val="24"/>
          <w:szCs w:val="24"/>
        </w:rPr>
      </w:pPr>
      <w:r>
        <w:rPr>
          <w:rFonts w:ascii="Calibri" w:hAnsi="Calibri" w:eastAsia="Calibri" w:cs="Calibri"/>
          <w:sz w:val="24"/>
          <w:szCs w:val="24"/>
        </w:rPr>
        <w:t>These credentials are securely sent to the email address provided during the registration process.</w:t>
      </w:r>
    </w:p>
    <w:p w:rsidR="00DC21A2" w:rsidRDefault="0091387A" w14:paraId="3674C56F" w14:textId="77777777">
      <w:pPr>
        <w:spacing w:line="240" w:lineRule="auto"/>
        <w:rPr>
          <w:rFonts w:ascii="Calibri" w:hAnsi="Calibri" w:eastAsia="Calibri" w:cs="Calibri"/>
          <w:sz w:val="24"/>
          <w:szCs w:val="24"/>
        </w:rPr>
      </w:pPr>
      <w:r>
        <w:rPr>
          <w:rFonts w:ascii="Calibri" w:hAnsi="Calibri" w:eastAsia="Calibri" w:cs="Calibri"/>
          <w:sz w:val="24"/>
          <w:szCs w:val="24"/>
        </w:rPr>
        <w:t>This process ensures that only authorized agents can access the booking system, and their login information is communicated securely via email.</w:t>
      </w:r>
    </w:p>
    <w:p w:rsidR="00DC21A2" w:rsidRDefault="00DC21A2" w14:paraId="38C711BC" w14:textId="77777777">
      <w:pPr>
        <w:spacing w:line="240" w:lineRule="auto"/>
        <w:rPr>
          <w:rFonts w:ascii="Calibri" w:hAnsi="Calibri" w:eastAsia="Calibri" w:cs="Calibri"/>
          <w:sz w:val="24"/>
          <w:szCs w:val="24"/>
        </w:rPr>
      </w:pPr>
    </w:p>
    <w:p w:rsidR="00DC21A2" w:rsidRDefault="0091387A" w14:paraId="48002E0A" w14:textId="77777777">
      <w:pPr>
        <w:spacing w:line="240" w:lineRule="auto"/>
        <w:ind w:firstLine="360"/>
        <w:rPr>
          <w:rFonts w:ascii="Calibri" w:hAnsi="Calibri" w:eastAsia="Calibri" w:cs="Calibri"/>
          <w:sz w:val="24"/>
          <w:szCs w:val="24"/>
        </w:rPr>
      </w:pPr>
      <w:r>
        <w:rPr>
          <w:rFonts w:ascii="Calibri" w:hAnsi="Calibri" w:eastAsia="Calibri" w:cs="Calibri"/>
          <w:b/>
          <w:sz w:val="24"/>
          <w:szCs w:val="24"/>
        </w:rPr>
        <w:t>List View</w:t>
      </w:r>
      <w:r>
        <w:rPr>
          <w:rFonts w:ascii="Calibri" w:hAnsi="Calibri" w:eastAsia="Calibri" w:cs="Calibri"/>
          <w:sz w:val="24"/>
          <w:szCs w:val="24"/>
        </w:rPr>
        <w:t>:</w:t>
      </w:r>
    </w:p>
    <w:p w:rsidR="00DC21A2" w:rsidRDefault="0091387A" w14:paraId="49F3202E" w14:textId="77777777">
      <w:pPr>
        <w:numPr>
          <w:ilvl w:val="0"/>
          <w:numId w:val="41"/>
        </w:numPr>
        <w:spacing w:line="240" w:lineRule="auto"/>
        <w:rPr>
          <w:rFonts w:ascii="Calibri" w:hAnsi="Calibri" w:eastAsia="Calibri" w:cs="Calibri"/>
          <w:sz w:val="24"/>
          <w:szCs w:val="24"/>
        </w:rPr>
      </w:pPr>
      <w:r>
        <w:rPr>
          <w:rFonts w:ascii="Calibri" w:hAnsi="Calibri" w:eastAsia="Calibri" w:cs="Calibri"/>
          <w:sz w:val="24"/>
          <w:szCs w:val="24"/>
        </w:rPr>
        <w:t>First Name</w:t>
      </w:r>
    </w:p>
    <w:p w:rsidR="00DC21A2" w:rsidRDefault="0091387A" w14:paraId="0F2669CB" w14:textId="77777777">
      <w:pPr>
        <w:numPr>
          <w:ilvl w:val="0"/>
          <w:numId w:val="41"/>
        </w:numPr>
        <w:spacing w:line="240" w:lineRule="auto"/>
        <w:rPr>
          <w:rFonts w:ascii="Calibri" w:hAnsi="Calibri" w:eastAsia="Calibri" w:cs="Calibri"/>
          <w:sz w:val="24"/>
          <w:szCs w:val="24"/>
        </w:rPr>
      </w:pPr>
      <w:r>
        <w:rPr>
          <w:rFonts w:ascii="Calibri" w:hAnsi="Calibri" w:eastAsia="Calibri" w:cs="Calibri"/>
          <w:sz w:val="24"/>
          <w:szCs w:val="24"/>
        </w:rPr>
        <w:t>Last Name</w:t>
      </w:r>
    </w:p>
    <w:p w:rsidR="00DC21A2" w:rsidRDefault="0091387A" w14:paraId="4FB5457F" w14:textId="77777777">
      <w:pPr>
        <w:numPr>
          <w:ilvl w:val="0"/>
          <w:numId w:val="41"/>
        </w:numPr>
        <w:spacing w:line="240" w:lineRule="auto"/>
        <w:rPr>
          <w:rFonts w:ascii="Calibri" w:hAnsi="Calibri" w:eastAsia="Calibri" w:cs="Calibri"/>
          <w:sz w:val="24"/>
          <w:szCs w:val="24"/>
        </w:rPr>
      </w:pPr>
      <w:r>
        <w:rPr>
          <w:rFonts w:ascii="Calibri" w:hAnsi="Calibri" w:eastAsia="Calibri" w:cs="Calibri"/>
          <w:sz w:val="24"/>
          <w:szCs w:val="24"/>
        </w:rPr>
        <w:t>Type</w:t>
      </w:r>
    </w:p>
    <w:p w:rsidR="00DC21A2" w:rsidRDefault="0091387A" w14:paraId="7837EE2D" w14:textId="77777777">
      <w:pPr>
        <w:numPr>
          <w:ilvl w:val="0"/>
          <w:numId w:val="41"/>
        </w:numPr>
        <w:spacing w:line="240" w:lineRule="auto"/>
        <w:rPr>
          <w:rFonts w:ascii="Calibri" w:hAnsi="Calibri" w:eastAsia="Calibri" w:cs="Calibri"/>
          <w:sz w:val="24"/>
          <w:szCs w:val="24"/>
        </w:rPr>
      </w:pPr>
      <w:r>
        <w:rPr>
          <w:rFonts w:ascii="Calibri" w:hAnsi="Calibri" w:eastAsia="Calibri" w:cs="Calibri"/>
          <w:sz w:val="24"/>
          <w:szCs w:val="24"/>
        </w:rPr>
        <w:t>Email</w:t>
      </w:r>
    </w:p>
    <w:p w:rsidR="00DC21A2" w:rsidRDefault="0091387A" w14:paraId="14B93AC6" w14:textId="77777777">
      <w:pPr>
        <w:numPr>
          <w:ilvl w:val="0"/>
          <w:numId w:val="41"/>
        </w:numPr>
        <w:spacing w:line="240" w:lineRule="auto"/>
        <w:rPr>
          <w:rFonts w:ascii="Calibri" w:hAnsi="Calibri" w:eastAsia="Calibri" w:cs="Calibri"/>
          <w:sz w:val="24"/>
          <w:szCs w:val="24"/>
        </w:rPr>
      </w:pPr>
      <w:r>
        <w:rPr>
          <w:rFonts w:ascii="Calibri" w:hAnsi="Calibri" w:eastAsia="Calibri" w:cs="Calibri"/>
          <w:sz w:val="24"/>
          <w:szCs w:val="24"/>
        </w:rPr>
        <w:t>Phone Number</w:t>
      </w:r>
    </w:p>
    <w:p w:rsidR="00DC21A2" w:rsidRDefault="0091387A" w14:paraId="21106C50" w14:textId="77777777">
      <w:pPr>
        <w:numPr>
          <w:ilvl w:val="0"/>
          <w:numId w:val="41"/>
        </w:numPr>
        <w:spacing w:line="240" w:lineRule="auto"/>
        <w:rPr>
          <w:rFonts w:ascii="Calibri" w:hAnsi="Calibri" w:eastAsia="Calibri" w:cs="Calibri"/>
          <w:sz w:val="24"/>
          <w:szCs w:val="24"/>
        </w:rPr>
      </w:pPr>
      <w:r>
        <w:rPr>
          <w:rFonts w:ascii="Calibri" w:hAnsi="Calibri" w:eastAsia="Calibri" w:cs="Calibri"/>
          <w:sz w:val="24"/>
          <w:szCs w:val="24"/>
        </w:rPr>
        <w:t>Status</w:t>
      </w:r>
    </w:p>
    <w:p w:rsidR="00DC21A2" w:rsidRDefault="0091387A" w14:paraId="0E17FD40" w14:textId="77777777">
      <w:pPr>
        <w:numPr>
          <w:ilvl w:val="0"/>
          <w:numId w:val="41"/>
        </w:numPr>
        <w:spacing w:line="240" w:lineRule="auto"/>
        <w:rPr>
          <w:rFonts w:ascii="Calibri" w:hAnsi="Calibri" w:eastAsia="Calibri" w:cs="Calibri"/>
          <w:sz w:val="24"/>
          <w:szCs w:val="24"/>
        </w:rPr>
      </w:pPr>
      <w:r>
        <w:rPr>
          <w:rFonts w:ascii="Calibri" w:hAnsi="Calibri" w:eastAsia="Calibri" w:cs="Calibri"/>
          <w:sz w:val="24"/>
          <w:szCs w:val="24"/>
        </w:rPr>
        <w:t>Actions</w:t>
      </w:r>
    </w:p>
    <w:p w:rsidR="00DC21A2" w:rsidRDefault="0091387A" w14:paraId="495B3EF7" w14:textId="77777777">
      <w:pPr>
        <w:spacing w:line="240" w:lineRule="auto"/>
        <w:rPr>
          <w:rFonts w:ascii="Calibri" w:hAnsi="Calibri" w:eastAsia="Calibri" w:cs="Calibri"/>
          <w:sz w:val="24"/>
          <w:szCs w:val="24"/>
        </w:rPr>
      </w:pPr>
      <w:r>
        <w:rPr>
          <w:rFonts w:ascii="Calibri" w:hAnsi="Calibri" w:eastAsia="Calibri" w:cs="Calibri"/>
          <w:sz w:val="24"/>
          <w:szCs w:val="24"/>
        </w:rPr>
        <w:t xml:space="preserve">                               Edit</w:t>
      </w:r>
    </w:p>
    <w:p w:rsidR="00DC21A2" w:rsidRDefault="0091387A" w14:paraId="4C8B64D8" w14:textId="77777777">
      <w:pPr>
        <w:spacing w:line="240" w:lineRule="auto"/>
        <w:rPr>
          <w:rFonts w:ascii="Calibri" w:hAnsi="Calibri" w:eastAsia="Calibri" w:cs="Calibri"/>
          <w:sz w:val="24"/>
          <w:szCs w:val="24"/>
        </w:rPr>
      </w:pPr>
      <w:r>
        <w:rPr>
          <w:rFonts w:ascii="Calibri" w:hAnsi="Calibri" w:eastAsia="Calibri" w:cs="Calibri"/>
          <w:sz w:val="24"/>
          <w:szCs w:val="24"/>
        </w:rPr>
        <w:t xml:space="preserve">                               Remove</w:t>
      </w:r>
    </w:p>
    <w:p w:rsidR="00DC21A2" w:rsidRDefault="0091387A" w14:paraId="1AA88784" w14:textId="77777777">
      <w:pPr>
        <w:spacing w:line="240" w:lineRule="auto"/>
        <w:rPr>
          <w:rFonts w:ascii="Calibri" w:hAnsi="Calibri" w:eastAsia="Calibri" w:cs="Calibri"/>
          <w:sz w:val="24"/>
          <w:szCs w:val="24"/>
        </w:rPr>
      </w:pPr>
      <w:r>
        <w:rPr>
          <w:rFonts w:ascii="Calibri" w:hAnsi="Calibri" w:eastAsia="Calibri" w:cs="Calibri"/>
          <w:sz w:val="24"/>
          <w:szCs w:val="24"/>
        </w:rPr>
        <w:t xml:space="preserve">                               View</w:t>
      </w:r>
    </w:p>
    <w:p w:rsidR="00DC21A2" w:rsidRDefault="00DC21A2" w14:paraId="4E638CA6" w14:textId="77777777">
      <w:pPr>
        <w:spacing w:line="240" w:lineRule="auto"/>
        <w:rPr>
          <w:rFonts w:ascii="Calibri" w:hAnsi="Calibri" w:eastAsia="Calibri" w:cs="Calibri"/>
          <w:b/>
          <w:sz w:val="24"/>
          <w:szCs w:val="24"/>
        </w:rPr>
      </w:pPr>
    </w:p>
    <w:p w:rsidR="00DC21A2" w:rsidRDefault="00DC21A2" w14:paraId="5C1790E6" w14:textId="77777777">
      <w:pPr>
        <w:spacing w:line="240" w:lineRule="auto"/>
        <w:ind w:left="720"/>
        <w:rPr>
          <w:rFonts w:ascii="Calibri" w:hAnsi="Calibri" w:eastAsia="Calibri" w:cs="Calibri"/>
          <w:b/>
          <w:sz w:val="24"/>
          <w:szCs w:val="24"/>
        </w:rPr>
      </w:pPr>
    </w:p>
    <w:p w:rsidR="00E330A7" w:rsidRDefault="00E330A7" w14:paraId="1A0A212A" w14:textId="77777777">
      <w:pPr>
        <w:rPr>
          <w:rFonts w:ascii="Calibri" w:hAnsi="Calibri" w:eastAsia="Calibri" w:cs="Calibri"/>
          <w:b/>
          <w:sz w:val="28"/>
          <w:szCs w:val="28"/>
        </w:rPr>
      </w:pPr>
      <w:r>
        <w:rPr>
          <w:rFonts w:ascii="Calibri" w:hAnsi="Calibri" w:eastAsia="Calibri" w:cs="Calibri"/>
          <w:b/>
          <w:sz w:val="28"/>
          <w:szCs w:val="28"/>
        </w:rPr>
        <w:br w:type="page"/>
      </w:r>
    </w:p>
    <w:p w:rsidR="00DC21A2" w:rsidRDefault="0091387A" w14:paraId="0F1EA42B" w14:textId="39FF8124">
      <w:pPr>
        <w:spacing w:line="240" w:lineRule="auto"/>
        <w:ind w:firstLine="360"/>
        <w:rPr>
          <w:rFonts w:ascii="Calibri" w:hAnsi="Calibri" w:eastAsia="Calibri" w:cs="Calibri"/>
          <w:sz w:val="24"/>
          <w:szCs w:val="24"/>
        </w:rPr>
      </w:pPr>
      <w:r>
        <w:rPr>
          <w:rFonts w:ascii="Calibri" w:hAnsi="Calibri" w:eastAsia="Calibri" w:cs="Calibri"/>
          <w:b/>
          <w:sz w:val="28"/>
          <w:szCs w:val="28"/>
        </w:rPr>
        <w:t>Add View</w:t>
      </w:r>
      <w:r>
        <w:rPr>
          <w:rFonts w:ascii="Calibri" w:hAnsi="Calibri" w:eastAsia="Calibri" w:cs="Calibri"/>
          <w:sz w:val="24"/>
          <w:szCs w:val="24"/>
        </w:rPr>
        <w:t>:</w:t>
      </w:r>
    </w:p>
    <w:p w:rsidR="00DC21A2" w:rsidRDefault="00DC21A2" w14:paraId="258CCC95" w14:textId="77777777">
      <w:pPr>
        <w:spacing w:line="240" w:lineRule="auto"/>
        <w:ind w:firstLine="360"/>
        <w:rPr>
          <w:rFonts w:ascii="Calibri" w:hAnsi="Calibri" w:eastAsia="Calibri" w:cs="Calibri"/>
          <w:sz w:val="24"/>
          <w:szCs w:val="24"/>
        </w:rPr>
      </w:pPr>
    </w:p>
    <w:tbl>
      <w:tblPr>
        <w:tblStyle w:val="a5"/>
        <w:tblW w:w="95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52"/>
        <w:gridCol w:w="1978"/>
        <w:gridCol w:w="1701"/>
        <w:gridCol w:w="1560"/>
        <w:gridCol w:w="1842"/>
        <w:gridCol w:w="1650"/>
      </w:tblGrid>
      <w:tr w:rsidR="00DC21A2" w14:paraId="2505B377" w14:textId="77777777">
        <w:trPr>
          <w:trHeight w:val="260"/>
        </w:trPr>
        <w:tc>
          <w:tcPr>
            <w:tcW w:w="852" w:type="dxa"/>
          </w:tcPr>
          <w:p w:rsidR="00DC21A2" w:rsidRDefault="0091387A" w14:paraId="25912422" w14:textId="77777777">
            <w:pPr>
              <w:jc w:val="center"/>
              <w:rPr>
                <w:rFonts w:ascii="Calibri" w:hAnsi="Calibri" w:eastAsia="Calibri" w:cs="Calibri"/>
                <w:b/>
              </w:rPr>
            </w:pPr>
            <w:r>
              <w:rPr>
                <w:rFonts w:ascii="Calibri" w:hAnsi="Calibri" w:eastAsia="Calibri" w:cs="Calibri"/>
                <w:b/>
              </w:rPr>
              <w:t>SL NO</w:t>
            </w:r>
          </w:p>
        </w:tc>
        <w:tc>
          <w:tcPr>
            <w:tcW w:w="1978" w:type="dxa"/>
          </w:tcPr>
          <w:p w:rsidR="00DC21A2" w:rsidRDefault="0091387A" w14:paraId="4C23E213" w14:textId="77777777">
            <w:pPr>
              <w:jc w:val="center"/>
              <w:rPr>
                <w:rFonts w:ascii="Calibri" w:hAnsi="Calibri" w:eastAsia="Calibri" w:cs="Calibri"/>
                <w:b/>
              </w:rPr>
            </w:pPr>
            <w:r>
              <w:rPr>
                <w:rFonts w:ascii="Calibri" w:hAnsi="Calibri" w:eastAsia="Calibri" w:cs="Calibri"/>
                <w:b/>
              </w:rPr>
              <w:t>Fields</w:t>
            </w:r>
          </w:p>
        </w:tc>
        <w:tc>
          <w:tcPr>
            <w:tcW w:w="1701" w:type="dxa"/>
          </w:tcPr>
          <w:p w:rsidR="00DC21A2" w:rsidRDefault="0091387A" w14:paraId="17A4D5CF" w14:textId="77777777">
            <w:pPr>
              <w:jc w:val="center"/>
              <w:rPr>
                <w:rFonts w:ascii="Calibri" w:hAnsi="Calibri" w:eastAsia="Calibri" w:cs="Calibri"/>
                <w:b/>
              </w:rPr>
            </w:pPr>
            <w:r>
              <w:rPr>
                <w:rFonts w:ascii="Calibri" w:hAnsi="Calibri" w:eastAsia="Calibri" w:cs="Calibri"/>
                <w:b/>
              </w:rPr>
              <w:t>Control</w:t>
            </w:r>
          </w:p>
        </w:tc>
        <w:tc>
          <w:tcPr>
            <w:tcW w:w="1560" w:type="dxa"/>
          </w:tcPr>
          <w:p w:rsidR="00DC21A2" w:rsidRDefault="0091387A" w14:paraId="29AB370C" w14:textId="77777777">
            <w:pPr>
              <w:jc w:val="center"/>
              <w:rPr>
                <w:rFonts w:ascii="Calibri" w:hAnsi="Calibri" w:eastAsia="Calibri" w:cs="Calibri"/>
                <w:b/>
              </w:rPr>
            </w:pPr>
            <w:r>
              <w:rPr>
                <w:rFonts w:ascii="Calibri" w:hAnsi="Calibri" w:eastAsia="Calibri" w:cs="Calibri"/>
                <w:b/>
              </w:rPr>
              <w:t>Mandatory</w:t>
            </w:r>
          </w:p>
        </w:tc>
        <w:tc>
          <w:tcPr>
            <w:tcW w:w="1842" w:type="dxa"/>
          </w:tcPr>
          <w:p w:rsidR="00DC21A2" w:rsidRDefault="0091387A" w14:paraId="286BA0D3" w14:textId="77777777">
            <w:pPr>
              <w:jc w:val="center"/>
              <w:rPr>
                <w:rFonts w:ascii="Calibri" w:hAnsi="Calibri" w:eastAsia="Calibri" w:cs="Calibri"/>
                <w:b/>
              </w:rPr>
            </w:pPr>
            <w:r>
              <w:rPr>
                <w:rFonts w:ascii="Calibri" w:hAnsi="Calibri" w:eastAsia="Calibri" w:cs="Calibri"/>
                <w:b/>
              </w:rPr>
              <w:t>Value</w:t>
            </w:r>
          </w:p>
        </w:tc>
        <w:tc>
          <w:tcPr>
            <w:tcW w:w="1650" w:type="dxa"/>
          </w:tcPr>
          <w:p w:rsidR="00DC21A2" w:rsidRDefault="0091387A" w14:paraId="440593D9" w14:textId="77777777">
            <w:pPr>
              <w:jc w:val="center"/>
              <w:rPr>
                <w:rFonts w:ascii="Calibri" w:hAnsi="Calibri" w:eastAsia="Calibri" w:cs="Calibri"/>
                <w:b/>
              </w:rPr>
            </w:pPr>
            <w:r>
              <w:rPr>
                <w:rFonts w:ascii="Calibri" w:hAnsi="Calibri" w:eastAsia="Calibri" w:cs="Calibri"/>
                <w:b/>
              </w:rPr>
              <w:t>Default Value</w:t>
            </w:r>
          </w:p>
        </w:tc>
      </w:tr>
      <w:tr w:rsidR="00DC21A2" w14:paraId="4D885433" w14:textId="77777777">
        <w:trPr>
          <w:trHeight w:val="260"/>
        </w:trPr>
        <w:tc>
          <w:tcPr>
            <w:tcW w:w="852" w:type="dxa"/>
          </w:tcPr>
          <w:p w:rsidR="00DC21A2" w:rsidRDefault="00DC21A2" w14:paraId="66C2A895" w14:textId="77777777">
            <w:pPr>
              <w:jc w:val="center"/>
              <w:rPr>
                <w:rFonts w:ascii="Calibri" w:hAnsi="Calibri" w:eastAsia="Calibri" w:cs="Calibri"/>
                <w:b/>
              </w:rPr>
            </w:pPr>
          </w:p>
        </w:tc>
        <w:tc>
          <w:tcPr>
            <w:tcW w:w="1978" w:type="dxa"/>
          </w:tcPr>
          <w:p w:rsidR="00DC21A2" w:rsidRDefault="0091387A" w14:paraId="54CA397D" w14:textId="77777777">
            <w:pPr>
              <w:jc w:val="center"/>
              <w:rPr>
                <w:rFonts w:ascii="Calibri" w:hAnsi="Calibri" w:eastAsia="Calibri" w:cs="Calibri"/>
              </w:rPr>
            </w:pPr>
            <w:r>
              <w:rPr>
                <w:rFonts w:ascii="Calibri" w:hAnsi="Calibri" w:eastAsia="Calibri" w:cs="Calibri"/>
              </w:rPr>
              <w:t>Personal Information</w:t>
            </w:r>
          </w:p>
        </w:tc>
        <w:tc>
          <w:tcPr>
            <w:tcW w:w="1701" w:type="dxa"/>
          </w:tcPr>
          <w:p w:rsidR="00DC21A2" w:rsidRDefault="00DC21A2" w14:paraId="6D0C56AF" w14:textId="77777777">
            <w:pPr>
              <w:jc w:val="center"/>
              <w:rPr>
                <w:rFonts w:ascii="Calibri" w:hAnsi="Calibri" w:eastAsia="Calibri" w:cs="Calibri"/>
                <w:b/>
              </w:rPr>
            </w:pPr>
          </w:p>
        </w:tc>
        <w:tc>
          <w:tcPr>
            <w:tcW w:w="1560" w:type="dxa"/>
          </w:tcPr>
          <w:p w:rsidR="00DC21A2" w:rsidRDefault="00DC21A2" w14:paraId="0D667575" w14:textId="77777777">
            <w:pPr>
              <w:jc w:val="center"/>
              <w:rPr>
                <w:rFonts w:ascii="Calibri" w:hAnsi="Calibri" w:eastAsia="Calibri" w:cs="Calibri"/>
                <w:b/>
              </w:rPr>
            </w:pPr>
          </w:p>
        </w:tc>
        <w:tc>
          <w:tcPr>
            <w:tcW w:w="1842" w:type="dxa"/>
          </w:tcPr>
          <w:p w:rsidR="00DC21A2" w:rsidRDefault="00DC21A2" w14:paraId="2EB4C2FA" w14:textId="77777777">
            <w:pPr>
              <w:jc w:val="center"/>
              <w:rPr>
                <w:rFonts w:ascii="Calibri" w:hAnsi="Calibri" w:eastAsia="Calibri" w:cs="Calibri"/>
                <w:b/>
              </w:rPr>
            </w:pPr>
          </w:p>
        </w:tc>
        <w:tc>
          <w:tcPr>
            <w:tcW w:w="1650" w:type="dxa"/>
          </w:tcPr>
          <w:p w:rsidR="00DC21A2" w:rsidRDefault="00DC21A2" w14:paraId="67A8B082" w14:textId="77777777">
            <w:pPr>
              <w:jc w:val="center"/>
              <w:rPr>
                <w:rFonts w:ascii="Calibri" w:hAnsi="Calibri" w:eastAsia="Calibri" w:cs="Calibri"/>
                <w:b/>
              </w:rPr>
            </w:pPr>
          </w:p>
        </w:tc>
      </w:tr>
      <w:tr w:rsidR="00DC21A2" w14:paraId="33D0B785" w14:textId="77777777">
        <w:trPr>
          <w:trHeight w:val="240"/>
        </w:trPr>
        <w:tc>
          <w:tcPr>
            <w:tcW w:w="852" w:type="dxa"/>
          </w:tcPr>
          <w:p w:rsidR="00DC21A2" w:rsidRDefault="0091387A" w14:paraId="021314BA" w14:textId="77777777">
            <w:pPr>
              <w:jc w:val="center"/>
              <w:rPr>
                <w:rFonts w:ascii="Calibri" w:hAnsi="Calibri" w:eastAsia="Calibri" w:cs="Calibri"/>
              </w:rPr>
            </w:pPr>
            <w:r>
              <w:rPr>
                <w:rFonts w:ascii="Calibri" w:hAnsi="Calibri" w:eastAsia="Calibri" w:cs="Calibri"/>
              </w:rPr>
              <w:t>1</w:t>
            </w:r>
          </w:p>
        </w:tc>
        <w:tc>
          <w:tcPr>
            <w:tcW w:w="1978" w:type="dxa"/>
          </w:tcPr>
          <w:p w:rsidR="00DC21A2" w:rsidRDefault="0091387A" w14:paraId="310EE223" w14:textId="77777777">
            <w:pPr>
              <w:rPr>
                <w:rFonts w:ascii="Calibri" w:hAnsi="Calibri" w:eastAsia="Calibri" w:cs="Calibri"/>
              </w:rPr>
            </w:pPr>
            <w:r>
              <w:rPr>
                <w:rFonts w:ascii="Calibri" w:hAnsi="Calibri" w:eastAsia="Calibri" w:cs="Calibri"/>
              </w:rPr>
              <w:t>Company Name</w:t>
            </w:r>
          </w:p>
        </w:tc>
        <w:tc>
          <w:tcPr>
            <w:tcW w:w="1701" w:type="dxa"/>
          </w:tcPr>
          <w:p w:rsidR="00DC21A2" w:rsidRDefault="0091387A" w14:paraId="230625E5" w14:textId="77777777">
            <w:pPr>
              <w:rPr>
                <w:rFonts w:ascii="Calibri" w:hAnsi="Calibri" w:eastAsia="Calibri" w:cs="Calibri"/>
              </w:rPr>
            </w:pPr>
            <w:r>
              <w:rPr>
                <w:rFonts w:ascii="Calibri" w:hAnsi="Calibri" w:eastAsia="Calibri" w:cs="Calibri"/>
              </w:rPr>
              <w:t>Text box</w:t>
            </w:r>
          </w:p>
        </w:tc>
        <w:tc>
          <w:tcPr>
            <w:tcW w:w="1560" w:type="dxa"/>
          </w:tcPr>
          <w:p w:rsidR="00DC21A2" w:rsidRDefault="0091387A" w14:paraId="3DE8901E" w14:textId="77777777">
            <w:pPr>
              <w:rPr>
                <w:rFonts w:ascii="Calibri" w:hAnsi="Calibri" w:eastAsia="Calibri" w:cs="Calibri"/>
              </w:rPr>
            </w:pPr>
            <w:r>
              <w:rPr>
                <w:rFonts w:ascii="Calibri" w:hAnsi="Calibri" w:eastAsia="Calibri" w:cs="Calibri"/>
              </w:rPr>
              <w:t>Required</w:t>
            </w:r>
          </w:p>
        </w:tc>
        <w:tc>
          <w:tcPr>
            <w:tcW w:w="1842" w:type="dxa"/>
          </w:tcPr>
          <w:p w:rsidR="00DC21A2" w:rsidRDefault="00DC21A2" w14:paraId="1DEDA525" w14:textId="77777777">
            <w:pPr>
              <w:rPr>
                <w:rFonts w:ascii="Calibri" w:hAnsi="Calibri" w:eastAsia="Calibri" w:cs="Calibri"/>
              </w:rPr>
            </w:pPr>
          </w:p>
        </w:tc>
        <w:tc>
          <w:tcPr>
            <w:tcW w:w="1650" w:type="dxa"/>
          </w:tcPr>
          <w:p w:rsidR="00DC21A2" w:rsidRDefault="00DC21A2" w14:paraId="40E5328A" w14:textId="77777777">
            <w:pPr>
              <w:rPr>
                <w:rFonts w:ascii="Calibri" w:hAnsi="Calibri" w:eastAsia="Calibri" w:cs="Calibri"/>
              </w:rPr>
            </w:pPr>
          </w:p>
        </w:tc>
      </w:tr>
      <w:tr w:rsidR="00DC21A2" w14:paraId="11029A25" w14:textId="77777777">
        <w:trPr>
          <w:trHeight w:val="232"/>
        </w:trPr>
        <w:tc>
          <w:tcPr>
            <w:tcW w:w="852" w:type="dxa"/>
          </w:tcPr>
          <w:p w:rsidR="00DC21A2" w:rsidRDefault="0091387A" w14:paraId="691D258E" w14:textId="77777777">
            <w:pPr>
              <w:jc w:val="center"/>
              <w:rPr>
                <w:rFonts w:ascii="Calibri" w:hAnsi="Calibri" w:eastAsia="Calibri" w:cs="Calibri"/>
              </w:rPr>
            </w:pPr>
            <w:r>
              <w:rPr>
                <w:rFonts w:ascii="Calibri" w:hAnsi="Calibri" w:eastAsia="Calibri" w:cs="Calibri"/>
              </w:rPr>
              <w:t>2</w:t>
            </w:r>
          </w:p>
        </w:tc>
        <w:tc>
          <w:tcPr>
            <w:tcW w:w="1978" w:type="dxa"/>
          </w:tcPr>
          <w:p w:rsidR="00DC21A2" w:rsidRDefault="0091387A" w14:paraId="1E36BA4A" w14:textId="77777777">
            <w:pPr>
              <w:rPr>
                <w:rFonts w:ascii="Calibri" w:hAnsi="Calibri" w:eastAsia="Calibri" w:cs="Calibri"/>
              </w:rPr>
            </w:pPr>
            <w:r>
              <w:rPr>
                <w:rFonts w:ascii="Calibri" w:hAnsi="Calibri" w:eastAsia="Calibri" w:cs="Calibri"/>
              </w:rPr>
              <w:t>First Name</w:t>
            </w:r>
          </w:p>
        </w:tc>
        <w:tc>
          <w:tcPr>
            <w:tcW w:w="1701" w:type="dxa"/>
          </w:tcPr>
          <w:p w:rsidR="00DC21A2" w:rsidRDefault="0091387A" w14:paraId="34956C78" w14:textId="77777777">
            <w:pPr>
              <w:rPr>
                <w:rFonts w:ascii="Calibri" w:hAnsi="Calibri" w:eastAsia="Calibri" w:cs="Calibri"/>
              </w:rPr>
            </w:pPr>
            <w:r>
              <w:rPr>
                <w:rFonts w:ascii="Calibri" w:hAnsi="Calibri" w:eastAsia="Calibri" w:cs="Calibri"/>
              </w:rPr>
              <w:t>Text box</w:t>
            </w:r>
          </w:p>
        </w:tc>
        <w:tc>
          <w:tcPr>
            <w:tcW w:w="1560" w:type="dxa"/>
          </w:tcPr>
          <w:p w:rsidR="00DC21A2" w:rsidRDefault="0091387A" w14:paraId="636F0B49" w14:textId="77777777">
            <w:pPr>
              <w:rPr>
                <w:rFonts w:ascii="Calibri" w:hAnsi="Calibri" w:eastAsia="Calibri" w:cs="Calibri"/>
              </w:rPr>
            </w:pPr>
            <w:r>
              <w:rPr>
                <w:rFonts w:ascii="Calibri" w:hAnsi="Calibri" w:eastAsia="Calibri" w:cs="Calibri"/>
              </w:rPr>
              <w:t>Required</w:t>
            </w:r>
          </w:p>
        </w:tc>
        <w:tc>
          <w:tcPr>
            <w:tcW w:w="1842" w:type="dxa"/>
          </w:tcPr>
          <w:p w:rsidR="00DC21A2" w:rsidRDefault="00DC21A2" w14:paraId="3610EB9A" w14:textId="77777777">
            <w:pPr>
              <w:rPr>
                <w:rFonts w:ascii="Calibri" w:hAnsi="Calibri" w:eastAsia="Calibri" w:cs="Calibri"/>
              </w:rPr>
            </w:pPr>
          </w:p>
        </w:tc>
        <w:tc>
          <w:tcPr>
            <w:tcW w:w="1650" w:type="dxa"/>
          </w:tcPr>
          <w:p w:rsidR="00DC21A2" w:rsidRDefault="00DC21A2" w14:paraId="422B44FE" w14:textId="77777777">
            <w:pPr>
              <w:rPr>
                <w:rFonts w:ascii="Calibri" w:hAnsi="Calibri" w:eastAsia="Calibri" w:cs="Calibri"/>
                <w:color w:val="FF0000"/>
              </w:rPr>
            </w:pPr>
          </w:p>
        </w:tc>
      </w:tr>
      <w:tr w:rsidR="00DC21A2" w14:paraId="37334BDC" w14:textId="77777777">
        <w:trPr>
          <w:trHeight w:val="232"/>
        </w:trPr>
        <w:tc>
          <w:tcPr>
            <w:tcW w:w="852" w:type="dxa"/>
          </w:tcPr>
          <w:p w:rsidR="00DC21A2" w:rsidRDefault="0091387A" w14:paraId="2BE03710" w14:textId="77777777">
            <w:pPr>
              <w:jc w:val="center"/>
              <w:rPr>
                <w:rFonts w:ascii="Calibri" w:hAnsi="Calibri" w:eastAsia="Calibri" w:cs="Calibri"/>
              </w:rPr>
            </w:pPr>
            <w:r>
              <w:rPr>
                <w:rFonts w:ascii="Calibri" w:hAnsi="Calibri" w:eastAsia="Calibri" w:cs="Calibri"/>
              </w:rPr>
              <w:t>3</w:t>
            </w:r>
          </w:p>
        </w:tc>
        <w:tc>
          <w:tcPr>
            <w:tcW w:w="1978" w:type="dxa"/>
          </w:tcPr>
          <w:p w:rsidR="00DC21A2" w:rsidRDefault="0091387A" w14:paraId="53AD2E70" w14:textId="77777777">
            <w:pPr>
              <w:rPr>
                <w:rFonts w:ascii="Calibri" w:hAnsi="Calibri" w:eastAsia="Calibri" w:cs="Calibri"/>
              </w:rPr>
            </w:pPr>
            <w:r>
              <w:rPr>
                <w:rFonts w:ascii="Calibri" w:hAnsi="Calibri" w:eastAsia="Calibri" w:cs="Calibri"/>
              </w:rPr>
              <w:t>Last Name</w:t>
            </w:r>
          </w:p>
        </w:tc>
        <w:tc>
          <w:tcPr>
            <w:tcW w:w="1701" w:type="dxa"/>
          </w:tcPr>
          <w:p w:rsidR="00DC21A2" w:rsidRDefault="0091387A" w14:paraId="35DB5F6C" w14:textId="77777777">
            <w:pPr>
              <w:rPr>
                <w:rFonts w:ascii="Calibri" w:hAnsi="Calibri" w:eastAsia="Calibri" w:cs="Calibri"/>
              </w:rPr>
            </w:pPr>
            <w:r>
              <w:rPr>
                <w:rFonts w:ascii="Calibri" w:hAnsi="Calibri" w:eastAsia="Calibri" w:cs="Calibri"/>
              </w:rPr>
              <w:t>Text box</w:t>
            </w:r>
          </w:p>
        </w:tc>
        <w:tc>
          <w:tcPr>
            <w:tcW w:w="1560" w:type="dxa"/>
          </w:tcPr>
          <w:p w:rsidR="00DC21A2" w:rsidRDefault="0091387A" w14:paraId="3BE878D1" w14:textId="77777777">
            <w:pPr>
              <w:rPr>
                <w:rFonts w:ascii="Calibri" w:hAnsi="Calibri" w:eastAsia="Calibri" w:cs="Calibri"/>
              </w:rPr>
            </w:pPr>
            <w:r>
              <w:rPr>
                <w:rFonts w:ascii="Calibri" w:hAnsi="Calibri" w:eastAsia="Calibri" w:cs="Calibri"/>
              </w:rPr>
              <w:t>Required</w:t>
            </w:r>
          </w:p>
        </w:tc>
        <w:tc>
          <w:tcPr>
            <w:tcW w:w="1842" w:type="dxa"/>
          </w:tcPr>
          <w:p w:rsidR="00DC21A2" w:rsidRDefault="00DC21A2" w14:paraId="606FC7CF" w14:textId="77777777">
            <w:pPr>
              <w:rPr>
                <w:rFonts w:ascii="Calibri" w:hAnsi="Calibri" w:eastAsia="Calibri" w:cs="Calibri"/>
              </w:rPr>
            </w:pPr>
          </w:p>
        </w:tc>
        <w:tc>
          <w:tcPr>
            <w:tcW w:w="1650" w:type="dxa"/>
          </w:tcPr>
          <w:p w:rsidR="00DC21A2" w:rsidRDefault="00DC21A2" w14:paraId="3B5140E4" w14:textId="77777777">
            <w:pPr>
              <w:rPr>
                <w:rFonts w:ascii="Calibri" w:hAnsi="Calibri" w:eastAsia="Calibri" w:cs="Calibri"/>
                <w:color w:val="FF0000"/>
              </w:rPr>
            </w:pPr>
          </w:p>
        </w:tc>
      </w:tr>
      <w:tr w:rsidR="00DC21A2" w14:paraId="11B66D0E" w14:textId="77777777">
        <w:trPr>
          <w:trHeight w:val="232"/>
        </w:trPr>
        <w:tc>
          <w:tcPr>
            <w:tcW w:w="852" w:type="dxa"/>
          </w:tcPr>
          <w:p w:rsidR="00DC21A2" w:rsidRDefault="0091387A" w14:paraId="45F21961" w14:textId="77777777">
            <w:pPr>
              <w:jc w:val="center"/>
              <w:rPr>
                <w:rFonts w:ascii="Calibri" w:hAnsi="Calibri" w:eastAsia="Calibri" w:cs="Calibri"/>
              </w:rPr>
            </w:pPr>
            <w:r>
              <w:rPr>
                <w:rFonts w:ascii="Calibri" w:hAnsi="Calibri" w:eastAsia="Calibri" w:cs="Calibri"/>
              </w:rPr>
              <w:t>4</w:t>
            </w:r>
          </w:p>
        </w:tc>
        <w:tc>
          <w:tcPr>
            <w:tcW w:w="1978" w:type="dxa"/>
          </w:tcPr>
          <w:p w:rsidR="00DC21A2" w:rsidRDefault="0091387A" w14:paraId="73C46BA3" w14:textId="77777777">
            <w:pPr>
              <w:rPr>
                <w:rFonts w:ascii="Calibri" w:hAnsi="Calibri" w:eastAsia="Calibri" w:cs="Calibri"/>
              </w:rPr>
            </w:pPr>
            <w:r>
              <w:rPr>
                <w:rFonts w:ascii="Calibri" w:hAnsi="Calibri" w:eastAsia="Calibri" w:cs="Calibri"/>
              </w:rPr>
              <w:t>Phone Number</w:t>
            </w:r>
          </w:p>
        </w:tc>
        <w:tc>
          <w:tcPr>
            <w:tcW w:w="1701" w:type="dxa"/>
          </w:tcPr>
          <w:p w:rsidR="00DC21A2" w:rsidRDefault="0091387A" w14:paraId="51623E68" w14:textId="77777777">
            <w:pPr>
              <w:rPr>
                <w:rFonts w:ascii="Calibri" w:hAnsi="Calibri" w:eastAsia="Calibri" w:cs="Calibri"/>
              </w:rPr>
            </w:pPr>
            <w:r>
              <w:rPr>
                <w:rFonts w:ascii="Calibri" w:hAnsi="Calibri" w:eastAsia="Calibri" w:cs="Calibri"/>
              </w:rPr>
              <w:t>Text box</w:t>
            </w:r>
          </w:p>
        </w:tc>
        <w:tc>
          <w:tcPr>
            <w:tcW w:w="1560" w:type="dxa"/>
          </w:tcPr>
          <w:p w:rsidR="00DC21A2" w:rsidRDefault="0091387A" w14:paraId="4100EEBA" w14:textId="77777777">
            <w:pPr>
              <w:rPr>
                <w:rFonts w:ascii="Calibri" w:hAnsi="Calibri" w:eastAsia="Calibri" w:cs="Calibri"/>
              </w:rPr>
            </w:pPr>
            <w:r>
              <w:rPr>
                <w:rFonts w:ascii="Calibri" w:hAnsi="Calibri" w:eastAsia="Calibri" w:cs="Calibri"/>
              </w:rPr>
              <w:t>Required</w:t>
            </w:r>
          </w:p>
        </w:tc>
        <w:tc>
          <w:tcPr>
            <w:tcW w:w="1842" w:type="dxa"/>
          </w:tcPr>
          <w:p w:rsidR="00DC21A2" w:rsidRDefault="00DC21A2" w14:paraId="5BD33255" w14:textId="77777777">
            <w:pPr>
              <w:rPr>
                <w:rFonts w:ascii="Calibri" w:hAnsi="Calibri" w:eastAsia="Calibri" w:cs="Calibri"/>
              </w:rPr>
            </w:pPr>
          </w:p>
        </w:tc>
        <w:tc>
          <w:tcPr>
            <w:tcW w:w="1650" w:type="dxa"/>
          </w:tcPr>
          <w:p w:rsidR="00DC21A2" w:rsidRDefault="00DC21A2" w14:paraId="503EBBC6" w14:textId="77777777">
            <w:pPr>
              <w:rPr>
                <w:rFonts w:ascii="Calibri" w:hAnsi="Calibri" w:eastAsia="Calibri" w:cs="Calibri"/>
                <w:color w:val="FF0000"/>
              </w:rPr>
            </w:pPr>
          </w:p>
        </w:tc>
      </w:tr>
      <w:tr w:rsidR="00DC21A2" w14:paraId="5821F97D" w14:textId="77777777">
        <w:trPr>
          <w:trHeight w:val="232"/>
        </w:trPr>
        <w:tc>
          <w:tcPr>
            <w:tcW w:w="852" w:type="dxa"/>
          </w:tcPr>
          <w:p w:rsidR="00DC21A2" w:rsidRDefault="0091387A" w14:paraId="1E826890" w14:textId="77777777">
            <w:pPr>
              <w:jc w:val="center"/>
              <w:rPr>
                <w:rFonts w:ascii="Calibri" w:hAnsi="Calibri" w:eastAsia="Calibri" w:cs="Calibri"/>
              </w:rPr>
            </w:pPr>
            <w:r>
              <w:rPr>
                <w:rFonts w:ascii="Calibri" w:hAnsi="Calibri" w:eastAsia="Calibri" w:cs="Calibri"/>
              </w:rPr>
              <w:t>5</w:t>
            </w:r>
          </w:p>
        </w:tc>
        <w:tc>
          <w:tcPr>
            <w:tcW w:w="1978" w:type="dxa"/>
          </w:tcPr>
          <w:p w:rsidR="00DC21A2" w:rsidRDefault="0091387A" w14:paraId="0BF211D1" w14:textId="77777777">
            <w:pPr>
              <w:rPr>
                <w:rFonts w:ascii="Calibri" w:hAnsi="Calibri" w:eastAsia="Calibri" w:cs="Calibri"/>
              </w:rPr>
            </w:pPr>
            <w:r>
              <w:rPr>
                <w:rFonts w:ascii="Calibri" w:hAnsi="Calibri" w:eastAsia="Calibri" w:cs="Calibri"/>
              </w:rPr>
              <w:t>Email</w:t>
            </w:r>
          </w:p>
        </w:tc>
        <w:tc>
          <w:tcPr>
            <w:tcW w:w="1701" w:type="dxa"/>
          </w:tcPr>
          <w:p w:rsidR="00DC21A2" w:rsidRDefault="0091387A" w14:paraId="60A22690" w14:textId="77777777">
            <w:pPr>
              <w:rPr>
                <w:rFonts w:ascii="Calibri" w:hAnsi="Calibri" w:eastAsia="Calibri" w:cs="Calibri"/>
              </w:rPr>
            </w:pPr>
            <w:r>
              <w:rPr>
                <w:rFonts w:ascii="Calibri" w:hAnsi="Calibri" w:eastAsia="Calibri" w:cs="Calibri"/>
              </w:rPr>
              <w:t>Text box</w:t>
            </w:r>
          </w:p>
        </w:tc>
        <w:tc>
          <w:tcPr>
            <w:tcW w:w="1560" w:type="dxa"/>
          </w:tcPr>
          <w:p w:rsidR="00DC21A2" w:rsidRDefault="0091387A" w14:paraId="47AE3F86" w14:textId="77777777">
            <w:pPr>
              <w:rPr>
                <w:rFonts w:ascii="Calibri" w:hAnsi="Calibri" w:eastAsia="Calibri" w:cs="Calibri"/>
              </w:rPr>
            </w:pPr>
            <w:r>
              <w:rPr>
                <w:rFonts w:ascii="Calibri" w:hAnsi="Calibri" w:eastAsia="Calibri" w:cs="Calibri"/>
              </w:rPr>
              <w:t>Required</w:t>
            </w:r>
          </w:p>
        </w:tc>
        <w:tc>
          <w:tcPr>
            <w:tcW w:w="1842" w:type="dxa"/>
          </w:tcPr>
          <w:p w:rsidR="00DC21A2" w:rsidRDefault="00DC21A2" w14:paraId="02C7D006" w14:textId="77777777">
            <w:pPr>
              <w:rPr>
                <w:rFonts w:ascii="Calibri" w:hAnsi="Calibri" w:eastAsia="Calibri" w:cs="Calibri"/>
              </w:rPr>
            </w:pPr>
          </w:p>
        </w:tc>
        <w:tc>
          <w:tcPr>
            <w:tcW w:w="1650" w:type="dxa"/>
          </w:tcPr>
          <w:p w:rsidR="00DC21A2" w:rsidRDefault="00DC21A2" w14:paraId="46842F93" w14:textId="77777777">
            <w:pPr>
              <w:rPr>
                <w:rFonts w:ascii="Calibri" w:hAnsi="Calibri" w:eastAsia="Calibri" w:cs="Calibri"/>
                <w:color w:val="FF0000"/>
              </w:rPr>
            </w:pPr>
          </w:p>
        </w:tc>
      </w:tr>
      <w:tr w:rsidR="00DC21A2" w14:paraId="3C46F066" w14:textId="77777777">
        <w:trPr>
          <w:trHeight w:val="232"/>
        </w:trPr>
        <w:tc>
          <w:tcPr>
            <w:tcW w:w="852" w:type="dxa"/>
          </w:tcPr>
          <w:p w:rsidR="00DC21A2" w:rsidRDefault="0091387A" w14:paraId="2A6D0E26" w14:textId="77777777">
            <w:pPr>
              <w:jc w:val="center"/>
              <w:rPr>
                <w:rFonts w:ascii="Calibri" w:hAnsi="Calibri" w:eastAsia="Calibri" w:cs="Calibri"/>
              </w:rPr>
            </w:pPr>
            <w:r>
              <w:rPr>
                <w:rFonts w:ascii="Calibri" w:hAnsi="Calibri" w:eastAsia="Calibri" w:cs="Calibri"/>
              </w:rPr>
              <w:t>6</w:t>
            </w:r>
          </w:p>
        </w:tc>
        <w:tc>
          <w:tcPr>
            <w:tcW w:w="1978" w:type="dxa"/>
          </w:tcPr>
          <w:p w:rsidR="00DC21A2" w:rsidRDefault="0091387A" w14:paraId="34C48433" w14:textId="77777777">
            <w:pPr>
              <w:rPr>
                <w:rFonts w:ascii="Calibri" w:hAnsi="Calibri" w:eastAsia="Calibri" w:cs="Calibri"/>
              </w:rPr>
            </w:pPr>
            <w:r>
              <w:rPr>
                <w:rFonts w:ascii="Calibri" w:hAnsi="Calibri" w:eastAsia="Calibri" w:cs="Calibri"/>
              </w:rPr>
              <w:t>Agent Type</w:t>
            </w:r>
          </w:p>
        </w:tc>
        <w:tc>
          <w:tcPr>
            <w:tcW w:w="1701" w:type="dxa"/>
          </w:tcPr>
          <w:p w:rsidR="00DC21A2" w:rsidRDefault="0091387A" w14:paraId="72105B70" w14:textId="77777777">
            <w:pPr>
              <w:rPr>
                <w:rFonts w:ascii="Calibri" w:hAnsi="Calibri" w:eastAsia="Calibri" w:cs="Calibri"/>
              </w:rPr>
            </w:pPr>
            <w:r>
              <w:rPr>
                <w:rFonts w:ascii="Calibri" w:hAnsi="Calibri" w:eastAsia="Calibri" w:cs="Calibri"/>
              </w:rPr>
              <w:t>Dropdown</w:t>
            </w:r>
          </w:p>
        </w:tc>
        <w:tc>
          <w:tcPr>
            <w:tcW w:w="1560" w:type="dxa"/>
          </w:tcPr>
          <w:p w:rsidR="00DC21A2" w:rsidRDefault="0091387A" w14:paraId="7890B964" w14:textId="77777777">
            <w:pPr>
              <w:rPr>
                <w:rFonts w:ascii="Calibri" w:hAnsi="Calibri" w:eastAsia="Calibri" w:cs="Calibri"/>
              </w:rPr>
            </w:pPr>
            <w:r>
              <w:rPr>
                <w:rFonts w:ascii="Calibri" w:hAnsi="Calibri" w:eastAsia="Calibri" w:cs="Calibri"/>
              </w:rPr>
              <w:t>Required</w:t>
            </w:r>
          </w:p>
        </w:tc>
        <w:tc>
          <w:tcPr>
            <w:tcW w:w="1842" w:type="dxa"/>
          </w:tcPr>
          <w:p w:rsidR="00DC21A2" w:rsidRDefault="0091387A" w14:paraId="63252C22" w14:textId="77777777">
            <w:pPr>
              <w:rPr>
                <w:rFonts w:ascii="Calibri" w:hAnsi="Calibri" w:eastAsia="Calibri" w:cs="Calibri"/>
              </w:rPr>
            </w:pPr>
            <w:r>
              <w:rPr>
                <w:rFonts w:ascii="Calibri" w:hAnsi="Calibri" w:eastAsia="Calibri" w:cs="Calibri"/>
              </w:rPr>
              <w:t>[Travel Agent Admin, Hotel Admin, Airline Admin</w:t>
            </w:r>
            <w:r w:rsidR="00DB7A7D">
              <w:rPr>
                <w:rFonts w:ascii="Calibri" w:hAnsi="Calibri" w:eastAsia="Calibri" w:cs="Calibri"/>
              </w:rPr>
              <w:t>, API</w:t>
            </w:r>
            <w:r w:rsidR="00476F72">
              <w:rPr>
                <w:rFonts w:ascii="Calibri" w:hAnsi="Calibri" w:eastAsia="Calibri" w:cs="Calibri"/>
              </w:rPr>
              <w:t xml:space="preserve"> User</w:t>
            </w:r>
            <w:r>
              <w:rPr>
                <w:rFonts w:ascii="Calibri" w:hAnsi="Calibri" w:eastAsia="Calibri" w:cs="Calibri"/>
              </w:rPr>
              <w:t>]</w:t>
            </w:r>
          </w:p>
        </w:tc>
        <w:tc>
          <w:tcPr>
            <w:tcW w:w="1650" w:type="dxa"/>
          </w:tcPr>
          <w:p w:rsidR="00DC21A2" w:rsidRDefault="00DC21A2" w14:paraId="241B0977" w14:textId="77777777">
            <w:pPr>
              <w:rPr>
                <w:rFonts w:ascii="Calibri" w:hAnsi="Calibri" w:eastAsia="Calibri" w:cs="Calibri"/>
                <w:color w:val="FF0000"/>
              </w:rPr>
            </w:pPr>
          </w:p>
        </w:tc>
      </w:tr>
      <w:tr w:rsidR="00DC21A2" w14:paraId="3E13A7A7" w14:textId="77777777">
        <w:trPr>
          <w:trHeight w:val="232"/>
        </w:trPr>
        <w:tc>
          <w:tcPr>
            <w:tcW w:w="852" w:type="dxa"/>
          </w:tcPr>
          <w:p w:rsidR="00DC21A2" w:rsidRDefault="0091387A" w14:paraId="08814E8D" w14:textId="77777777">
            <w:pPr>
              <w:jc w:val="center"/>
              <w:rPr>
                <w:rFonts w:ascii="Calibri" w:hAnsi="Calibri" w:eastAsia="Calibri" w:cs="Calibri"/>
              </w:rPr>
            </w:pPr>
            <w:r>
              <w:rPr>
                <w:rFonts w:ascii="Calibri" w:hAnsi="Calibri" w:eastAsia="Calibri" w:cs="Calibri"/>
              </w:rPr>
              <w:t>7</w:t>
            </w:r>
          </w:p>
        </w:tc>
        <w:tc>
          <w:tcPr>
            <w:tcW w:w="1978" w:type="dxa"/>
          </w:tcPr>
          <w:p w:rsidR="00DC21A2" w:rsidRDefault="0091387A" w14:paraId="63AF345D" w14:textId="77777777">
            <w:pPr>
              <w:rPr>
                <w:rFonts w:ascii="Calibri" w:hAnsi="Calibri" w:eastAsia="Calibri" w:cs="Calibri"/>
              </w:rPr>
            </w:pPr>
            <w:r>
              <w:rPr>
                <w:rFonts w:ascii="Calibri" w:hAnsi="Calibri" w:eastAsia="Calibri" w:cs="Calibri"/>
              </w:rPr>
              <w:t>Status</w:t>
            </w:r>
          </w:p>
        </w:tc>
        <w:tc>
          <w:tcPr>
            <w:tcW w:w="1701" w:type="dxa"/>
          </w:tcPr>
          <w:p w:rsidR="00DC21A2" w:rsidRDefault="0091387A" w14:paraId="5378B604" w14:textId="77777777">
            <w:pPr>
              <w:rPr>
                <w:rFonts w:ascii="Calibri" w:hAnsi="Calibri" w:eastAsia="Calibri" w:cs="Calibri"/>
              </w:rPr>
            </w:pPr>
            <w:r>
              <w:rPr>
                <w:rFonts w:ascii="Calibri" w:hAnsi="Calibri" w:eastAsia="Calibri" w:cs="Calibri"/>
              </w:rPr>
              <w:t>Dropdown</w:t>
            </w:r>
          </w:p>
        </w:tc>
        <w:tc>
          <w:tcPr>
            <w:tcW w:w="1560" w:type="dxa"/>
          </w:tcPr>
          <w:p w:rsidR="00DC21A2" w:rsidRDefault="0091387A" w14:paraId="58EB9650" w14:textId="77777777">
            <w:pPr>
              <w:rPr>
                <w:rFonts w:ascii="Calibri" w:hAnsi="Calibri" w:eastAsia="Calibri" w:cs="Calibri"/>
              </w:rPr>
            </w:pPr>
            <w:r>
              <w:rPr>
                <w:rFonts w:ascii="Calibri" w:hAnsi="Calibri" w:eastAsia="Calibri" w:cs="Calibri"/>
              </w:rPr>
              <w:t>Required</w:t>
            </w:r>
          </w:p>
        </w:tc>
        <w:tc>
          <w:tcPr>
            <w:tcW w:w="1842" w:type="dxa"/>
          </w:tcPr>
          <w:p w:rsidR="00DC21A2" w:rsidRDefault="0091387A" w14:paraId="60F25340" w14:textId="77777777">
            <w:pPr>
              <w:rPr>
                <w:rFonts w:ascii="Calibri" w:hAnsi="Calibri" w:eastAsia="Calibri" w:cs="Calibri"/>
              </w:rPr>
            </w:pPr>
            <w:r>
              <w:rPr>
                <w:rFonts w:ascii="Calibri" w:hAnsi="Calibri" w:eastAsia="Calibri" w:cs="Calibri"/>
              </w:rPr>
              <w:t>[Active, Inactive]</w:t>
            </w:r>
          </w:p>
        </w:tc>
        <w:tc>
          <w:tcPr>
            <w:tcW w:w="1650" w:type="dxa"/>
          </w:tcPr>
          <w:p w:rsidR="00DC21A2" w:rsidRDefault="0091387A" w14:paraId="4B70B66F" w14:textId="77777777">
            <w:pPr>
              <w:rPr>
                <w:rFonts w:ascii="Calibri" w:hAnsi="Calibri" w:eastAsia="Calibri" w:cs="Calibri"/>
                <w:color w:val="FF0000"/>
              </w:rPr>
            </w:pPr>
            <w:r>
              <w:rPr>
                <w:rFonts w:ascii="Calibri" w:hAnsi="Calibri" w:eastAsia="Calibri" w:cs="Calibri"/>
              </w:rPr>
              <w:t>Active</w:t>
            </w:r>
          </w:p>
        </w:tc>
      </w:tr>
      <w:tr w:rsidR="00DC21A2" w14:paraId="14245F03" w14:textId="77777777">
        <w:trPr>
          <w:trHeight w:val="232"/>
        </w:trPr>
        <w:tc>
          <w:tcPr>
            <w:tcW w:w="852" w:type="dxa"/>
          </w:tcPr>
          <w:p w:rsidR="00DC21A2" w:rsidRDefault="0091387A" w14:paraId="131377A7" w14:textId="77777777">
            <w:pPr>
              <w:jc w:val="center"/>
              <w:rPr>
                <w:rFonts w:ascii="Calibri" w:hAnsi="Calibri" w:eastAsia="Calibri" w:cs="Calibri"/>
              </w:rPr>
            </w:pPr>
            <w:r>
              <w:rPr>
                <w:rFonts w:ascii="Calibri" w:hAnsi="Calibri" w:eastAsia="Calibri" w:cs="Calibri"/>
              </w:rPr>
              <w:t>8</w:t>
            </w:r>
          </w:p>
        </w:tc>
        <w:tc>
          <w:tcPr>
            <w:tcW w:w="1978" w:type="dxa"/>
          </w:tcPr>
          <w:p w:rsidR="00DC21A2" w:rsidRDefault="0091387A" w14:paraId="6CE20E2B" w14:textId="77777777">
            <w:pPr>
              <w:rPr>
                <w:rFonts w:ascii="Calibri" w:hAnsi="Calibri" w:eastAsia="Calibri" w:cs="Calibri"/>
              </w:rPr>
            </w:pPr>
            <w:r>
              <w:rPr>
                <w:rFonts w:ascii="Calibri" w:hAnsi="Calibri" w:eastAsia="Calibri" w:cs="Calibri"/>
              </w:rPr>
              <w:t>Address</w:t>
            </w:r>
          </w:p>
        </w:tc>
        <w:tc>
          <w:tcPr>
            <w:tcW w:w="1701" w:type="dxa"/>
          </w:tcPr>
          <w:p w:rsidR="00DC21A2" w:rsidRDefault="0091387A" w14:paraId="374672EB" w14:textId="77777777">
            <w:pPr>
              <w:rPr>
                <w:rFonts w:ascii="Calibri" w:hAnsi="Calibri" w:eastAsia="Calibri" w:cs="Calibri"/>
              </w:rPr>
            </w:pPr>
            <w:r>
              <w:rPr>
                <w:rFonts w:ascii="Calibri" w:hAnsi="Calibri" w:eastAsia="Calibri" w:cs="Calibri"/>
              </w:rPr>
              <w:t>Text box</w:t>
            </w:r>
          </w:p>
        </w:tc>
        <w:tc>
          <w:tcPr>
            <w:tcW w:w="1560" w:type="dxa"/>
          </w:tcPr>
          <w:p w:rsidR="00DC21A2" w:rsidRDefault="0091387A" w14:paraId="24B37F68" w14:textId="77777777">
            <w:pPr>
              <w:rPr>
                <w:rFonts w:ascii="Calibri" w:hAnsi="Calibri" w:eastAsia="Calibri" w:cs="Calibri"/>
              </w:rPr>
            </w:pPr>
            <w:r>
              <w:rPr>
                <w:rFonts w:ascii="Calibri" w:hAnsi="Calibri" w:eastAsia="Calibri" w:cs="Calibri"/>
              </w:rPr>
              <w:t>Required</w:t>
            </w:r>
          </w:p>
        </w:tc>
        <w:tc>
          <w:tcPr>
            <w:tcW w:w="1842" w:type="dxa"/>
          </w:tcPr>
          <w:p w:rsidR="00DC21A2" w:rsidRDefault="00DC21A2" w14:paraId="152B910D" w14:textId="77777777">
            <w:pPr>
              <w:rPr>
                <w:rFonts w:ascii="Calibri" w:hAnsi="Calibri" w:eastAsia="Calibri" w:cs="Calibri"/>
              </w:rPr>
            </w:pPr>
          </w:p>
        </w:tc>
        <w:tc>
          <w:tcPr>
            <w:tcW w:w="1650" w:type="dxa"/>
          </w:tcPr>
          <w:p w:rsidR="00DC21A2" w:rsidRDefault="00DC21A2" w14:paraId="43685226" w14:textId="77777777">
            <w:pPr>
              <w:rPr>
                <w:rFonts w:ascii="Calibri" w:hAnsi="Calibri" w:eastAsia="Calibri" w:cs="Calibri"/>
              </w:rPr>
            </w:pPr>
          </w:p>
        </w:tc>
      </w:tr>
      <w:tr w:rsidR="00DC21A2" w14:paraId="20CCDE89" w14:textId="77777777">
        <w:trPr>
          <w:trHeight w:val="232"/>
        </w:trPr>
        <w:tc>
          <w:tcPr>
            <w:tcW w:w="852" w:type="dxa"/>
          </w:tcPr>
          <w:p w:rsidR="00DC21A2" w:rsidRDefault="0091387A" w14:paraId="525DBC72" w14:textId="77777777">
            <w:pPr>
              <w:jc w:val="center"/>
              <w:rPr>
                <w:rFonts w:ascii="Calibri" w:hAnsi="Calibri" w:eastAsia="Calibri" w:cs="Calibri"/>
              </w:rPr>
            </w:pPr>
            <w:r>
              <w:rPr>
                <w:rFonts w:ascii="Calibri" w:hAnsi="Calibri" w:eastAsia="Calibri" w:cs="Calibri"/>
              </w:rPr>
              <w:t>9</w:t>
            </w:r>
          </w:p>
        </w:tc>
        <w:tc>
          <w:tcPr>
            <w:tcW w:w="1978" w:type="dxa"/>
          </w:tcPr>
          <w:p w:rsidR="00DC21A2" w:rsidRDefault="0091387A" w14:paraId="711350C1" w14:textId="77777777">
            <w:pPr>
              <w:rPr>
                <w:rFonts w:ascii="Calibri" w:hAnsi="Calibri" w:eastAsia="Calibri" w:cs="Calibri"/>
              </w:rPr>
            </w:pPr>
            <w:r>
              <w:rPr>
                <w:rFonts w:ascii="Calibri" w:hAnsi="Calibri" w:eastAsia="Calibri" w:cs="Calibri"/>
              </w:rPr>
              <w:t>State</w:t>
            </w:r>
          </w:p>
        </w:tc>
        <w:tc>
          <w:tcPr>
            <w:tcW w:w="1701" w:type="dxa"/>
          </w:tcPr>
          <w:p w:rsidR="00DC21A2" w:rsidRDefault="0091387A" w14:paraId="0D0DF92C" w14:textId="77777777">
            <w:pPr>
              <w:rPr>
                <w:rFonts w:ascii="Calibri" w:hAnsi="Calibri" w:eastAsia="Calibri" w:cs="Calibri"/>
              </w:rPr>
            </w:pPr>
            <w:r>
              <w:rPr>
                <w:rFonts w:ascii="Calibri" w:hAnsi="Calibri" w:eastAsia="Calibri" w:cs="Calibri"/>
              </w:rPr>
              <w:t>Dropdown</w:t>
            </w:r>
          </w:p>
        </w:tc>
        <w:tc>
          <w:tcPr>
            <w:tcW w:w="1560" w:type="dxa"/>
          </w:tcPr>
          <w:p w:rsidR="00DC21A2" w:rsidRDefault="0091387A" w14:paraId="6C1CC69A" w14:textId="77777777">
            <w:pPr>
              <w:rPr>
                <w:rFonts w:ascii="Calibri" w:hAnsi="Calibri" w:eastAsia="Calibri" w:cs="Calibri"/>
              </w:rPr>
            </w:pPr>
            <w:r>
              <w:rPr>
                <w:rFonts w:ascii="Calibri" w:hAnsi="Calibri" w:eastAsia="Calibri" w:cs="Calibri"/>
              </w:rPr>
              <w:t>Required</w:t>
            </w:r>
          </w:p>
        </w:tc>
        <w:tc>
          <w:tcPr>
            <w:tcW w:w="1842" w:type="dxa"/>
          </w:tcPr>
          <w:p w:rsidR="00DC21A2" w:rsidRDefault="00DC21A2" w14:paraId="26FBF5F0" w14:textId="77777777">
            <w:pPr>
              <w:rPr>
                <w:rFonts w:ascii="Calibri" w:hAnsi="Calibri" w:eastAsia="Calibri" w:cs="Calibri"/>
              </w:rPr>
            </w:pPr>
          </w:p>
        </w:tc>
        <w:tc>
          <w:tcPr>
            <w:tcW w:w="1650" w:type="dxa"/>
          </w:tcPr>
          <w:p w:rsidR="00DC21A2" w:rsidRDefault="00DC21A2" w14:paraId="2B16B28F" w14:textId="77777777">
            <w:pPr>
              <w:rPr>
                <w:rFonts w:ascii="Calibri" w:hAnsi="Calibri" w:eastAsia="Calibri" w:cs="Calibri"/>
              </w:rPr>
            </w:pPr>
          </w:p>
        </w:tc>
      </w:tr>
      <w:tr w:rsidR="00DC21A2" w14:paraId="2DA0BFBD" w14:textId="77777777">
        <w:trPr>
          <w:trHeight w:val="232"/>
        </w:trPr>
        <w:tc>
          <w:tcPr>
            <w:tcW w:w="852" w:type="dxa"/>
          </w:tcPr>
          <w:p w:rsidR="00DC21A2" w:rsidRDefault="0091387A" w14:paraId="6E81E54A" w14:textId="77777777">
            <w:pPr>
              <w:jc w:val="center"/>
              <w:rPr>
                <w:rFonts w:ascii="Calibri" w:hAnsi="Calibri" w:eastAsia="Calibri" w:cs="Calibri"/>
              </w:rPr>
            </w:pPr>
            <w:r>
              <w:rPr>
                <w:rFonts w:ascii="Calibri" w:hAnsi="Calibri" w:eastAsia="Calibri" w:cs="Calibri"/>
              </w:rPr>
              <w:t>10</w:t>
            </w:r>
          </w:p>
        </w:tc>
        <w:tc>
          <w:tcPr>
            <w:tcW w:w="1978" w:type="dxa"/>
          </w:tcPr>
          <w:p w:rsidR="00DC21A2" w:rsidRDefault="0091387A" w14:paraId="08463894" w14:textId="77777777">
            <w:pPr>
              <w:rPr>
                <w:rFonts w:ascii="Calibri" w:hAnsi="Calibri" w:eastAsia="Calibri" w:cs="Calibri"/>
              </w:rPr>
            </w:pPr>
            <w:r>
              <w:rPr>
                <w:rFonts w:ascii="Calibri" w:hAnsi="Calibri" w:eastAsia="Calibri" w:cs="Calibri"/>
              </w:rPr>
              <w:t>City</w:t>
            </w:r>
          </w:p>
        </w:tc>
        <w:tc>
          <w:tcPr>
            <w:tcW w:w="1701" w:type="dxa"/>
          </w:tcPr>
          <w:p w:rsidR="00DC21A2" w:rsidRDefault="0091387A" w14:paraId="08F54070" w14:textId="77777777">
            <w:pPr>
              <w:rPr>
                <w:rFonts w:ascii="Calibri" w:hAnsi="Calibri" w:eastAsia="Calibri" w:cs="Calibri"/>
              </w:rPr>
            </w:pPr>
            <w:r>
              <w:rPr>
                <w:rFonts w:ascii="Calibri" w:hAnsi="Calibri" w:eastAsia="Calibri" w:cs="Calibri"/>
              </w:rPr>
              <w:t>Dropdown</w:t>
            </w:r>
          </w:p>
        </w:tc>
        <w:tc>
          <w:tcPr>
            <w:tcW w:w="1560" w:type="dxa"/>
          </w:tcPr>
          <w:p w:rsidR="00DC21A2" w:rsidRDefault="0091387A" w14:paraId="43B5C4C8" w14:textId="77777777">
            <w:pPr>
              <w:rPr>
                <w:rFonts w:ascii="Calibri" w:hAnsi="Calibri" w:eastAsia="Calibri" w:cs="Calibri"/>
              </w:rPr>
            </w:pPr>
            <w:r>
              <w:rPr>
                <w:rFonts w:ascii="Calibri" w:hAnsi="Calibri" w:eastAsia="Calibri" w:cs="Calibri"/>
              </w:rPr>
              <w:t>Required</w:t>
            </w:r>
          </w:p>
        </w:tc>
        <w:tc>
          <w:tcPr>
            <w:tcW w:w="1842" w:type="dxa"/>
          </w:tcPr>
          <w:p w:rsidR="00DC21A2" w:rsidRDefault="00DC21A2" w14:paraId="2F4AFA0F" w14:textId="77777777">
            <w:pPr>
              <w:rPr>
                <w:rFonts w:ascii="Calibri" w:hAnsi="Calibri" w:eastAsia="Calibri" w:cs="Calibri"/>
              </w:rPr>
            </w:pPr>
          </w:p>
        </w:tc>
        <w:tc>
          <w:tcPr>
            <w:tcW w:w="1650" w:type="dxa"/>
          </w:tcPr>
          <w:p w:rsidR="00DC21A2" w:rsidRDefault="00DC21A2" w14:paraId="6A67DD46" w14:textId="77777777">
            <w:pPr>
              <w:rPr>
                <w:rFonts w:ascii="Calibri" w:hAnsi="Calibri" w:eastAsia="Calibri" w:cs="Calibri"/>
              </w:rPr>
            </w:pPr>
          </w:p>
        </w:tc>
      </w:tr>
      <w:tr w:rsidR="00DC21A2" w14:paraId="6D10BBA8" w14:textId="77777777">
        <w:trPr>
          <w:trHeight w:val="232"/>
        </w:trPr>
        <w:tc>
          <w:tcPr>
            <w:tcW w:w="852" w:type="dxa"/>
          </w:tcPr>
          <w:p w:rsidR="00DC21A2" w:rsidRDefault="0091387A" w14:paraId="0AE8926D" w14:textId="77777777">
            <w:pPr>
              <w:jc w:val="center"/>
              <w:rPr>
                <w:rFonts w:ascii="Calibri" w:hAnsi="Calibri" w:eastAsia="Calibri" w:cs="Calibri"/>
              </w:rPr>
            </w:pPr>
            <w:r>
              <w:rPr>
                <w:rFonts w:ascii="Calibri" w:hAnsi="Calibri" w:eastAsia="Calibri" w:cs="Calibri"/>
              </w:rPr>
              <w:t>11</w:t>
            </w:r>
          </w:p>
        </w:tc>
        <w:tc>
          <w:tcPr>
            <w:tcW w:w="1978" w:type="dxa"/>
          </w:tcPr>
          <w:p w:rsidR="00DC21A2" w:rsidRDefault="0091387A" w14:paraId="17460E22" w14:textId="77777777">
            <w:pPr>
              <w:rPr>
                <w:rFonts w:ascii="Calibri" w:hAnsi="Calibri" w:eastAsia="Calibri" w:cs="Calibri"/>
              </w:rPr>
            </w:pPr>
            <w:r>
              <w:rPr>
                <w:rFonts w:ascii="Calibri" w:hAnsi="Calibri" w:eastAsia="Calibri" w:cs="Calibri"/>
              </w:rPr>
              <w:t>Postal Code</w:t>
            </w:r>
          </w:p>
        </w:tc>
        <w:tc>
          <w:tcPr>
            <w:tcW w:w="1701" w:type="dxa"/>
          </w:tcPr>
          <w:p w:rsidR="00DC21A2" w:rsidRDefault="0091387A" w14:paraId="7598DA1B" w14:textId="77777777">
            <w:pPr>
              <w:rPr>
                <w:rFonts w:ascii="Calibri" w:hAnsi="Calibri" w:eastAsia="Calibri" w:cs="Calibri"/>
              </w:rPr>
            </w:pPr>
            <w:r>
              <w:rPr>
                <w:rFonts w:ascii="Calibri" w:hAnsi="Calibri" w:eastAsia="Calibri" w:cs="Calibri"/>
              </w:rPr>
              <w:t>Text box</w:t>
            </w:r>
          </w:p>
        </w:tc>
        <w:tc>
          <w:tcPr>
            <w:tcW w:w="1560" w:type="dxa"/>
          </w:tcPr>
          <w:p w:rsidR="00DC21A2" w:rsidRDefault="0091387A" w14:paraId="03F44103" w14:textId="77777777">
            <w:pPr>
              <w:rPr>
                <w:rFonts w:ascii="Calibri" w:hAnsi="Calibri" w:eastAsia="Calibri" w:cs="Calibri"/>
              </w:rPr>
            </w:pPr>
            <w:r>
              <w:rPr>
                <w:rFonts w:ascii="Calibri" w:hAnsi="Calibri" w:eastAsia="Calibri" w:cs="Calibri"/>
              </w:rPr>
              <w:t>Required</w:t>
            </w:r>
          </w:p>
        </w:tc>
        <w:tc>
          <w:tcPr>
            <w:tcW w:w="1842" w:type="dxa"/>
          </w:tcPr>
          <w:p w:rsidR="00DC21A2" w:rsidRDefault="00DC21A2" w14:paraId="4C6EC5AA" w14:textId="77777777">
            <w:pPr>
              <w:rPr>
                <w:rFonts w:ascii="Calibri" w:hAnsi="Calibri" w:eastAsia="Calibri" w:cs="Calibri"/>
              </w:rPr>
            </w:pPr>
          </w:p>
        </w:tc>
        <w:tc>
          <w:tcPr>
            <w:tcW w:w="1650" w:type="dxa"/>
          </w:tcPr>
          <w:p w:rsidR="00DC21A2" w:rsidRDefault="00DC21A2" w14:paraId="50A1DFBA" w14:textId="77777777">
            <w:pPr>
              <w:rPr>
                <w:rFonts w:ascii="Calibri" w:hAnsi="Calibri" w:eastAsia="Calibri" w:cs="Calibri"/>
              </w:rPr>
            </w:pPr>
          </w:p>
        </w:tc>
      </w:tr>
      <w:tr w:rsidR="00DC21A2" w14:paraId="0D5747CB" w14:textId="77777777">
        <w:trPr>
          <w:trHeight w:val="232"/>
        </w:trPr>
        <w:tc>
          <w:tcPr>
            <w:tcW w:w="852" w:type="dxa"/>
          </w:tcPr>
          <w:p w:rsidR="00DC21A2" w:rsidRDefault="00DC21A2" w14:paraId="35FC1B1C" w14:textId="77777777">
            <w:pPr>
              <w:jc w:val="center"/>
              <w:rPr>
                <w:rFonts w:ascii="Calibri" w:hAnsi="Calibri" w:eastAsia="Calibri" w:cs="Calibri"/>
              </w:rPr>
            </w:pPr>
          </w:p>
        </w:tc>
        <w:tc>
          <w:tcPr>
            <w:tcW w:w="1978" w:type="dxa"/>
          </w:tcPr>
          <w:p w:rsidR="00DC21A2" w:rsidRDefault="0091387A" w14:paraId="23A8DD69" w14:textId="77777777">
            <w:pPr>
              <w:rPr>
                <w:rFonts w:ascii="Calibri" w:hAnsi="Calibri" w:eastAsia="Calibri" w:cs="Calibri"/>
              </w:rPr>
            </w:pPr>
            <w:r>
              <w:rPr>
                <w:rFonts w:ascii="Calibri" w:hAnsi="Calibri" w:eastAsia="Calibri" w:cs="Calibri"/>
              </w:rPr>
              <w:t>KYC Verification Details</w:t>
            </w:r>
          </w:p>
        </w:tc>
        <w:tc>
          <w:tcPr>
            <w:tcW w:w="1701" w:type="dxa"/>
          </w:tcPr>
          <w:p w:rsidR="00DC21A2" w:rsidRDefault="00DC21A2" w14:paraId="2042CFA0" w14:textId="77777777">
            <w:pPr>
              <w:rPr>
                <w:rFonts w:ascii="Calibri" w:hAnsi="Calibri" w:eastAsia="Calibri" w:cs="Calibri"/>
              </w:rPr>
            </w:pPr>
          </w:p>
        </w:tc>
        <w:tc>
          <w:tcPr>
            <w:tcW w:w="1560" w:type="dxa"/>
          </w:tcPr>
          <w:p w:rsidR="00DC21A2" w:rsidRDefault="0091387A" w14:paraId="3E23F5BB" w14:textId="77777777">
            <w:pPr>
              <w:rPr>
                <w:rFonts w:ascii="Calibri" w:hAnsi="Calibri" w:eastAsia="Calibri" w:cs="Calibri"/>
              </w:rPr>
            </w:pPr>
            <w:r>
              <w:rPr>
                <w:rFonts w:ascii="Calibri" w:hAnsi="Calibri" w:eastAsia="Calibri" w:cs="Calibri"/>
              </w:rPr>
              <w:t>Required</w:t>
            </w:r>
          </w:p>
        </w:tc>
        <w:tc>
          <w:tcPr>
            <w:tcW w:w="1842" w:type="dxa"/>
          </w:tcPr>
          <w:p w:rsidR="00DC21A2" w:rsidRDefault="00DC21A2" w14:paraId="0496E127" w14:textId="77777777">
            <w:pPr>
              <w:rPr>
                <w:rFonts w:ascii="Calibri" w:hAnsi="Calibri" w:eastAsia="Calibri" w:cs="Calibri"/>
              </w:rPr>
            </w:pPr>
          </w:p>
        </w:tc>
        <w:tc>
          <w:tcPr>
            <w:tcW w:w="1650" w:type="dxa"/>
          </w:tcPr>
          <w:p w:rsidR="00DC21A2" w:rsidRDefault="00DC21A2" w14:paraId="2B483CF5" w14:textId="77777777">
            <w:pPr>
              <w:rPr>
                <w:rFonts w:ascii="Calibri" w:hAnsi="Calibri" w:eastAsia="Calibri" w:cs="Calibri"/>
              </w:rPr>
            </w:pPr>
          </w:p>
        </w:tc>
      </w:tr>
      <w:tr w:rsidR="00DC21A2" w14:paraId="078CA3BC" w14:textId="77777777">
        <w:trPr>
          <w:trHeight w:val="232"/>
        </w:trPr>
        <w:tc>
          <w:tcPr>
            <w:tcW w:w="852" w:type="dxa"/>
          </w:tcPr>
          <w:p w:rsidR="00DC21A2" w:rsidRDefault="0091387A" w14:paraId="6869E07B" w14:textId="77777777">
            <w:pPr>
              <w:jc w:val="center"/>
              <w:rPr>
                <w:rFonts w:ascii="Calibri" w:hAnsi="Calibri" w:eastAsia="Calibri" w:cs="Calibri"/>
              </w:rPr>
            </w:pPr>
            <w:r>
              <w:rPr>
                <w:rFonts w:ascii="Calibri" w:hAnsi="Calibri" w:eastAsia="Calibri" w:cs="Calibri"/>
              </w:rPr>
              <w:t>12</w:t>
            </w:r>
          </w:p>
        </w:tc>
        <w:tc>
          <w:tcPr>
            <w:tcW w:w="1978" w:type="dxa"/>
          </w:tcPr>
          <w:p w:rsidR="00DC21A2" w:rsidRDefault="0091387A" w14:paraId="40D5AF31" w14:textId="77777777">
            <w:pPr>
              <w:rPr>
                <w:rFonts w:ascii="Calibri" w:hAnsi="Calibri" w:eastAsia="Calibri" w:cs="Calibri"/>
              </w:rPr>
            </w:pPr>
            <w:r>
              <w:rPr>
                <w:rFonts w:ascii="Calibri" w:hAnsi="Calibri" w:eastAsia="Calibri" w:cs="Calibri"/>
              </w:rPr>
              <w:t>PAN Number and Upload Image</w:t>
            </w:r>
          </w:p>
        </w:tc>
        <w:tc>
          <w:tcPr>
            <w:tcW w:w="1701" w:type="dxa"/>
          </w:tcPr>
          <w:p w:rsidR="00DC21A2" w:rsidRDefault="0091387A" w14:paraId="60AEC2D7" w14:textId="77777777">
            <w:pPr>
              <w:rPr>
                <w:rFonts w:ascii="Calibri" w:hAnsi="Calibri" w:eastAsia="Calibri" w:cs="Calibri"/>
              </w:rPr>
            </w:pPr>
            <w:r>
              <w:rPr>
                <w:rFonts w:ascii="Calibri" w:hAnsi="Calibri" w:eastAsia="Calibri" w:cs="Calibri"/>
              </w:rPr>
              <w:t>Text box and upload document</w:t>
            </w:r>
          </w:p>
        </w:tc>
        <w:tc>
          <w:tcPr>
            <w:tcW w:w="1560" w:type="dxa"/>
          </w:tcPr>
          <w:p w:rsidR="00DC21A2" w:rsidRDefault="0091387A" w14:paraId="2B759C5B" w14:textId="77777777">
            <w:pPr>
              <w:rPr>
                <w:rFonts w:ascii="Calibri" w:hAnsi="Calibri" w:eastAsia="Calibri" w:cs="Calibri"/>
              </w:rPr>
            </w:pPr>
            <w:r>
              <w:rPr>
                <w:rFonts w:ascii="Calibri" w:hAnsi="Calibri" w:eastAsia="Calibri" w:cs="Calibri"/>
              </w:rPr>
              <w:t>Required</w:t>
            </w:r>
          </w:p>
        </w:tc>
        <w:tc>
          <w:tcPr>
            <w:tcW w:w="1842" w:type="dxa"/>
          </w:tcPr>
          <w:p w:rsidR="00DC21A2" w:rsidRDefault="00DC21A2" w14:paraId="59FC1843" w14:textId="77777777">
            <w:pPr>
              <w:rPr>
                <w:rFonts w:ascii="Calibri" w:hAnsi="Calibri" w:eastAsia="Calibri" w:cs="Calibri"/>
              </w:rPr>
            </w:pPr>
          </w:p>
        </w:tc>
        <w:tc>
          <w:tcPr>
            <w:tcW w:w="1650" w:type="dxa"/>
          </w:tcPr>
          <w:p w:rsidR="00DC21A2" w:rsidRDefault="00DC21A2" w14:paraId="373BADF0" w14:textId="77777777">
            <w:pPr>
              <w:rPr>
                <w:rFonts w:ascii="Calibri" w:hAnsi="Calibri" w:eastAsia="Calibri" w:cs="Calibri"/>
              </w:rPr>
            </w:pPr>
          </w:p>
        </w:tc>
      </w:tr>
      <w:tr w:rsidR="00DC21A2" w14:paraId="624D8B70" w14:textId="77777777">
        <w:trPr>
          <w:trHeight w:val="232"/>
        </w:trPr>
        <w:tc>
          <w:tcPr>
            <w:tcW w:w="852" w:type="dxa"/>
          </w:tcPr>
          <w:p w:rsidR="00DC21A2" w:rsidRDefault="0091387A" w14:paraId="39722B14" w14:textId="77777777">
            <w:pPr>
              <w:jc w:val="center"/>
              <w:rPr>
                <w:rFonts w:ascii="Calibri" w:hAnsi="Calibri" w:eastAsia="Calibri" w:cs="Calibri"/>
              </w:rPr>
            </w:pPr>
            <w:r>
              <w:rPr>
                <w:rFonts w:ascii="Calibri" w:hAnsi="Calibri" w:eastAsia="Calibri" w:cs="Calibri"/>
              </w:rPr>
              <w:t>13</w:t>
            </w:r>
          </w:p>
        </w:tc>
        <w:tc>
          <w:tcPr>
            <w:tcW w:w="1978" w:type="dxa"/>
          </w:tcPr>
          <w:p w:rsidR="00DC21A2" w:rsidRDefault="0091387A" w14:paraId="6BEB788D" w14:textId="77777777">
            <w:pPr>
              <w:rPr>
                <w:rFonts w:ascii="Calibri" w:hAnsi="Calibri" w:eastAsia="Calibri" w:cs="Calibri"/>
              </w:rPr>
            </w:pPr>
            <w:r>
              <w:rPr>
                <w:rFonts w:ascii="Calibri" w:hAnsi="Calibri" w:eastAsia="Calibri" w:cs="Calibri"/>
              </w:rPr>
              <w:t>GST Number and Upload Image</w:t>
            </w:r>
          </w:p>
        </w:tc>
        <w:tc>
          <w:tcPr>
            <w:tcW w:w="1701" w:type="dxa"/>
          </w:tcPr>
          <w:p w:rsidR="00DC21A2" w:rsidRDefault="0091387A" w14:paraId="437CB4B4" w14:textId="77777777">
            <w:pPr>
              <w:rPr>
                <w:rFonts w:ascii="Calibri" w:hAnsi="Calibri" w:eastAsia="Calibri" w:cs="Calibri"/>
              </w:rPr>
            </w:pPr>
            <w:r>
              <w:rPr>
                <w:rFonts w:ascii="Calibri" w:hAnsi="Calibri" w:eastAsia="Calibri" w:cs="Calibri"/>
              </w:rPr>
              <w:t>Text box and upload document</w:t>
            </w:r>
          </w:p>
        </w:tc>
        <w:tc>
          <w:tcPr>
            <w:tcW w:w="1560" w:type="dxa"/>
          </w:tcPr>
          <w:p w:rsidR="00DC21A2" w:rsidRDefault="0091387A" w14:paraId="222D446B" w14:textId="77777777">
            <w:pPr>
              <w:rPr>
                <w:rFonts w:ascii="Calibri" w:hAnsi="Calibri" w:eastAsia="Calibri" w:cs="Calibri"/>
              </w:rPr>
            </w:pPr>
            <w:r>
              <w:rPr>
                <w:rFonts w:ascii="Calibri" w:hAnsi="Calibri" w:eastAsia="Calibri" w:cs="Calibri"/>
              </w:rPr>
              <w:t>Required</w:t>
            </w:r>
          </w:p>
        </w:tc>
        <w:tc>
          <w:tcPr>
            <w:tcW w:w="1842" w:type="dxa"/>
          </w:tcPr>
          <w:p w:rsidR="00DC21A2" w:rsidRDefault="00DC21A2" w14:paraId="3DA68D58" w14:textId="77777777">
            <w:pPr>
              <w:rPr>
                <w:rFonts w:ascii="Calibri" w:hAnsi="Calibri" w:eastAsia="Calibri" w:cs="Calibri"/>
              </w:rPr>
            </w:pPr>
          </w:p>
        </w:tc>
        <w:tc>
          <w:tcPr>
            <w:tcW w:w="1650" w:type="dxa"/>
          </w:tcPr>
          <w:p w:rsidR="00DC21A2" w:rsidRDefault="00DC21A2" w14:paraId="398945F5" w14:textId="77777777">
            <w:pPr>
              <w:rPr>
                <w:rFonts w:ascii="Calibri" w:hAnsi="Calibri" w:eastAsia="Calibri" w:cs="Calibri"/>
              </w:rPr>
            </w:pPr>
          </w:p>
        </w:tc>
      </w:tr>
      <w:tr w:rsidR="00DC21A2" w14:paraId="572B1245" w14:textId="77777777">
        <w:trPr>
          <w:trHeight w:val="232"/>
        </w:trPr>
        <w:tc>
          <w:tcPr>
            <w:tcW w:w="852" w:type="dxa"/>
          </w:tcPr>
          <w:p w:rsidR="00DC21A2" w:rsidRDefault="0091387A" w14:paraId="53EB33CF" w14:textId="77777777">
            <w:pPr>
              <w:jc w:val="center"/>
              <w:rPr>
                <w:rFonts w:ascii="Calibri" w:hAnsi="Calibri" w:eastAsia="Calibri" w:cs="Calibri"/>
              </w:rPr>
            </w:pPr>
            <w:r>
              <w:rPr>
                <w:rFonts w:ascii="Calibri" w:hAnsi="Calibri" w:eastAsia="Calibri" w:cs="Calibri"/>
              </w:rPr>
              <w:t>14</w:t>
            </w:r>
          </w:p>
        </w:tc>
        <w:tc>
          <w:tcPr>
            <w:tcW w:w="1978" w:type="dxa"/>
          </w:tcPr>
          <w:p w:rsidR="00DC21A2" w:rsidRDefault="0091387A" w14:paraId="012F6A2A" w14:textId="77777777">
            <w:pPr>
              <w:rPr>
                <w:rFonts w:ascii="Calibri" w:hAnsi="Calibri" w:eastAsia="Calibri" w:cs="Calibri"/>
              </w:rPr>
            </w:pPr>
            <w:r>
              <w:rPr>
                <w:rFonts w:ascii="Calibri" w:hAnsi="Calibri" w:eastAsia="Calibri" w:cs="Calibri"/>
              </w:rPr>
              <w:t>Aadhaar Number &amp; Upload Image</w:t>
            </w:r>
          </w:p>
        </w:tc>
        <w:tc>
          <w:tcPr>
            <w:tcW w:w="1701" w:type="dxa"/>
          </w:tcPr>
          <w:p w:rsidR="00DC21A2" w:rsidRDefault="0091387A" w14:paraId="13087832" w14:textId="77777777">
            <w:pPr>
              <w:rPr>
                <w:rFonts w:ascii="Calibri" w:hAnsi="Calibri" w:eastAsia="Calibri" w:cs="Calibri"/>
              </w:rPr>
            </w:pPr>
            <w:r>
              <w:rPr>
                <w:rFonts w:ascii="Calibri" w:hAnsi="Calibri" w:eastAsia="Calibri" w:cs="Calibri"/>
              </w:rPr>
              <w:t>Text box and upload document</w:t>
            </w:r>
          </w:p>
        </w:tc>
        <w:tc>
          <w:tcPr>
            <w:tcW w:w="1560" w:type="dxa"/>
          </w:tcPr>
          <w:p w:rsidR="00DC21A2" w:rsidRDefault="0091387A" w14:paraId="46F7CCB7" w14:textId="77777777">
            <w:pPr>
              <w:rPr>
                <w:rFonts w:ascii="Calibri" w:hAnsi="Calibri" w:eastAsia="Calibri" w:cs="Calibri"/>
              </w:rPr>
            </w:pPr>
            <w:r>
              <w:rPr>
                <w:rFonts w:ascii="Calibri" w:hAnsi="Calibri" w:eastAsia="Calibri" w:cs="Calibri"/>
              </w:rPr>
              <w:t>Required</w:t>
            </w:r>
          </w:p>
        </w:tc>
        <w:tc>
          <w:tcPr>
            <w:tcW w:w="1842" w:type="dxa"/>
          </w:tcPr>
          <w:p w:rsidR="00DC21A2" w:rsidRDefault="00DC21A2" w14:paraId="2B755073" w14:textId="77777777">
            <w:pPr>
              <w:rPr>
                <w:rFonts w:ascii="Calibri" w:hAnsi="Calibri" w:eastAsia="Calibri" w:cs="Calibri"/>
              </w:rPr>
            </w:pPr>
          </w:p>
        </w:tc>
        <w:tc>
          <w:tcPr>
            <w:tcW w:w="1650" w:type="dxa"/>
          </w:tcPr>
          <w:p w:rsidR="00DC21A2" w:rsidRDefault="00DC21A2" w14:paraId="4E9C2458" w14:textId="77777777">
            <w:pPr>
              <w:rPr>
                <w:rFonts w:ascii="Calibri" w:hAnsi="Calibri" w:eastAsia="Calibri" w:cs="Calibri"/>
              </w:rPr>
            </w:pPr>
          </w:p>
        </w:tc>
      </w:tr>
      <w:tr w:rsidR="00DC21A2" w14:paraId="3930F2AD" w14:textId="77777777">
        <w:trPr>
          <w:trHeight w:val="232"/>
        </w:trPr>
        <w:tc>
          <w:tcPr>
            <w:tcW w:w="852" w:type="dxa"/>
          </w:tcPr>
          <w:p w:rsidR="00DC21A2" w:rsidRDefault="00DC21A2" w14:paraId="2A68B3CA" w14:textId="77777777">
            <w:pPr>
              <w:jc w:val="center"/>
              <w:rPr>
                <w:rFonts w:ascii="Calibri" w:hAnsi="Calibri" w:eastAsia="Calibri" w:cs="Calibri"/>
              </w:rPr>
            </w:pPr>
          </w:p>
        </w:tc>
        <w:tc>
          <w:tcPr>
            <w:tcW w:w="1978" w:type="dxa"/>
          </w:tcPr>
          <w:p w:rsidR="00DC21A2" w:rsidRDefault="0091387A" w14:paraId="0DC6143E" w14:textId="77777777">
            <w:pPr>
              <w:rPr>
                <w:rFonts w:ascii="Calibri" w:hAnsi="Calibri" w:eastAsia="Calibri" w:cs="Calibri"/>
              </w:rPr>
            </w:pPr>
            <w:r>
              <w:rPr>
                <w:rFonts w:ascii="Calibri" w:hAnsi="Calibri" w:eastAsia="Calibri" w:cs="Calibri"/>
              </w:rPr>
              <w:t>Bank Details</w:t>
            </w:r>
          </w:p>
        </w:tc>
        <w:tc>
          <w:tcPr>
            <w:tcW w:w="1701" w:type="dxa"/>
          </w:tcPr>
          <w:p w:rsidR="00DC21A2" w:rsidRDefault="00DC21A2" w14:paraId="0303496C" w14:textId="77777777">
            <w:pPr>
              <w:rPr>
                <w:rFonts w:ascii="Calibri" w:hAnsi="Calibri" w:eastAsia="Calibri" w:cs="Calibri"/>
              </w:rPr>
            </w:pPr>
          </w:p>
        </w:tc>
        <w:tc>
          <w:tcPr>
            <w:tcW w:w="1560" w:type="dxa"/>
          </w:tcPr>
          <w:p w:rsidR="00DC21A2" w:rsidRDefault="00DC21A2" w14:paraId="30245EDF" w14:textId="77777777">
            <w:pPr>
              <w:rPr>
                <w:rFonts w:ascii="Calibri" w:hAnsi="Calibri" w:eastAsia="Calibri" w:cs="Calibri"/>
              </w:rPr>
            </w:pPr>
          </w:p>
        </w:tc>
        <w:tc>
          <w:tcPr>
            <w:tcW w:w="1842" w:type="dxa"/>
          </w:tcPr>
          <w:p w:rsidR="00DC21A2" w:rsidRDefault="00DC21A2" w14:paraId="7E58520C" w14:textId="77777777">
            <w:pPr>
              <w:rPr>
                <w:rFonts w:ascii="Calibri" w:hAnsi="Calibri" w:eastAsia="Calibri" w:cs="Calibri"/>
              </w:rPr>
            </w:pPr>
          </w:p>
        </w:tc>
        <w:tc>
          <w:tcPr>
            <w:tcW w:w="1650" w:type="dxa"/>
          </w:tcPr>
          <w:p w:rsidR="00DC21A2" w:rsidRDefault="00DC21A2" w14:paraId="1D50A0AE" w14:textId="77777777">
            <w:pPr>
              <w:rPr>
                <w:rFonts w:ascii="Calibri" w:hAnsi="Calibri" w:eastAsia="Calibri" w:cs="Calibri"/>
              </w:rPr>
            </w:pPr>
          </w:p>
        </w:tc>
      </w:tr>
      <w:tr w:rsidR="00DC21A2" w14:paraId="13EF7D9E" w14:textId="77777777">
        <w:trPr>
          <w:trHeight w:val="232"/>
        </w:trPr>
        <w:tc>
          <w:tcPr>
            <w:tcW w:w="852" w:type="dxa"/>
          </w:tcPr>
          <w:p w:rsidR="00DC21A2" w:rsidRDefault="0091387A" w14:paraId="25DAAAEB" w14:textId="77777777">
            <w:pPr>
              <w:jc w:val="center"/>
              <w:rPr>
                <w:rFonts w:ascii="Calibri" w:hAnsi="Calibri" w:eastAsia="Calibri" w:cs="Calibri"/>
              </w:rPr>
            </w:pPr>
            <w:r>
              <w:rPr>
                <w:rFonts w:ascii="Calibri" w:hAnsi="Calibri" w:eastAsia="Calibri" w:cs="Calibri"/>
              </w:rPr>
              <w:t>15</w:t>
            </w:r>
          </w:p>
        </w:tc>
        <w:tc>
          <w:tcPr>
            <w:tcW w:w="1978" w:type="dxa"/>
          </w:tcPr>
          <w:p w:rsidR="00DC21A2" w:rsidRDefault="0091387A" w14:paraId="50DBCB91" w14:textId="77777777">
            <w:pPr>
              <w:rPr>
                <w:rFonts w:ascii="Calibri" w:hAnsi="Calibri" w:eastAsia="Calibri" w:cs="Calibri"/>
              </w:rPr>
            </w:pPr>
            <w:r>
              <w:rPr>
                <w:rFonts w:ascii="Calibri" w:hAnsi="Calibri" w:eastAsia="Calibri" w:cs="Calibri"/>
              </w:rPr>
              <w:t>Account Number</w:t>
            </w:r>
          </w:p>
        </w:tc>
        <w:tc>
          <w:tcPr>
            <w:tcW w:w="1701" w:type="dxa"/>
          </w:tcPr>
          <w:p w:rsidR="00DC21A2" w:rsidRDefault="00DC21A2" w14:paraId="1B1D5D7C" w14:textId="77777777">
            <w:pPr>
              <w:rPr>
                <w:rFonts w:ascii="Calibri" w:hAnsi="Calibri" w:eastAsia="Calibri" w:cs="Calibri"/>
              </w:rPr>
            </w:pPr>
          </w:p>
        </w:tc>
        <w:tc>
          <w:tcPr>
            <w:tcW w:w="1560" w:type="dxa"/>
          </w:tcPr>
          <w:p w:rsidR="00DC21A2" w:rsidRDefault="00DC21A2" w14:paraId="50980F6D" w14:textId="77777777">
            <w:pPr>
              <w:rPr>
                <w:rFonts w:ascii="Calibri" w:hAnsi="Calibri" w:eastAsia="Calibri" w:cs="Calibri"/>
              </w:rPr>
            </w:pPr>
          </w:p>
        </w:tc>
        <w:tc>
          <w:tcPr>
            <w:tcW w:w="1842" w:type="dxa"/>
          </w:tcPr>
          <w:p w:rsidR="00DC21A2" w:rsidRDefault="00DC21A2" w14:paraId="749496F8" w14:textId="77777777">
            <w:pPr>
              <w:rPr>
                <w:rFonts w:ascii="Calibri" w:hAnsi="Calibri" w:eastAsia="Calibri" w:cs="Calibri"/>
              </w:rPr>
            </w:pPr>
          </w:p>
        </w:tc>
        <w:tc>
          <w:tcPr>
            <w:tcW w:w="1650" w:type="dxa"/>
          </w:tcPr>
          <w:p w:rsidR="00DC21A2" w:rsidRDefault="00DC21A2" w14:paraId="0370A826" w14:textId="77777777">
            <w:pPr>
              <w:rPr>
                <w:rFonts w:ascii="Calibri" w:hAnsi="Calibri" w:eastAsia="Calibri" w:cs="Calibri"/>
              </w:rPr>
            </w:pPr>
          </w:p>
        </w:tc>
      </w:tr>
      <w:tr w:rsidR="00DC21A2" w14:paraId="76A69D8C" w14:textId="77777777">
        <w:trPr>
          <w:trHeight w:val="232"/>
        </w:trPr>
        <w:tc>
          <w:tcPr>
            <w:tcW w:w="852" w:type="dxa"/>
          </w:tcPr>
          <w:p w:rsidR="00DC21A2" w:rsidRDefault="0091387A" w14:paraId="65B2D8A2" w14:textId="77777777">
            <w:pPr>
              <w:jc w:val="center"/>
              <w:rPr>
                <w:rFonts w:ascii="Calibri" w:hAnsi="Calibri" w:eastAsia="Calibri" w:cs="Calibri"/>
              </w:rPr>
            </w:pPr>
            <w:r>
              <w:rPr>
                <w:rFonts w:ascii="Calibri" w:hAnsi="Calibri" w:eastAsia="Calibri" w:cs="Calibri"/>
              </w:rPr>
              <w:t>16</w:t>
            </w:r>
          </w:p>
        </w:tc>
        <w:tc>
          <w:tcPr>
            <w:tcW w:w="1978" w:type="dxa"/>
          </w:tcPr>
          <w:p w:rsidR="00DC21A2" w:rsidRDefault="0091387A" w14:paraId="192DAE93" w14:textId="77777777">
            <w:pPr>
              <w:rPr>
                <w:rFonts w:ascii="Calibri" w:hAnsi="Calibri" w:eastAsia="Calibri" w:cs="Calibri"/>
              </w:rPr>
            </w:pPr>
            <w:r>
              <w:rPr>
                <w:rFonts w:ascii="Calibri" w:hAnsi="Calibri" w:eastAsia="Calibri" w:cs="Calibri"/>
              </w:rPr>
              <w:t>Account Name</w:t>
            </w:r>
          </w:p>
        </w:tc>
        <w:tc>
          <w:tcPr>
            <w:tcW w:w="1701" w:type="dxa"/>
          </w:tcPr>
          <w:p w:rsidR="00DC21A2" w:rsidRDefault="00DC21A2" w14:paraId="088EEA37" w14:textId="77777777">
            <w:pPr>
              <w:rPr>
                <w:rFonts w:ascii="Calibri" w:hAnsi="Calibri" w:eastAsia="Calibri" w:cs="Calibri"/>
              </w:rPr>
            </w:pPr>
          </w:p>
        </w:tc>
        <w:tc>
          <w:tcPr>
            <w:tcW w:w="1560" w:type="dxa"/>
          </w:tcPr>
          <w:p w:rsidR="00DC21A2" w:rsidRDefault="00DC21A2" w14:paraId="6DBBE4EB" w14:textId="77777777">
            <w:pPr>
              <w:rPr>
                <w:rFonts w:ascii="Calibri" w:hAnsi="Calibri" w:eastAsia="Calibri" w:cs="Calibri"/>
              </w:rPr>
            </w:pPr>
          </w:p>
        </w:tc>
        <w:tc>
          <w:tcPr>
            <w:tcW w:w="1842" w:type="dxa"/>
          </w:tcPr>
          <w:p w:rsidR="00DC21A2" w:rsidRDefault="00DC21A2" w14:paraId="5C49FA43" w14:textId="77777777">
            <w:pPr>
              <w:rPr>
                <w:rFonts w:ascii="Calibri" w:hAnsi="Calibri" w:eastAsia="Calibri" w:cs="Calibri"/>
              </w:rPr>
            </w:pPr>
          </w:p>
        </w:tc>
        <w:tc>
          <w:tcPr>
            <w:tcW w:w="1650" w:type="dxa"/>
          </w:tcPr>
          <w:p w:rsidR="00DC21A2" w:rsidRDefault="00DC21A2" w14:paraId="1D12D5F3" w14:textId="77777777">
            <w:pPr>
              <w:rPr>
                <w:rFonts w:ascii="Calibri" w:hAnsi="Calibri" w:eastAsia="Calibri" w:cs="Calibri"/>
              </w:rPr>
            </w:pPr>
          </w:p>
        </w:tc>
      </w:tr>
      <w:tr w:rsidR="00DC21A2" w14:paraId="1167DBE9" w14:textId="77777777">
        <w:trPr>
          <w:trHeight w:val="232"/>
        </w:trPr>
        <w:tc>
          <w:tcPr>
            <w:tcW w:w="852" w:type="dxa"/>
          </w:tcPr>
          <w:p w:rsidR="00DC21A2" w:rsidRDefault="0091387A" w14:paraId="70F6EEA1" w14:textId="77777777">
            <w:pPr>
              <w:jc w:val="center"/>
              <w:rPr>
                <w:rFonts w:ascii="Calibri" w:hAnsi="Calibri" w:eastAsia="Calibri" w:cs="Calibri"/>
              </w:rPr>
            </w:pPr>
            <w:r>
              <w:rPr>
                <w:rFonts w:ascii="Calibri" w:hAnsi="Calibri" w:eastAsia="Calibri" w:cs="Calibri"/>
              </w:rPr>
              <w:t>17</w:t>
            </w:r>
          </w:p>
        </w:tc>
        <w:tc>
          <w:tcPr>
            <w:tcW w:w="1978" w:type="dxa"/>
          </w:tcPr>
          <w:p w:rsidR="00DC21A2" w:rsidRDefault="0091387A" w14:paraId="4C2D908C" w14:textId="77777777">
            <w:pPr>
              <w:rPr>
                <w:rFonts w:ascii="Calibri" w:hAnsi="Calibri" w:eastAsia="Calibri" w:cs="Calibri"/>
              </w:rPr>
            </w:pPr>
            <w:r>
              <w:rPr>
                <w:rFonts w:ascii="Calibri" w:hAnsi="Calibri" w:eastAsia="Calibri" w:cs="Calibri"/>
              </w:rPr>
              <w:t>Account Type</w:t>
            </w:r>
          </w:p>
        </w:tc>
        <w:tc>
          <w:tcPr>
            <w:tcW w:w="1701" w:type="dxa"/>
          </w:tcPr>
          <w:p w:rsidR="00DC21A2" w:rsidRDefault="00DC21A2" w14:paraId="0B0F20A8" w14:textId="77777777">
            <w:pPr>
              <w:rPr>
                <w:rFonts w:ascii="Calibri" w:hAnsi="Calibri" w:eastAsia="Calibri" w:cs="Calibri"/>
              </w:rPr>
            </w:pPr>
          </w:p>
        </w:tc>
        <w:tc>
          <w:tcPr>
            <w:tcW w:w="1560" w:type="dxa"/>
          </w:tcPr>
          <w:p w:rsidR="00DC21A2" w:rsidRDefault="00DC21A2" w14:paraId="5E647FAE" w14:textId="77777777">
            <w:pPr>
              <w:rPr>
                <w:rFonts w:ascii="Calibri" w:hAnsi="Calibri" w:eastAsia="Calibri" w:cs="Calibri"/>
              </w:rPr>
            </w:pPr>
          </w:p>
        </w:tc>
        <w:tc>
          <w:tcPr>
            <w:tcW w:w="1842" w:type="dxa"/>
          </w:tcPr>
          <w:p w:rsidR="00DC21A2" w:rsidRDefault="00DC21A2" w14:paraId="50832E52" w14:textId="77777777">
            <w:pPr>
              <w:rPr>
                <w:rFonts w:ascii="Calibri" w:hAnsi="Calibri" w:eastAsia="Calibri" w:cs="Calibri"/>
              </w:rPr>
            </w:pPr>
          </w:p>
        </w:tc>
        <w:tc>
          <w:tcPr>
            <w:tcW w:w="1650" w:type="dxa"/>
          </w:tcPr>
          <w:p w:rsidR="00DC21A2" w:rsidRDefault="00DC21A2" w14:paraId="5394E025" w14:textId="77777777">
            <w:pPr>
              <w:rPr>
                <w:rFonts w:ascii="Calibri" w:hAnsi="Calibri" w:eastAsia="Calibri" w:cs="Calibri"/>
              </w:rPr>
            </w:pPr>
          </w:p>
        </w:tc>
      </w:tr>
      <w:tr w:rsidR="00DC21A2" w14:paraId="05D2932B" w14:textId="77777777">
        <w:trPr>
          <w:trHeight w:val="232"/>
        </w:trPr>
        <w:tc>
          <w:tcPr>
            <w:tcW w:w="852" w:type="dxa"/>
          </w:tcPr>
          <w:p w:rsidR="00DC21A2" w:rsidRDefault="0091387A" w14:paraId="586C45C5" w14:textId="77777777">
            <w:pPr>
              <w:jc w:val="center"/>
              <w:rPr>
                <w:rFonts w:ascii="Calibri" w:hAnsi="Calibri" w:eastAsia="Calibri" w:cs="Calibri"/>
              </w:rPr>
            </w:pPr>
            <w:r>
              <w:rPr>
                <w:rFonts w:ascii="Calibri" w:hAnsi="Calibri" w:eastAsia="Calibri" w:cs="Calibri"/>
              </w:rPr>
              <w:t>18</w:t>
            </w:r>
          </w:p>
        </w:tc>
        <w:tc>
          <w:tcPr>
            <w:tcW w:w="1978" w:type="dxa"/>
          </w:tcPr>
          <w:p w:rsidR="00DC21A2" w:rsidRDefault="0091387A" w14:paraId="4CBD8563" w14:textId="77777777">
            <w:pPr>
              <w:rPr>
                <w:rFonts w:ascii="Calibri" w:hAnsi="Calibri" w:eastAsia="Calibri" w:cs="Calibri"/>
              </w:rPr>
            </w:pPr>
            <w:r>
              <w:rPr>
                <w:rFonts w:ascii="Calibri" w:hAnsi="Calibri" w:eastAsia="Calibri" w:cs="Calibri"/>
              </w:rPr>
              <w:t>Branch</w:t>
            </w:r>
          </w:p>
        </w:tc>
        <w:tc>
          <w:tcPr>
            <w:tcW w:w="1701" w:type="dxa"/>
          </w:tcPr>
          <w:p w:rsidR="00DC21A2" w:rsidRDefault="00DC21A2" w14:paraId="1DB2F33F" w14:textId="77777777">
            <w:pPr>
              <w:rPr>
                <w:rFonts w:ascii="Calibri" w:hAnsi="Calibri" w:eastAsia="Calibri" w:cs="Calibri"/>
              </w:rPr>
            </w:pPr>
          </w:p>
        </w:tc>
        <w:tc>
          <w:tcPr>
            <w:tcW w:w="1560" w:type="dxa"/>
          </w:tcPr>
          <w:p w:rsidR="00DC21A2" w:rsidRDefault="00DC21A2" w14:paraId="752A67EA" w14:textId="77777777">
            <w:pPr>
              <w:rPr>
                <w:rFonts w:ascii="Calibri" w:hAnsi="Calibri" w:eastAsia="Calibri" w:cs="Calibri"/>
              </w:rPr>
            </w:pPr>
          </w:p>
        </w:tc>
        <w:tc>
          <w:tcPr>
            <w:tcW w:w="1842" w:type="dxa"/>
          </w:tcPr>
          <w:p w:rsidR="00DC21A2" w:rsidRDefault="00DC21A2" w14:paraId="76E16667" w14:textId="77777777">
            <w:pPr>
              <w:rPr>
                <w:rFonts w:ascii="Calibri" w:hAnsi="Calibri" w:eastAsia="Calibri" w:cs="Calibri"/>
              </w:rPr>
            </w:pPr>
          </w:p>
        </w:tc>
        <w:tc>
          <w:tcPr>
            <w:tcW w:w="1650" w:type="dxa"/>
          </w:tcPr>
          <w:p w:rsidR="00DC21A2" w:rsidRDefault="00DC21A2" w14:paraId="40227AEC" w14:textId="77777777">
            <w:pPr>
              <w:rPr>
                <w:rFonts w:ascii="Calibri" w:hAnsi="Calibri" w:eastAsia="Calibri" w:cs="Calibri"/>
              </w:rPr>
            </w:pPr>
          </w:p>
        </w:tc>
      </w:tr>
      <w:tr w:rsidR="00DC21A2" w14:paraId="5A1C5245" w14:textId="77777777">
        <w:trPr>
          <w:trHeight w:val="232"/>
        </w:trPr>
        <w:tc>
          <w:tcPr>
            <w:tcW w:w="852" w:type="dxa"/>
          </w:tcPr>
          <w:p w:rsidR="00DC21A2" w:rsidRDefault="0091387A" w14:paraId="7A648D84" w14:textId="77777777">
            <w:pPr>
              <w:jc w:val="center"/>
              <w:rPr>
                <w:rFonts w:ascii="Calibri" w:hAnsi="Calibri" w:eastAsia="Calibri" w:cs="Calibri"/>
              </w:rPr>
            </w:pPr>
            <w:r>
              <w:rPr>
                <w:rFonts w:ascii="Calibri" w:hAnsi="Calibri" w:eastAsia="Calibri" w:cs="Calibri"/>
              </w:rPr>
              <w:t>19</w:t>
            </w:r>
          </w:p>
        </w:tc>
        <w:tc>
          <w:tcPr>
            <w:tcW w:w="1978" w:type="dxa"/>
          </w:tcPr>
          <w:p w:rsidR="00DC21A2" w:rsidRDefault="0091387A" w14:paraId="7E960A4B" w14:textId="77777777">
            <w:pPr>
              <w:rPr>
                <w:rFonts w:ascii="Calibri" w:hAnsi="Calibri" w:eastAsia="Calibri" w:cs="Calibri"/>
              </w:rPr>
            </w:pPr>
            <w:r>
              <w:rPr>
                <w:rFonts w:ascii="Calibri" w:hAnsi="Calibri" w:eastAsia="Calibri" w:cs="Calibri"/>
              </w:rPr>
              <w:t>IFSC Code</w:t>
            </w:r>
          </w:p>
        </w:tc>
        <w:tc>
          <w:tcPr>
            <w:tcW w:w="1701" w:type="dxa"/>
          </w:tcPr>
          <w:p w:rsidR="00DC21A2" w:rsidRDefault="00DC21A2" w14:paraId="5D15DD80" w14:textId="77777777">
            <w:pPr>
              <w:rPr>
                <w:rFonts w:ascii="Calibri" w:hAnsi="Calibri" w:eastAsia="Calibri" w:cs="Calibri"/>
              </w:rPr>
            </w:pPr>
          </w:p>
          <w:p w:rsidR="00DC21A2" w:rsidRDefault="00DC21A2" w14:paraId="2ADF53E3" w14:textId="77777777">
            <w:pPr>
              <w:rPr>
                <w:rFonts w:ascii="Calibri" w:hAnsi="Calibri" w:eastAsia="Calibri" w:cs="Calibri"/>
              </w:rPr>
            </w:pPr>
          </w:p>
        </w:tc>
        <w:tc>
          <w:tcPr>
            <w:tcW w:w="1560" w:type="dxa"/>
          </w:tcPr>
          <w:p w:rsidR="00DC21A2" w:rsidRDefault="00DC21A2" w14:paraId="54A203E1" w14:textId="77777777">
            <w:pPr>
              <w:rPr>
                <w:rFonts w:ascii="Calibri" w:hAnsi="Calibri" w:eastAsia="Calibri" w:cs="Calibri"/>
              </w:rPr>
            </w:pPr>
          </w:p>
        </w:tc>
        <w:tc>
          <w:tcPr>
            <w:tcW w:w="1842" w:type="dxa"/>
          </w:tcPr>
          <w:p w:rsidR="00DC21A2" w:rsidRDefault="00DC21A2" w14:paraId="667BB577" w14:textId="77777777">
            <w:pPr>
              <w:rPr>
                <w:rFonts w:ascii="Calibri" w:hAnsi="Calibri" w:eastAsia="Calibri" w:cs="Calibri"/>
              </w:rPr>
            </w:pPr>
          </w:p>
        </w:tc>
        <w:tc>
          <w:tcPr>
            <w:tcW w:w="1650" w:type="dxa"/>
          </w:tcPr>
          <w:p w:rsidR="00DC21A2" w:rsidRDefault="00DC21A2" w14:paraId="32ED7132" w14:textId="77777777">
            <w:pPr>
              <w:rPr>
                <w:rFonts w:ascii="Calibri" w:hAnsi="Calibri" w:eastAsia="Calibri" w:cs="Calibri"/>
              </w:rPr>
            </w:pPr>
          </w:p>
        </w:tc>
      </w:tr>
    </w:tbl>
    <w:p w:rsidR="00DC21A2" w:rsidRDefault="00DC21A2" w14:paraId="0B8D095F" w14:textId="77777777">
      <w:pPr>
        <w:spacing w:line="240" w:lineRule="auto"/>
        <w:rPr>
          <w:rFonts w:ascii="Calibri" w:hAnsi="Calibri" w:eastAsia="Calibri" w:cs="Calibri"/>
          <w:b/>
          <w:sz w:val="24"/>
          <w:szCs w:val="24"/>
        </w:rPr>
      </w:pPr>
    </w:p>
    <w:p w:rsidR="00DC21A2" w:rsidRDefault="0091387A" w14:paraId="3CAD2EFE" w14:textId="77777777">
      <w:pPr>
        <w:numPr>
          <w:ilvl w:val="0"/>
          <w:numId w:val="62"/>
        </w:numPr>
        <w:spacing w:line="240" w:lineRule="auto"/>
        <w:rPr>
          <w:rFonts w:ascii="Calibri" w:hAnsi="Calibri" w:eastAsia="Calibri" w:cs="Calibri"/>
          <w:sz w:val="24"/>
          <w:szCs w:val="24"/>
        </w:rPr>
      </w:pPr>
      <w:r>
        <w:rPr>
          <w:rFonts w:ascii="Calibri" w:hAnsi="Calibri" w:eastAsia="Calibri" w:cs="Calibri"/>
          <w:sz w:val="24"/>
          <w:szCs w:val="24"/>
        </w:rPr>
        <w:t xml:space="preserve">Title – Any one value from the dropdown. </w:t>
      </w:r>
    </w:p>
    <w:p w:rsidR="00DC21A2" w:rsidP="42094E3C" w:rsidRDefault="0091387A" w14:paraId="5AF0A9ED" w14:textId="77777777">
      <w:pPr>
        <w:numPr>
          <w:ilvl w:val="0"/>
          <w:numId w:val="62"/>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First Name – Maximum of 30 characters allowed and only allow alphabets.</w:t>
      </w:r>
    </w:p>
    <w:p w:rsidR="00DC21A2" w:rsidP="42094E3C" w:rsidRDefault="0091387A" w14:paraId="5DB3D944" w14:textId="77777777">
      <w:pPr>
        <w:numPr>
          <w:ilvl w:val="0"/>
          <w:numId w:val="62"/>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 xml:space="preserve">Last Name – Maximum of 30 characters allowed and only allow alphabets. </w:t>
      </w:r>
    </w:p>
    <w:p w:rsidR="00DC21A2" w:rsidP="42094E3C" w:rsidRDefault="0091387A" w14:paraId="57A2DC52" w14:textId="77777777">
      <w:pPr>
        <w:numPr>
          <w:ilvl w:val="0"/>
          <w:numId w:val="62"/>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Phone Number – It should be in numerals of 10 digits. It should not allow any alphabet special characters or spaces.</w:t>
      </w:r>
    </w:p>
    <w:p w:rsidR="00DC21A2" w:rsidP="4DF41364" w:rsidRDefault="0091387A" w14:paraId="1DEB0EBB" w14:textId="77777777">
      <w:pPr>
        <w:numPr>
          <w:ilvl w:val="0"/>
          <w:numId w:val="62"/>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Email – A valid Email is required. Disposable email addresses are not allowed (Yopmail).</w:t>
      </w:r>
    </w:p>
    <w:p w:rsidR="00DC21A2" w:rsidRDefault="0091387A" w14:paraId="5DA0E6B6" w14:textId="77777777">
      <w:pPr>
        <w:numPr>
          <w:ilvl w:val="0"/>
          <w:numId w:val="62"/>
        </w:numPr>
        <w:spacing w:line="240" w:lineRule="auto"/>
        <w:rPr>
          <w:rFonts w:ascii="Calibri" w:hAnsi="Calibri" w:eastAsia="Calibri" w:cs="Calibri"/>
          <w:sz w:val="24"/>
          <w:szCs w:val="24"/>
        </w:rPr>
      </w:pPr>
      <w:r>
        <w:rPr>
          <w:rFonts w:ascii="Calibri" w:hAnsi="Calibri" w:eastAsia="Calibri" w:cs="Calibri"/>
          <w:sz w:val="24"/>
          <w:szCs w:val="24"/>
        </w:rPr>
        <w:t>Group - Any one value from the dropdown.</w:t>
      </w:r>
    </w:p>
    <w:p w:rsidR="00DC21A2" w:rsidRDefault="0091387A" w14:paraId="00BFB89A" w14:textId="77777777">
      <w:pPr>
        <w:numPr>
          <w:ilvl w:val="0"/>
          <w:numId w:val="62"/>
        </w:numPr>
        <w:spacing w:line="240" w:lineRule="auto"/>
        <w:rPr>
          <w:rFonts w:ascii="Calibri" w:hAnsi="Calibri" w:eastAsia="Calibri" w:cs="Calibri"/>
          <w:sz w:val="24"/>
          <w:szCs w:val="24"/>
        </w:rPr>
      </w:pPr>
      <w:r>
        <w:rPr>
          <w:rFonts w:ascii="Calibri" w:hAnsi="Calibri" w:eastAsia="Calibri" w:cs="Calibri"/>
          <w:sz w:val="24"/>
          <w:szCs w:val="24"/>
        </w:rPr>
        <w:t>Status - should show whether the admin is active or inactive.</w:t>
      </w:r>
    </w:p>
    <w:p w:rsidR="00DC21A2" w:rsidP="4DF41364" w:rsidRDefault="0091387A" w14:paraId="56198F4F" w14:textId="77777777">
      <w:pPr>
        <w:numPr>
          <w:ilvl w:val="0"/>
          <w:numId w:val="62"/>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If the admin already exists in DB, it should show “Admin already exists with this email”.</w:t>
      </w:r>
    </w:p>
    <w:p w:rsidR="00DC21A2" w:rsidRDefault="0091387A" w14:paraId="2D9BBFB7" w14:textId="77777777">
      <w:pPr>
        <w:numPr>
          <w:ilvl w:val="0"/>
          <w:numId w:val="62"/>
        </w:numPr>
        <w:spacing w:line="240" w:lineRule="auto"/>
        <w:rPr>
          <w:rFonts w:ascii="Calibri" w:hAnsi="Calibri" w:eastAsia="Calibri" w:cs="Calibri"/>
          <w:b/>
          <w:sz w:val="24"/>
          <w:szCs w:val="24"/>
        </w:rPr>
      </w:pPr>
      <w:r>
        <w:rPr>
          <w:rFonts w:ascii="Calibri" w:hAnsi="Calibri" w:eastAsia="Calibri" w:cs="Calibri"/>
          <w:sz w:val="24"/>
          <w:szCs w:val="24"/>
        </w:rPr>
        <w:t>If not, it should show “Admin added successfully”</w:t>
      </w:r>
    </w:p>
    <w:p w:rsidR="00DC21A2" w:rsidRDefault="00DC21A2" w14:paraId="4B1691A4" w14:textId="77777777">
      <w:pPr>
        <w:spacing w:line="240" w:lineRule="auto"/>
        <w:rPr>
          <w:rFonts w:ascii="Calibri" w:hAnsi="Calibri" w:eastAsia="Calibri" w:cs="Calibri"/>
          <w:b/>
          <w:sz w:val="24"/>
          <w:szCs w:val="24"/>
        </w:rPr>
      </w:pPr>
    </w:p>
    <w:p w:rsidR="00DC21A2" w:rsidRDefault="0091387A" w14:paraId="3BDE2954" w14:textId="77777777">
      <w:pPr>
        <w:spacing w:line="240" w:lineRule="auto"/>
        <w:ind w:firstLine="360"/>
        <w:rPr>
          <w:rFonts w:ascii="Calibri" w:hAnsi="Calibri" w:eastAsia="Calibri" w:cs="Calibri"/>
          <w:b/>
          <w:sz w:val="24"/>
          <w:szCs w:val="24"/>
        </w:rPr>
      </w:pPr>
      <w:r>
        <w:rPr>
          <w:rFonts w:ascii="Calibri" w:hAnsi="Calibri" w:eastAsia="Calibri" w:cs="Calibri"/>
          <w:b/>
          <w:sz w:val="24"/>
          <w:szCs w:val="24"/>
        </w:rPr>
        <w:t xml:space="preserve">Messages: </w:t>
      </w:r>
    </w:p>
    <w:p w:rsidR="00DC21A2" w:rsidRDefault="00DC21A2" w14:paraId="54E452CE" w14:textId="77777777">
      <w:pPr>
        <w:spacing w:line="240" w:lineRule="auto"/>
        <w:ind w:firstLine="360"/>
        <w:rPr>
          <w:rFonts w:ascii="Calibri" w:hAnsi="Calibri" w:eastAsia="Calibri" w:cs="Calibri"/>
          <w:b/>
          <w:sz w:val="24"/>
          <w:szCs w:val="24"/>
        </w:rPr>
      </w:pPr>
    </w:p>
    <w:p w:rsidR="00DC21A2" w:rsidRDefault="0091387A" w14:paraId="56499A20" w14:textId="77777777">
      <w:pPr>
        <w:spacing w:line="240" w:lineRule="auto"/>
        <w:ind w:left="1440"/>
        <w:rPr>
          <w:rFonts w:ascii="Calibri" w:hAnsi="Calibri" w:eastAsia="Calibri" w:cs="Calibri"/>
          <w:sz w:val="24"/>
          <w:szCs w:val="24"/>
        </w:rPr>
      </w:pPr>
      <w:r>
        <w:rPr>
          <w:rFonts w:ascii="Calibri" w:hAnsi="Calibri" w:eastAsia="Calibri" w:cs="Calibri"/>
          <w:sz w:val="24"/>
          <w:szCs w:val="24"/>
        </w:rPr>
        <w:t>Add – Agent added successfully.</w:t>
      </w:r>
    </w:p>
    <w:p w:rsidR="00DC21A2" w:rsidRDefault="0091387A" w14:paraId="60AAB00A" w14:textId="77777777">
      <w:pPr>
        <w:spacing w:line="240" w:lineRule="auto"/>
        <w:ind w:left="1440"/>
        <w:rPr>
          <w:rFonts w:ascii="Calibri" w:hAnsi="Calibri" w:eastAsia="Calibri" w:cs="Calibri"/>
          <w:sz w:val="24"/>
          <w:szCs w:val="24"/>
        </w:rPr>
      </w:pPr>
      <w:r>
        <w:rPr>
          <w:rFonts w:ascii="Calibri" w:hAnsi="Calibri" w:eastAsia="Calibri" w:cs="Calibri"/>
          <w:sz w:val="24"/>
          <w:szCs w:val="24"/>
        </w:rPr>
        <w:t>Edit – Agent updated successfully.</w:t>
      </w:r>
    </w:p>
    <w:p w:rsidRPr="00E330A7" w:rsidR="00DC21A2" w:rsidP="4DF41364" w:rsidRDefault="0091387A" w14:paraId="24B2EB6F" w14:textId="55E8AD03">
      <w:pPr>
        <w:spacing w:line="240" w:lineRule="auto"/>
        <w:ind w:left="1440"/>
        <w:rPr>
          <w:rFonts w:ascii="Calibri" w:hAnsi="Calibri" w:eastAsia="Calibri" w:cs="Calibri"/>
          <w:sz w:val="24"/>
          <w:szCs w:val="24"/>
          <w:lang w:val="en-US"/>
        </w:rPr>
      </w:pPr>
      <w:r w:rsidRPr="4DF41364">
        <w:rPr>
          <w:rFonts w:ascii="Calibri" w:hAnsi="Calibri" w:eastAsia="Calibri" w:cs="Calibri"/>
          <w:sz w:val="24"/>
          <w:szCs w:val="24"/>
          <w:lang w:val="en-US"/>
        </w:rPr>
        <w:t>Delete - Agent deleted successfully.</w:t>
      </w:r>
    </w:p>
    <w:p w:rsidR="00DC21A2" w:rsidRDefault="00DC21A2" w14:paraId="7EFEC8E1" w14:textId="77777777">
      <w:pPr>
        <w:shd w:val="clear" w:color="auto" w:fill="FFFFFF"/>
        <w:spacing w:line="215" w:lineRule="auto"/>
        <w:rPr>
          <w:rFonts w:ascii="Calibri" w:hAnsi="Calibri" w:eastAsia="Calibri" w:cs="Calibri"/>
          <w:b/>
          <w:sz w:val="24"/>
          <w:szCs w:val="24"/>
        </w:rPr>
      </w:pPr>
    </w:p>
    <w:p w:rsidR="00DC21A2" w:rsidRDefault="00380CE4" w14:paraId="0F6D4B7D" w14:textId="77777777">
      <w:pPr>
        <w:shd w:val="clear" w:color="auto" w:fill="FFFFFF"/>
        <w:spacing w:line="215" w:lineRule="auto"/>
        <w:rPr>
          <w:rFonts w:ascii="Calibri" w:hAnsi="Calibri" w:eastAsia="Calibri" w:cs="Calibri"/>
          <w:b/>
          <w:sz w:val="28"/>
          <w:szCs w:val="28"/>
        </w:rPr>
      </w:pPr>
      <w:r>
        <w:rPr>
          <w:rFonts w:ascii="Calibri" w:hAnsi="Calibri" w:eastAsia="Calibri" w:cs="Calibri"/>
          <w:b/>
          <w:sz w:val="28"/>
          <w:szCs w:val="28"/>
        </w:rPr>
        <w:t>5.5.4 Supplier</w:t>
      </w:r>
    </w:p>
    <w:p w:rsidR="00DC21A2" w:rsidRDefault="0091387A" w14:paraId="6EF5B5AD" w14:textId="77777777">
      <w:pPr>
        <w:numPr>
          <w:ilvl w:val="0"/>
          <w:numId w:val="61"/>
        </w:numPr>
        <w:spacing w:line="240" w:lineRule="auto"/>
        <w:rPr>
          <w:rFonts w:ascii="Calibri" w:hAnsi="Calibri" w:eastAsia="Calibri" w:cs="Calibri"/>
          <w:sz w:val="24"/>
          <w:szCs w:val="24"/>
        </w:rPr>
      </w:pPr>
      <w:r>
        <w:rPr>
          <w:rFonts w:ascii="Calibri" w:hAnsi="Calibri" w:eastAsia="Calibri" w:cs="Calibri"/>
          <w:sz w:val="24"/>
          <w:szCs w:val="24"/>
        </w:rPr>
        <w:t>The supplier registration process involves several steps to ensure authenticity and compliance:</w:t>
      </w:r>
    </w:p>
    <w:p w:rsidR="00DC21A2" w:rsidRDefault="00DC21A2" w14:paraId="6347A1AF" w14:textId="77777777">
      <w:pPr>
        <w:spacing w:line="240" w:lineRule="auto"/>
        <w:rPr>
          <w:rFonts w:ascii="Calibri" w:hAnsi="Calibri" w:eastAsia="Calibri" w:cs="Calibri"/>
          <w:b/>
          <w:sz w:val="24"/>
          <w:szCs w:val="24"/>
        </w:rPr>
      </w:pPr>
    </w:p>
    <w:p w:rsidR="00DC21A2" w:rsidRDefault="0091387A" w14:paraId="4E12AFE2" w14:textId="77777777">
      <w:pPr>
        <w:spacing w:line="240" w:lineRule="auto"/>
        <w:rPr>
          <w:rFonts w:ascii="Calibri" w:hAnsi="Calibri" w:eastAsia="Calibri" w:cs="Calibri"/>
          <w:b/>
          <w:sz w:val="24"/>
          <w:szCs w:val="24"/>
        </w:rPr>
      </w:pPr>
      <w:r>
        <w:rPr>
          <w:rFonts w:ascii="Calibri" w:hAnsi="Calibri" w:eastAsia="Calibri" w:cs="Calibri"/>
          <w:b/>
          <w:sz w:val="24"/>
          <w:szCs w:val="24"/>
        </w:rPr>
        <w:t>1. Registration via Web Enquiry Form:</w:t>
      </w:r>
    </w:p>
    <w:p w:rsidR="00DC21A2" w:rsidP="4DF41364" w:rsidRDefault="0091387A" w14:paraId="3DF24DDD" w14:textId="77777777">
      <w:pPr>
        <w:numPr>
          <w:ilvl w:val="0"/>
          <w:numId w:val="10"/>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Suppliers initiate the registration process by submitting details through the web enquiry form.</w:t>
      </w:r>
    </w:p>
    <w:p w:rsidR="00DC21A2" w:rsidRDefault="00DC21A2" w14:paraId="13A1EC2F" w14:textId="77777777">
      <w:pPr>
        <w:spacing w:line="240" w:lineRule="auto"/>
        <w:rPr>
          <w:rFonts w:ascii="Calibri" w:hAnsi="Calibri" w:eastAsia="Calibri" w:cs="Calibri"/>
          <w:sz w:val="24"/>
          <w:szCs w:val="24"/>
        </w:rPr>
      </w:pPr>
    </w:p>
    <w:p w:rsidR="00DC21A2" w:rsidRDefault="0091387A" w14:paraId="45EE72D5" w14:textId="77777777">
      <w:pPr>
        <w:spacing w:line="240" w:lineRule="auto"/>
        <w:rPr>
          <w:rFonts w:ascii="Calibri" w:hAnsi="Calibri" w:eastAsia="Calibri" w:cs="Calibri"/>
          <w:b/>
          <w:sz w:val="24"/>
          <w:szCs w:val="24"/>
        </w:rPr>
      </w:pPr>
      <w:r>
        <w:rPr>
          <w:rFonts w:ascii="Calibri" w:hAnsi="Calibri" w:eastAsia="Calibri" w:cs="Calibri"/>
          <w:b/>
          <w:sz w:val="24"/>
          <w:szCs w:val="24"/>
        </w:rPr>
        <w:t>2. Enquiry Form Review:</w:t>
      </w:r>
    </w:p>
    <w:p w:rsidR="00DC21A2" w:rsidP="4DF41364" w:rsidRDefault="0091387A" w14:paraId="67B83237" w14:textId="77777777">
      <w:pPr>
        <w:numPr>
          <w:ilvl w:val="0"/>
          <w:numId w:val="82"/>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Details submitted through the web enquiry form are forwarded to the Admin Enquiry page for review.</w:t>
      </w:r>
    </w:p>
    <w:p w:rsidR="00DC21A2" w:rsidRDefault="00DC21A2" w14:paraId="206B43D8" w14:textId="77777777">
      <w:pPr>
        <w:spacing w:line="240" w:lineRule="auto"/>
        <w:rPr>
          <w:rFonts w:ascii="Calibri" w:hAnsi="Calibri" w:eastAsia="Calibri" w:cs="Calibri"/>
          <w:sz w:val="24"/>
          <w:szCs w:val="24"/>
        </w:rPr>
      </w:pPr>
    </w:p>
    <w:p w:rsidR="00DC21A2" w:rsidRDefault="0091387A" w14:paraId="4E168378" w14:textId="77777777">
      <w:pPr>
        <w:spacing w:line="240" w:lineRule="auto"/>
        <w:rPr>
          <w:rFonts w:ascii="Calibri" w:hAnsi="Calibri" w:eastAsia="Calibri" w:cs="Calibri"/>
          <w:b/>
          <w:sz w:val="24"/>
          <w:szCs w:val="24"/>
        </w:rPr>
      </w:pPr>
      <w:r>
        <w:rPr>
          <w:rFonts w:ascii="Calibri" w:hAnsi="Calibri" w:eastAsia="Calibri" w:cs="Calibri"/>
          <w:b/>
          <w:sz w:val="24"/>
          <w:szCs w:val="24"/>
        </w:rPr>
        <w:t>3. Confirmation and Pending Status:</w:t>
      </w:r>
    </w:p>
    <w:p w:rsidR="00DC21A2" w:rsidRDefault="0091387A" w14:paraId="50BE6FCE" w14:textId="77777777">
      <w:pPr>
        <w:numPr>
          <w:ilvl w:val="0"/>
          <w:numId w:val="101"/>
        </w:numPr>
        <w:spacing w:line="240" w:lineRule="auto"/>
        <w:rPr>
          <w:rFonts w:ascii="Calibri" w:hAnsi="Calibri" w:eastAsia="Calibri" w:cs="Calibri"/>
          <w:sz w:val="24"/>
          <w:szCs w:val="24"/>
        </w:rPr>
      </w:pPr>
      <w:r>
        <w:rPr>
          <w:rFonts w:ascii="Calibri" w:hAnsi="Calibri" w:eastAsia="Calibri" w:cs="Calibri"/>
          <w:sz w:val="24"/>
          <w:szCs w:val="24"/>
        </w:rPr>
        <w:t>After confirmation with the supplier through a voice call, the supplier is converted into a Supplier with a "Pending" status.</w:t>
      </w:r>
    </w:p>
    <w:p w:rsidR="00DC21A2" w:rsidRDefault="0091387A" w14:paraId="34D40A2D" w14:textId="77777777">
      <w:pPr>
        <w:numPr>
          <w:ilvl w:val="0"/>
          <w:numId w:val="101"/>
        </w:numPr>
        <w:spacing w:line="240" w:lineRule="auto"/>
        <w:rPr>
          <w:rFonts w:ascii="Calibri" w:hAnsi="Calibri" w:eastAsia="Calibri" w:cs="Calibri"/>
          <w:sz w:val="24"/>
          <w:szCs w:val="24"/>
        </w:rPr>
      </w:pPr>
      <w:r>
        <w:rPr>
          <w:rFonts w:ascii="Calibri" w:hAnsi="Calibri" w:eastAsia="Calibri" w:cs="Calibri"/>
          <w:sz w:val="24"/>
          <w:szCs w:val="24"/>
        </w:rPr>
        <w:t>At this stage, the supplier receives login credentials via their registered email.</w:t>
      </w:r>
    </w:p>
    <w:p w:rsidR="00DC21A2" w:rsidRDefault="00DC21A2" w14:paraId="4597401B" w14:textId="77777777">
      <w:pPr>
        <w:spacing w:line="240" w:lineRule="auto"/>
        <w:rPr>
          <w:rFonts w:ascii="Calibri" w:hAnsi="Calibri" w:eastAsia="Calibri" w:cs="Calibri"/>
          <w:sz w:val="24"/>
          <w:szCs w:val="24"/>
        </w:rPr>
      </w:pPr>
    </w:p>
    <w:p w:rsidR="00DC21A2" w:rsidRDefault="0091387A" w14:paraId="56832AE4" w14:textId="77777777">
      <w:pPr>
        <w:spacing w:line="240" w:lineRule="auto"/>
        <w:rPr>
          <w:rFonts w:ascii="Calibri" w:hAnsi="Calibri" w:eastAsia="Calibri" w:cs="Calibri"/>
          <w:b/>
          <w:sz w:val="24"/>
          <w:szCs w:val="24"/>
        </w:rPr>
      </w:pPr>
      <w:r>
        <w:rPr>
          <w:rFonts w:ascii="Calibri" w:hAnsi="Calibri" w:eastAsia="Calibri" w:cs="Calibri"/>
          <w:b/>
          <w:sz w:val="24"/>
          <w:szCs w:val="24"/>
        </w:rPr>
        <w:t>4. KYC (Know Your Customer) Details:</w:t>
      </w:r>
    </w:p>
    <w:p w:rsidR="00DC21A2" w:rsidP="4DF41364" w:rsidRDefault="0091387A" w14:paraId="011159EE" w14:textId="77777777">
      <w:pPr>
        <w:numPr>
          <w:ilvl w:val="0"/>
          <w:numId w:val="13"/>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Suppliers are required to fulfil KYC details to enhance security and compliance.</w:t>
      </w:r>
    </w:p>
    <w:p w:rsidR="00DC21A2" w:rsidRDefault="00DC21A2" w14:paraId="11B39E8F" w14:textId="77777777">
      <w:pPr>
        <w:spacing w:line="240" w:lineRule="auto"/>
        <w:rPr>
          <w:rFonts w:ascii="Calibri" w:hAnsi="Calibri" w:eastAsia="Calibri" w:cs="Calibri"/>
          <w:sz w:val="24"/>
          <w:szCs w:val="24"/>
        </w:rPr>
      </w:pPr>
    </w:p>
    <w:p w:rsidR="00DC21A2" w:rsidRDefault="0091387A" w14:paraId="32D6960A" w14:textId="77777777">
      <w:pPr>
        <w:spacing w:line="240" w:lineRule="auto"/>
        <w:rPr>
          <w:rFonts w:ascii="Calibri" w:hAnsi="Calibri" w:eastAsia="Calibri" w:cs="Calibri"/>
          <w:b/>
          <w:sz w:val="24"/>
          <w:szCs w:val="24"/>
        </w:rPr>
      </w:pPr>
      <w:r>
        <w:rPr>
          <w:rFonts w:ascii="Calibri" w:hAnsi="Calibri" w:eastAsia="Calibri" w:cs="Calibri"/>
          <w:b/>
          <w:sz w:val="24"/>
          <w:szCs w:val="24"/>
        </w:rPr>
        <w:t>5. Admin Verification:</w:t>
      </w:r>
    </w:p>
    <w:p w:rsidR="00DC21A2" w:rsidP="42094E3C" w:rsidRDefault="0091387A" w14:paraId="6D46C48D" w14:textId="77777777">
      <w:pPr>
        <w:numPr>
          <w:ilvl w:val="0"/>
          <w:numId w:val="14"/>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Admin verifies the KYC details, ensuring the legitimacy of the supplier's identity.</w:t>
      </w:r>
    </w:p>
    <w:p w:rsidR="00DC21A2" w:rsidRDefault="0091387A" w14:paraId="4EEF3F48" w14:textId="77777777">
      <w:pPr>
        <w:numPr>
          <w:ilvl w:val="0"/>
          <w:numId w:val="14"/>
        </w:numPr>
        <w:spacing w:line="240" w:lineRule="auto"/>
        <w:rPr>
          <w:rFonts w:ascii="Calibri" w:hAnsi="Calibri" w:eastAsia="Calibri" w:cs="Calibri"/>
          <w:sz w:val="24"/>
          <w:szCs w:val="24"/>
        </w:rPr>
      </w:pPr>
      <w:r>
        <w:rPr>
          <w:rFonts w:ascii="Calibri" w:hAnsi="Calibri" w:eastAsia="Calibri" w:cs="Calibri"/>
          <w:sz w:val="24"/>
          <w:szCs w:val="24"/>
        </w:rPr>
        <w:t>Depending on the successful verification, the supplier's status is changed from "Pending" to "NEW" within 24 hours.</w:t>
      </w:r>
    </w:p>
    <w:p w:rsidR="00DC21A2" w:rsidRDefault="00DC21A2" w14:paraId="4B5B9E86" w14:textId="77777777">
      <w:pPr>
        <w:spacing w:line="240" w:lineRule="auto"/>
        <w:rPr>
          <w:rFonts w:ascii="Calibri" w:hAnsi="Calibri" w:eastAsia="Calibri" w:cs="Calibri"/>
          <w:sz w:val="24"/>
          <w:szCs w:val="24"/>
        </w:rPr>
      </w:pPr>
    </w:p>
    <w:p w:rsidR="00DC21A2" w:rsidRDefault="0091387A" w14:paraId="14DD4DB4" w14:textId="77777777">
      <w:pPr>
        <w:spacing w:line="240" w:lineRule="auto"/>
        <w:rPr>
          <w:rFonts w:ascii="Calibri" w:hAnsi="Calibri" w:eastAsia="Calibri" w:cs="Calibri"/>
          <w:b/>
          <w:sz w:val="24"/>
          <w:szCs w:val="24"/>
        </w:rPr>
      </w:pPr>
      <w:r>
        <w:rPr>
          <w:rFonts w:ascii="Calibri" w:hAnsi="Calibri" w:eastAsia="Calibri" w:cs="Calibri"/>
          <w:b/>
          <w:sz w:val="24"/>
          <w:szCs w:val="24"/>
        </w:rPr>
        <w:t>6. Supplier Divisions:</w:t>
      </w:r>
    </w:p>
    <w:p w:rsidR="00DC21A2" w:rsidRDefault="0091387A" w14:paraId="08FAAFC3" w14:textId="77777777">
      <w:pPr>
        <w:numPr>
          <w:ilvl w:val="0"/>
          <w:numId w:val="109"/>
        </w:numPr>
        <w:spacing w:line="240" w:lineRule="auto"/>
        <w:rPr>
          <w:rFonts w:ascii="Calibri" w:hAnsi="Calibri" w:eastAsia="Calibri" w:cs="Calibri"/>
          <w:sz w:val="24"/>
          <w:szCs w:val="24"/>
        </w:rPr>
      </w:pPr>
      <w:r>
        <w:rPr>
          <w:rFonts w:ascii="Calibri" w:hAnsi="Calibri" w:eastAsia="Calibri" w:cs="Calibri"/>
          <w:sz w:val="24"/>
          <w:szCs w:val="24"/>
        </w:rPr>
        <w:t>Suppliers are categorized into two major divisions:</w:t>
      </w:r>
    </w:p>
    <w:p w:rsidR="00DC21A2" w:rsidRDefault="0091387A" w14:paraId="14357641" w14:textId="77777777">
      <w:pPr>
        <w:spacing w:line="240" w:lineRule="auto"/>
        <w:rPr>
          <w:rFonts w:ascii="Calibri" w:hAnsi="Calibri" w:eastAsia="Calibri" w:cs="Calibri"/>
          <w:sz w:val="24"/>
          <w:szCs w:val="24"/>
        </w:rPr>
      </w:pPr>
      <w:r>
        <w:rPr>
          <w:rFonts w:ascii="Calibri" w:hAnsi="Calibri" w:eastAsia="Calibri" w:cs="Calibri"/>
          <w:sz w:val="24"/>
          <w:szCs w:val="24"/>
        </w:rPr>
        <w:t>Registered Agency: Requires mandatory GST Number.</w:t>
      </w:r>
    </w:p>
    <w:p w:rsidR="00DC21A2" w:rsidRDefault="0091387A" w14:paraId="620647BF" w14:textId="77777777">
      <w:pPr>
        <w:spacing w:line="240" w:lineRule="auto"/>
        <w:rPr>
          <w:rFonts w:ascii="Calibri" w:hAnsi="Calibri" w:eastAsia="Calibri" w:cs="Calibri"/>
          <w:sz w:val="24"/>
          <w:szCs w:val="24"/>
        </w:rPr>
      </w:pPr>
      <w:r>
        <w:rPr>
          <w:rFonts w:ascii="Calibri" w:hAnsi="Calibri" w:eastAsia="Calibri" w:cs="Calibri"/>
          <w:sz w:val="24"/>
          <w:szCs w:val="24"/>
        </w:rPr>
        <w:t>Non-Registered: GST Number is not mandatory for this category.</w:t>
      </w:r>
    </w:p>
    <w:p w:rsidR="00DC21A2" w:rsidRDefault="00DC21A2" w14:paraId="25FB43B4" w14:textId="77777777">
      <w:pPr>
        <w:spacing w:line="240" w:lineRule="auto"/>
        <w:rPr>
          <w:rFonts w:ascii="Calibri" w:hAnsi="Calibri" w:eastAsia="Calibri" w:cs="Calibri"/>
          <w:sz w:val="24"/>
          <w:szCs w:val="24"/>
        </w:rPr>
      </w:pPr>
    </w:p>
    <w:p w:rsidR="00DC21A2" w:rsidRDefault="0091387A" w14:paraId="336117A6" w14:textId="77777777">
      <w:pPr>
        <w:spacing w:line="240" w:lineRule="auto"/>
        <w:ind w:firstLine="360"/>
        <w:rPr>
          <w:rFonts w:ascii="Calibri" w:hAnsi="Calibri" w:eastAsia="Calibri" w:cs="Calibri"/>
          <w:sz w:val="24"/>
          <w:szCs w:val="24"/>
        </w:rPr>
      </w:pPr>
      <w:r>
        <w:rPr>
          <w:rFonts w:ascii="Calibri" w:hAnsi="Calibri" w:eastAsia="Calibri" w:cs="Calibri"/>
          <w:b/>
          <w:sz w:val="24"/>
          <w:szCs w:val="24"/>
        </w:rPr>
        <w:t>List View</w:t>
      </w:r>
      <w:r>
        <w:rPr>
          <w:rFonts w:ascii="Calibri" w:hAnsi="Calibri" w:eastAsia="Calibri" w:cs="Calibri"/>
          <w:sz w:val="24"/>
          <w:szCs w:val="24"/>
        </w:rPr>
        <w:t>:</w:t>
      </w:r>
    </w:p>
    <w:p w:rsidR="00DC21A2" w:rsidRDefault="0091387A" w14:paraId="2ED50B2E" w14:textId="77777777">
      <w:pPr>
        <w:numPr>
          <w:ilvl w:val="0"/>
          <w:numId w:val="103"/>
        </w:numPr>
        <w:spacing w:line="240" w:lineRule="auto"/>
        <w:rPr>
          <w:rFonts w:ascii="Calibri" w:hAnsi="Calibri" w:eastAsia="Calibri" w:cs="Calibri"/>
          <w:sz w:val="24"/>
          <w:szCs w:val="24"/>
        </w:rPr>
      </w:pPr>
      <w:r>
        <w:rPr>
          <w:rFonts w:ascii="Calibri" w:hAnsi="Calibri" w:eastAsia="Calibri" w:cs="Calibri"/>
          <w:sz w:val="24"/>
          <w:szCs w:val="24"/>
        </w:rPr>
        <w:t>First Name</w:t>
      </w:r>
    </w:p>
    <w:p w:rsidR="00DC21A2" w:rsidRDefault="0091387A" w14:paraId="3E1AAF50" w14:textId="77777777">
      <w:pPr>
        <w:numPr>
          <w:ilvl w:val="0"/>
          <w:numId w:val="103"/>
        </w:numPr>
        <w:spacing w:line="240" w:lineRule="auto"/>
        <w:rPr>
          <w:rFonts w:ascii="Calibri" w:hAnsi="Calibri" w:eastAsia="Calibri" w:cs="Calibri"/>
          <w:sz w:val="24"/>
          <w:szCs w:val="24"/>
        </w:rPr>
      </w:pPr>
      <w:r>
        <w:rPr>
          <w:rFonts w:ascii="Calibri" w:hAnsi="Calibri" w:eastAsia="Calibri" w:cs="Calibri"/>
          <w:sz w:val="24"/>
          <w:szCs w:val="24"/>
        </w:rPr>
        <w:t>Last Name</w:t>
      </w:r>
    </w:p>
    <w:p w:rsidR="00DC21A2" w:rsidRDefault="0091387A" w14:paraId="20C47478" w14:textId="77777777">
      <w:pPr>
        <w:numPr>
          <w:ilvl w:val="0"/>
          <w:numId w:val="103"/>
        </w:numPr>
        <w:spacing w:line="240" w:lineRule="auto"/>
        <w:rPr>
          <w:rFonts w:ascii="Calibri" w:hAnsi="Calibri" w:eastAsia="Calibri" w:cs="Calibri"/>
          <w:sz w:val="24"/>
          <w:szCs w:val="24"/>
        </w:rPr>
      </w:pPr>
      <w:r>
        <w:rPr>
          <w:rFonts w:ascii="Calibri" w:hAnsi="Calibri" w:eastAsia="Calibri" w:cs="Calibri"/>
          <w:sz w:val="24"/>
          <w:szCs w:val="24"/>
        </w:rPr>
        <w:t>Type</w:t>
      </w:r>
    </w:p>
    <w:p w:rsidR="00DC21A2" w:rsidRDefault="0091387A" w14:paraId="2BB4E25B" w14:textId="77777777">
      <w:pPr>
        <w:numPr>
          <w:ilvl w:val="0"/>
          <w:numId w:val="103"/>
        </w:numPr>
        <w:spacing w:line="240" w:lineRule="auto"/>
        <w:rPr>
          <w:rFonts w:ascii="Calibri" w:hAnsi="Calibri" w:eastAsia="Calibri" w:cs="Calibri"/>
          <w:sz w:val="24"/>
          <w:szCs w:val="24"/>
        </w:rPr>
      </w:pPr>
      <w:r>
        <w:rPr>
          <w:rFonts w:ascii="Calibri" w:hAnsi="Calibri" w:eastAsia="Calibri" w:cs="Calibri"/>
          <w:sz w:val="24"/>
          <w:szCs w:val="24"/>
        </w:rPr>
        <w:t>Email</w:t>
      </w:r>
    </w:p>
    <w:p w:rsidR="00DC21A2" w:rsidRDefault="0091387A" w14:paraId="555C90D4" w14:textId="77777777">
      <w:pPr>
        <w:numPr>
          <w:ilvl w:val="0"/>
          <w:numId w:val="103"/>
        </w:numPr>
        <w:spacing w:line="240" w:lineRule="auto"/>
        <w:rPr>
          <w:rFonts w:ascii="Calibri" w:hAnsi="Calibri" w:eastAsia="Calibri" w:cs="Calibri"/>
          <w:sz w:val="24"/>
          <w:szCs w:val="24"/>
        </w:rPr>
      </w:pPr>
      <w:r>
        <w:rPr>
          <w:rFonts w:ascii="Calibri" w:hAnsi="Calibri" w:eastAsia="Calibri" w:cs="Calibri"/>
          <w:sz w:val="24"/>
          <w:szCs w:val="24"/>
        </w:rPr>
        <w:t>Phone Number</w:t>
      </w:r>
    </w:p>
    <w:p w:rsidR="00DC21A2" w:rsidRDefault="0091387A" w14:paraId="5B2CF1B3" w14:textId="77777777">
      <w:pPr>
        <w:numPr>
          <w:ilvl w:val="0"/>
          <w:numId w:val="103"/>
        </w:numPr>
        <w:spacing w:line="240" w:lineRule="auto"/>
        <w:rPr>
          <w:rFonts w:ascii="Calibri" w:hAnsi="Calibri" w:eastAsia="Calibri" w:cs="Calibri"/>
          <w:sz w:val="24"/>
          <w:szCs w:val="24"/>
        </w:rPr>
      </w:pPr>
      <w:r>
        <w:rPr>
          <w:rFonts w:ascii="Calibri" w:hAnsi="Calibri" w:eastAsia="Calibri" w:cs="Calibri"/>
          <w:sz w:val="24"/>
          <w:szCs w:val="24"/>
        </w:rPr>
        <w:t>Status</w:t>
      </w:r>
    </w:p>
    <w:p w:rsidR="00DC21A2" w:rsidRDefault="0091387A" w14:paraId="66415450" w14:textId="77777777">
      <w:pPr>
        <w:spacing w:line="240" w:lineRule="auto"/>
        <w:ind w:left="1080"/>
        <w:rPr>
          <w:rFonts w:ascii="Calibri" w:hAnsi="Calibri" w:eastAsia="Calibri" w:cs="Calibri"/>
          <w:sz w:val="24"/>
          <w:szCs w:val="24"/>
        </w:rPr>
      </w:pPr>
      <w:r>
        <w:rPr>
          <w:rFonts w:ascii="Calibri" w:hAnsi="Calibri" w:eastAsia="Calibri" w:cs="Calibri"/>
          <w:sz w:val="24"/>
          <w:szCs w:val="24"/>
        </w:rPr>
        <w:t xml:space="preserve">             h.   Actions</w:t>
      </w:r>
    </w:p>
    <w:p w:rsidR="00DC21A2" w:rsidRDefault="0091387A" w14:paraId="734C7DAA" w14:textId="77777777">
      <w:pPr>
        <w:spacing w:line="240" w:lineRule="auto"/>
        <w:ind w:left="2160"/>
        <w:rPr>
          <w:rFonts w:ascii="Calibri" w:hAnsi="Calibri" w:eastAsia="Calibri" w:cs="Calibri"/>
          <w:sz w:val="24"/>
          <w:szCs w:val="24"/>
        </w:rPr>
      </w:pPr>
      <w:r>
        <w:rPr>
          <w:rFonts w:ascii="Calibri" w:hAnsi="Calibri" w:eastAsia="Calibri" w:cs="Calibri"/>
          <w:sz w:val="24"/>
          <w:szCs w:val="24"/>
        </w:rPr>
        <w:t xml:space="preserve">  Edit</w:t>
      </w:r>
    </w:p>
    <w:p w:rsidR="00DC21A2" w:rsidRDefault="0091387A" w14:paraId="587DE595" w14:textId="77777777">
      <w:pPr>
        <w:spacing w:line="240" w:lineRule="auto"/>
        <w:ind w:left="2160"/>
        <w:rPr>
          <w:rFonts w:ascii="Calibri" w:hAnsi="Calibri" w:eastAsia="Calibri" w:cs="Calibri"/>
          <w:sz w:val="24"/>
          <w:szCs w:val="24"/>
        </w:rPr>
      </w:pPr>
      <w:r>
        <w:rPr>
          <w:rFonts w:ascii="Calibri" w:hAnsi="Calibri" w:eastAsia="Calibri" w:cs="Calibri"/>
          <w:sz w:val="24"/>
          <w:szCs w:val="24"/>
        </w:rPr>
        <w:t xml:space="preserve">  Remove</w:t>
      </w:r>
    </w:p>
    <w:p w:rsidR="00DC21A2" w:rsidRDefault="0091387A" w14:paraId="70DD64A9" w14:textId="77777777">
      <w:pPr>
        <w:spacing w:line="240" w:lineRule="auto"/>
        <w:ind w:left="2160"/>
        <w:rPr>
          <w:rFonts w:ascii="Calibri" w:hAnsi="Calibri" w:eastAsia="Calibri" w:cs="Calibri"/>
          <w:sz w:val="24"/>
          <w:szCs w:val="24"/>
        </w:rPr>
      </w:pPr>
      <w:r>
        <w:rPr>
          <w:rFonts w:ascii="Calibri" w:hAnsi="Calibri" w:eastAsia="Calibri" w:cs="Calibri"/>
          <w:sz w:val="24"/>
          <w:szCs w:val="24"/>
        </w:rPr>
        <w:t xml:space="preserve">  View</w:t>
      </w:r>
    </w:p>
    <w:p w:rsidR="006D299C" w:rsidP="006D299C" w:rsidRDefault="006D299C" w14:paraId="786B97EF" w14:textId="77777777">
      <w:pPr>
        <w:spacing w:line="240" w:lineRule="auto"/>
        <w:rPr>
          <w:rFonts w:ascii="Calibri" w:hAnsi="Calibri" w:eastAsia="Calibri" w:cs="Calibri"/>
          <w:sz w:val="24"/>
          <w:szCs w:val="24"/>
        </w:rPr>
      </w:pPr>
    </w:p>
    <w:p w:rsidRPr="006D299C" w:rsidR="006D299C" w:rsidP="006D299C" w:rsidRDefault="006D299C" w14:paraId="52B0A56F" w14:textId="77777777">
      <w:pPr>
        <w:spacing w:line="240" w:lineRule="auto"/>
        <w:rPr>
          <w:rFonts w:ascii="Calibri" w:hAnsi="Calibri" w:eastAsia="Calibri" w:cs="Calibri"/>
          <w:b/>
          <w:bCs/>
          <w:sz w:val="24"/>
          <w:szCs w:val="24"/>
        </w:rPr>
      </w:pPr>
      <w:r w:rsidRPr="006D299C">
        <w:rPr>
          <w:rFonts w:ascii="Calibri" w:hAnsi="Calibri" w:eastAsia="Calibri" w:cs="Calibri"/>
          <w:b/>
          <w:bCs/>
          <w:sz w:val="24"/>
          <w:szCs w:val="24"/>
        </w:rPr>
        <w:t>7.</w:t>
      </w:r>
      <w:r>
        <w:rPr>
          <w:rFonts w:ascii="Calibri" w:hAnsi="Calibri" w:eastAsia="Calibri" w:cs="Calibri"/>
          <w:b/>
          <w:bCs/>
          <w:sz w:val="24"/>
          <w:szCs w:val="24"/>
        </w:rPr>
        <w:t xml:space="preserve"> </w:t>
      </w:r>
      <w:r w:rsidRPr="006D299C">
        <w:rPr>
          <w:rFonts w:ascii="Calibri" w:hAnsi="Calibri" w:eastAsia="Calibri" w:cs="Calibri"/>
          <w:b/>
          <w:bCs/>
          <w:sz w:val="24"/>
          <w:szCs w:val="24"/>
        </w:rPr>
        <w:t>Physical Postal Verification:</w:t>
      </w:r>
    </w:p>
    <w:p w:rsidRPr="006D299C" w:rsidR="006D299C" w:rsidP="4DF41364" w:rsidRDefault="006D299C" w14:paraId="5DC765AB" w14:textId="77777777">
      <w:p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After registration, travelodesk sends the postal verification OTP to the seller to confirm their physical address by validating the OTP to the postal verification system. </w:t>
      </w:r>
    </w:p>
    <w:p w:rsidR="00DC21A2" w:rsidRDefault="00DC21A2" w14:paraId="459442DD" w14:textId="77777777">
      <w:pPr>
        <w:spacing w:line="240" w:lineRule="auto"/>
        <w:ind w:firstLine="360"/>
        <w:rPr>
          <w:rFonts w:ascii="Calibri" w:hAnsi="Calibri" w:eastAsia="Calibri" w:cs="Calibri"/>
          <w:b/>
          <w:sz w:val="28"/>
          <w:szCs w:val="28"/>
        </w:rPr>
      </w:pPr>
    </w:p>
    <w:p w:rsidR="00DC21A2" w:rsidRDefault="0091387A" w14:paraId="63D5E7C8" w14:textId="77777777">
      <w:pPr>
        <w:spacing w:line="240" w:lineRule="auto"/>
        <w:ind w:firstLine="360"/>
        <w:rPr>
          <w:rFonts w:ascii="Calibri" w:hAnsi="Calibri" w:eastAsia="Calibri" w:cs="Calibri"/>
          <w:sz w:val="24"/>
          <w:szCs w:val="24"/>
        </w:rPr>
      </w:pPr>
      <w:r>
        <w:rPr>
          <w:rFonts w:ascii="Calibri" w:hAnsi="Calibri" w:eastAsia="Calibri" w:cs="Calibri"/>
          <w:b/>
          <w:sz w:val="28"/>
          <w:szCs w:val="28"/>
        </w:rPr>
        <w:t>Add View</w:t>
      </w:r>
      <w:r>
        <w:rPr>
          <w:rFonts w:ascii="Calibri" w:hAnsi="Calibri" w:eastAsia="Calibri" w:cs="Calibri"/>
          <w:sz w:val="24"/>
          <w:szCs w:val="24"/>
        </w:rPr>
        <w:t>:</w:t>
      </w:r>
    </w:p>
    <w:p w:rsidR="00DC21A2" w:rsidRDefault="00DC21A2" w14:paraId="2029D925" w14:textId="77777777">
      <w:pPr>
        <w:spacing w:line="240" w:lineRule="auto"/>
        <w:rPr>
          <w:rFonts w:ascii="Calibri" w:hAnsi="Calibri" w:eastAsia="Calibri" w:cs="Calibri"/>
          <w:sz w:val="24"/>
          <w:szCs w:val="24"/>
        </w:rPr>
      </w:pPr>
    </w:p>
    <w:tbl>
      <w:tblPr>
        <w:tblStyle w:val="a6"/>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275"/>
        <w:gridCol w:w="1845"/>
        <w:gridCol w:w="1560"/>
        <w:gridCol w:w="1560"/>
        <w:gridCol w:w="1560"/>
        <w:gridCol w:w="1560"/>
      </w:tblGrid>
      <w:tr w:rsidR="00DC21A2" w:rsidTr="4DF41364" w14:paraId="0DD1835E" w14:textId="77777777">
        <w:tc>
          <w:tcPr>
            <w:tcW w:w="1275" w:type="dxa"/>
          </w:tcPr>
          <w:p w:rsidR="00DC21A2" w:rsidRDefault="0091387A" w14:paraId="007C3317" w14:textId="77777777">
            <w:pPr>
              <w:spacing w:line="240" w:lineRule="auto"/>
              <w:jc w:val="center"/>
              <w:rPr>
                <w:rFonts w:ascii="Calibri" w:hAnsi="Calibri" w:eastAsia="Calibri" w:cs="Calibri"/>
                <w:b/>
                <w:sz w:val="24"/>
                <w:szCs w:val="24"/>
              </w:rPr>
            </w:pPr>
            <w:r>
              <w:rPr>
                <w:rFonts w:ascii="Calibri" w:hAnsi="Calibri" w:eastAsia="Calibri" w:cs="Calibri"/>
                <w:b/>
                <w:sz w:val="24"/>
                <w:szCs w:val="24"/>
              </w:rPr>
              <w:t>SL NO</w:t>
            </w:r>
          </w:p>
        </w:tc>
        <w:tc>
          <w:tcPr>
            <w:tcW w:w="1845" w:type="dxa"/>
          </w:tcPr>
          <w:p w:rsidR="00DC21A2" w:rsidRDefault="0091387A" w14:paraId="37C0BA3F" w14:textId="77777777">
            <w:pPr>
              <w:spacing w:line="240" w:lineRule="auto"/>
              <w:jc w:val="center"/>
              <w:rPr>
                <w:rFonts w:ascii="Calibri" w:hAnsi="Calibri" w:eastAsia="Calibri" w:cs="Calibri"/>
                <w:b/>
                <w:sz w:val="24"/>
                <w:szCs w:val="24"/>
              </w:rPr>
            </w:pPr>
            <w:r>
              <w:rPr>
                <w:rFonts w:ascii="Calibri" w:hAnsi="Calibri" w:eastAsia="Calibri" w:cs="Calibri"/>
                <w:b/>
                <w:sz w:val="24"/>
                <w:szCs w:val="24"/>
              </w:rPr>
              <w:t>Fields</w:t>
            </w:r>
          </w:p>
        </w:tc>
        <w:tc>
          <w:tcPr>
            <w:tcW w:w="1560" w:type="dxa"/>
          </w:tcPr>
          <w:p w:rsidR="00DC21A2" w:rsidRDefault="0091387A" w14:paraId="77B5C1E6" w14:textId="77777777">
            <w:pPr>
              <w:spacing w:line="240" w:lineRule="auto"/>
              <w:jc w:val="center"/>
              <w:rPr>
                <w:rFonts w:ascii="Calibri" w:hAnsi="Calibri" w:eastAsia="Calibri" w:cs="Calibri"/>
                <w:b/>
                <w:sz w:val="24"/>
                <w:szCs w:val="24"/>
              </w:rPr>
            </w:pPr>
            <w:r>
              <w:rPr>
                <w:rFonts w:ascii="Calibri" w:hAnsi="Calibri" w:eastAsia="Calibri" w:cs="Calibri"/>
                <w:b/>
                <w:sz w:val="24"/>
                <w:szCs w:val="24"/>
              </w:rPr>
              <w:t>Control</w:t>
            </w:r>
          </w:p>
        </w:tc>
        <w:tc>
          <w:tcPr>
            <w:tcW w:w="1560" w:type="dxa"/>
          </w:tcPr>
          <w:p w:rsidR="00DC21A2" w:rsidRDefault="0091387A" w14:paraId="12DC9702" w14:textId="77777777">
            <w:pPr>
              <w:spacing w:line="240" w:lineRule="auto"/>
              <w:jc w:val="center"/>
              <w:rPr>
                <w:rFonts w:ascii="Calibri" w:hAnsi="Calibri" w:eastAsia="Calibri" w:cs="Calibri"/>
                <w:b/>
                <w:sz w:val="24"/>
                <w:szCs w:val="24"/>
              </w:rPr>
            </w:pPr>
            <w:r>
              <w:rPr>
                <w:rFonts w:ascii="Calibri" w:hAnsi="Calibri" w:eastAsia="Calibri" w:cs="Calibri"/>
                <w:b/>
                <w:sz w:val="24"/>
                <w:szCs w:val="24"/>
              </w:rPr>
              <w:t>Mandatory</w:t>
            </w:r>
          </w:p>
        </w:tc>
        <w:tc>
          <w:tcPr>
            <w:tcW w:w="1560" w:type="dxa"/>
          </w:tcPr>
          <w:p w:rsidR="00DC21A2" w:rsidRDefault="0091387A" w14:paraId="3399E458" w14:textId="77777777">
            <w:pPr>
              <w:spacing w:line="240" w:lineRule="auto"/>
              <w:jc w:val="center"/>
              <w:rPr>
                <w:rFonts w:ascii="Calibri" w:hAnsi="Calibri" w:eastAsia="Calibri" w:cs="Calibri"/>
                <w:b/>
                <w:sz w:val="24"/>
                <w:szCs w:val="24"/>
              </w:rPr>
            </w:pPr>
            <w:r>
              <w:rPr>
                <w:rFonts w:ascii="Calibri" w:hAnsi="Calibri" w:eastAsia="Calibri" w:cs="Calibri"/>
                <w:b/>
                <w:sz w:val="24"/>
                <w:szCs w:val="24"/>
              </w:rPr>
              <w:t>Value</w:t>
            </w:r>
          </w:p>
        </w:tc>
        <w:tc>
          <w:tcPr>
            <w:tcW w:w="1560" w:type="dxa"/>
          </w:tcPr>
          <w:p w:rsidR="00DC21A2" w:rsidRDefault="0091387A" w14:paraId="31D9DBC9" w14:textId="77777777">
            <w:pPr>
              <w:spacing w:line="240" w:lineRule="auto"/>
              <w:jc w:val="center"/>
              <w:rPr>
                <w:rFonts w:ascii="Calibri" w:hAnsi="Calibri" w:eastAsia="Calibri" w:cs="Calibri"/>
                <w:b/>
                <w:sz w:val="24"/>
                <w:szCs w:val="24"/>
              </w:rPr>
            </w:pPr>
            <w:r>
              <w:rPr>
                <w:rFonts w:ascii="Calibri" w:hAnsi="Calibri" w:eastAsia="Calibri" w:cs="Calibri"/>
                <w:b/>
                <w:sz w:val="24"/>
                <w:szCs w:val="24"/>
              </w:rPr>
              <w:t>Default Value</w:t>
            </w:r>
          </w:p>
        </w:tc>
      </w:tr>
      <w:tr w:rsidR="00DC21A2" w:rsidTr="4DF41364" w14:paraId="3760AF11" w14:textId="77777777">
        <w:tc>
          <w:tcPr>
            <w:tcW w:w="1275" w:type="dxa"/>
            <w:tcMar>
              <w:top w:w="100" w:type="dxa"/>
              <w:left w:w="100" w:type="dxa"/>
              <w:bottom w:w="100" w:type="dxa"/>
              <w:right w:w="100" w:type="dxa"/>
            </w:tcMar>
          </w:tcPr>
          <w:p w:rsidR="00DC21A2" w:rsidRDefault="00DC21A2" w14:paraId="39A95C5B"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845" w:type="dxa"/>
            <w:tcMar>
              <w:top w:w="100" w:type="dxa"/>
              <w:left w:w="100" w:type="dxa"/>
              <w:bottom w:w="100" w:type="dxa"/>
              <w:right w:w="100" w:type="dxa"/>
            </w:tcMar>
          </w:tcPr>
          <w:p w:rsidR="00DC21A2" w:rsidRDefault="0091387A" w14:paraId="3148D32B"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Personal Information</w:t>
            </w:r>
          </w:p>
        </w:tc>
        <w:tc>
          <w:tcPr>
            <w:tcW w:w="1560" w:type="dxa"/>
            <w:tcMar>
              <w:top w:w="100" w:type="dxa"/>
              <w:left w:w="100" w:type="dxa"/>
              <w:bottom w:w="100" w:type="dxa"/>
              <w:right w:w="100" w:type="dxa"/>
            </w:tcMar>
          </w:tcPr>
          <w:p w:rsidR="00DC21A2" w:rsidRDefault="00DC21A2" w14:paraId="51D9F6BB"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31DB432B"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43AC9D4A"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501B0376"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DC21A2" w:rsidTr="4DF41364" w14:paraId="29339B7E" w14:textId="77777777">
        <w:tc>
          <w:tcPr>
            <w:tcW w:w="1275" w:type="dxa"/>
            <w:tcMar>
              <w:top w:w="100" w:type="dxa"/>
              <w:left w:w="100" w:type="dxa"/>
              <w:bottom w:w="100" w:type="dxa"/>
              <w:right w:w="100" w:type="dxa"/>
            </w:tcMar>
          </w:tcPr>
          <w:p w:rsidR="00DC21A2" w:rsidRDefault="0091387A" w14:paraId="1328F9EB"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w:t>
            </w:r>
          </w:p>
        </w:tc>
        <w:tc>
          <w:tcPr>
            <w:tcW w:w="1845" w:type="dxa"/>
            <w:tcMar>
              <w:top w:w="100" w:type="dxa"/>
              <w:left w:w="100" w:type="dxa"/>
              <w:bottom w:w="100" w:type="dxa"/>
              <w:right w:w="100" w:type="dxa"/>
            </w:tcMar>
          </w:tcPr>
          <w:p w:rsidR="00DC21A2" w:rsidRDefault="0091387A" w14:paraId="26085E93"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Company Name</w:t>
            </w:r>
          </w:p>
        </w:tc>
        <w:tc>
          <w:tcPr>
            <w:tcW w:w="1560" w:type="dxa"/>
            <w:tcMar>
              <w:top w:w="100" w:type="dxa"/>
              <w:left w:w="100" w:type="dxa"/>
              <w:bottom w:w="100" w:type="dxa"/>
              <w:right w:w="100" w:type="dxa"/>
            </w:tcMar>
          </w:tcPr>
          <w:p w:rsidR="00DC21A2" w:rsidRDefault="0091387A" w14:paraId="2A20FBB4"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4E64FB1C"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13024F65"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5AAC9095"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DC21A2" w:rsidTr="4DF41364" w14:paraId="59292E73" w14:textId="77777777">
        <w:tc>
          <w:tcPr>
            <w:tcW w:w="1275" w:type="dxa"/>
            <w:tcMar>
              <w:top w:w="100" w:type="dxa"/>
              <w:left w:w="100" w:type="dxa"/>
              <w:bottom w:w="100" w:type="dxa"/>
              <w:right w:w="100" w:type="dxa"/>
            </w:tcMar>
          </w:tcPr>
          <w:p w:rsidR="00DC21A2" w:rsidRDefault="0091387A" w14:paraId="3BE0F1D0"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2</w:t>
            </w:r>
          </w:p>
        </w:tc>
        <w:tc>
          <w:tcPr>
            <w:tcW w:w="1845" w:type="dxa"/>
            <w:tcMar>
              <w:top w:w="100" w:type="dxa"/>
              <w:left w:w="100" w:type="dxa"/>
              <w:bottom w:w="100" w:type="dxa"/>
              <w:right w:w="100" w:type="dxa"/>
            </w:tcMar>
          </w:tcPr>
          <w:p w:rsidR="00DC21A2" w:rsidRDefault="0091387A" w14:paraId="3FA98584"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First Name</w:t>
            </w:r>
          </w:p>
        </w:tc>
        <w:tc>
          <w:tcPr>
            <w:tcW w:w="1560" w:type="dxa"/>
            <w:tcMar>
              <w:top w:w="100" w:type="dxa"/>
              <w:left w:w="100" w:type="dxa"/>
              <w:bottom w:w="100" w:type="dxa"/>
              <w:right w:w="100" w:type="dxa"/>
            </w:tcMar>
          </w:tcPr>
          <w:p w:rsidR="00DC21A2" w:rsidRDefault="0091387A" w14:paraId="6573E155"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2998658D"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567CACBC"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07FB9253"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DC21A2" w:rsidTr="4DF41364" w14:paraId="329208C5" w14:textId="77777777">
        <w:tc>
          <w:tcPr>
            <w:tcW w:w="1275" w:type="dxa"/>
            <w:tcMar>
              <w:top w:w="100" w:type="dxa"/>
              <w:left w:w="100" w:type="dxa"/>
              <w:bottom w:w="100" w:type="dxa"/>
              <w:right w:w="100" w:type="dxa"/>
            </w:tcMar>
          </w:tcPr>
          <w:p w:rsidR="00DC21A2" w:rsidRDefault="0091387A" w14:paraId="1BE7E9BD"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3</w:t>
            </w:r>
          </w:p>
        </w:tc>
        <w:tc>
          <w:tcPr>
            <w:tcW w:w="1845" w:type="dxa"/>
            <w:tcMar>
              <w:top w:w="100" w:type="dxa"/>
              <w:left w:w="100" w:type="dxa"/>
              <w:bottom w:w="100" w:type="dxa"/>
              <w:right w:w="100" w:type="dxa"/>
            </w:tcMar>
          </w:tcPr>
          <w:p w:rsidR="00DC21A2" w:rsidRDefault="0091387A" w14:paraId="2AFECA15"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Last Name</w:t>
            </w:r>
          </w:p>
        </w:tc>
        <w:tc>
          <w:tcPr>
            <w:tcW w:w="1560" w:type="dxa"/>
            <w:tcMar>
              <w:top w:w="100" w:type="dxa"/>
              <w:left w:w="100" w:type="dxa"/>
              <w:bottom w:w="100" w:type="dxa"/>
              <w:right w:w="100" w:type="dxa"/>
            </w:tcMar>
          </w:tcPr>
          <w:p w:rsidR="00DC21A2" w:rsidRDefault="0091387A" w14:paraId="0B9B59FB"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61D79732"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26D04F07"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20748EAB"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DC21A2" w:rsidTr="4DF41364" w14:paraId="4DF78DF8" w14:textId="77777777">
        <w:tc>
          <w:tcPr>
            <w:tcW w:w="1275" w:type="dxa"/>
            <w:tcMar>
              <w:top w:w="100" w:type="dxa"/>
              <w:left w:w="100" w:type="dxa"/>
              <w:bottom w:w="100" w:type="dxa"/>
              <w:right w:w="100" w:type="dxa"/>
            </w:tcMar>
          </w:tcPr>
          <w:p w:rsidR="00DC21A2" w:rsidRDefault="0091387A" w14:paraId="27672E75"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4</w:t>
            </w:r>
          </w:p>
        </w:tc>
        <w:tc>
          <w:tcPr>
            <w:tcW w:w="1845" w:type="dxa"/>
            <w:tcMar>
              <w:top w:w="100" w:type="dxa"/>
              <w:left w:w="100" w:type="dxa"/>
              <w:bottom w:w="100" w:type="dxa"/>
              <w:right w:w="100" w:type="dxa"/>
            </w:tcMar>
          </w:tcPr>
          <w:p w:rsidR="00DC21A2" w:rsidRDefault="0091387A" w14:paraId="3C6DFD85"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Phone Number</w:t>
            </w:r>
          </w:p>
        </w:tc>
        <w:tc>
          <w:tcPr>
            <w:tcW w:w="1560" w:type="dxa"/>
            <w:tcMar>
              <w:top w:w="100" w:type="dxa"/>
              <w:left w:w="100" w:type="dxa"/>
              <w:bottom w:w="100" w:type="dxa"/>
              <w:right w:w="100" w:type="dxa"/>
            </w:tcMar>
          </w:tcPr>
          <w:p w:rsidR="00DC21A2" w:rsidRDefault="0091387A" w14:paraId="62A3A7F0"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3B6E8D1C"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1B284CBB"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74146870"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DC21A2" w:rsidTr="4DF41364" w14:paraId="2B92141C" w14:textId="77777777">
        <w:tc>
          <w:tcPr>
            <w:tcW w:w="1275" w:type="dxa"/>
            <w:tcMar>
              <w:top w:w="100" w:type="dxa"/>
              <w:left w:w="100" w:type="dxa"/>
              <w:bottom w:w="100" w:type="dxa"/>
              <w:right w:w="100" w:type="dxa"/>
            </w:tcMar>
          </w:tcPr>
          <w:p w:rsidR="00DC21A2" w:rsidRDefault="0091387A" w14:paraId="2D0E318C"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5</w:t>
            </w:r>
          </w:p>
        </w:tc>
        <w:tc>
          <w:tcPr>
            <w:tcW w:w="1845" w:type="dxa"/>
            <w:tcMar>
              <w:top w:w="100" w:type="dxa"/>
              <w:left w:w="100" w:type="dxa"/>
              <w:bottom w:w="100" w:type="dxa"/>
              <w:right w:w="100" w:type="dxa"/>
            </w:tcMar>
          </w:tcPr>
          <w:p w:rsidR="00DC21A2" w:rsidRDefault="0091387A" w14:paraId="148F8228"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Email</w:t>
            </w:r>
          </w:p>
        </w:tc>
        <w:tc>
          <w:tcPr>
            <w:tcW w:w="1560" w:type="dxa"/>
            <w:tcMar>
              <w:top w:w="100" w:type="dxa"/>
              <w:left w:w="100" w:type="dxa"/>
              <w:bottom w:w="100" w:type="dxa"/>
              <w:right w:w="100" w:type="dxa"/>
            </w:tcMar>
          </w:tcPr>
          <w:p w:rsidR="00DC21A2" w:rsidRDefault="0091387A" w14:paraId="6080F825"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4EBC8572"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315856BC"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2504287D"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BE148B" w:rsidTr="4DF41364" w14:paraId="25138B72" w14:textId="77777777">
        <w:tc>
          <w:tcPr>
            <w:tcW w:w="1275" w:type="dxa"/>
            <w:tcMar>
              <w:top w:w="100" w:type="dxa"/>
              <w:left w:w="100" w:type="dxa"/>
              <w:bottom w:w="100" w:type="dxa"/>
              <w:right w:w="100" w:type="dxa"/>
            </w:tcMar>
          </w:tcPr>
          <w:p w:rsidR="00BE148B" w:rsidP="00BE148B" w:rsidRDefault="00BE148B" w14:paraId="1E1A41B4"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6</w:t>
            </w:r>
          </w:p>
        </w:tc>
        <w:tc>
          <w:tcPr>
            <w:tcW w:w="1845" w:type="dxa"/>
            <w:tcMar>
              <w:top w:w="100" w:type="dxa"/>
              <w:left w:w="100" w:type="dxa"/>
              <w:bottom w:w="100" w:type="dxa"/>
              <w:right w:w="100" w:type="dxa"/>
            </w:tcMar>
          </w:tcPr>
          <w:p w:rsidR="00BE148B" w:rsidP="4DF41364" w:rsidRDefault="00BE148B" w14:paraId="70574D76" w14:textId="77777777">
            <w:pPr>
              <w:widowControl w:val="0"/>
              <w:pBdr>
                <w:top w:val="nil"/>
                <w:left w:val="nil"/>
                <w:bottom w:val="nil"/>
                <w:right w:val="nil"/>
                <w:between w:val="nil"/>
              </w:pBd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Supplier  Type</w:t>
            </w:r>
          </w:p>
        </w:tc>
        <w:tc>
          <w:tcPr>
            <w:tcW w:w="1560" w:type="dxa"/>
            <w:tcMar>
              <w:top w:w="100" w:type="dxa"/>
              <w:left w:w="100" w:type="dxa"/>
              <w:bottom w:w="100" w:type="dxa"/>
              <w:right w:w="100" w:type="dxa"/>
            </w:tcMar>
          </w:tcPr>
          <w:p w:rsidR="00BE148B" w:rsidP="00BE148B" w:rsidRDefault="00BE148B" w14:paraId="6043951C"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Dropdown</w:t>
            </w:r>
          </w:p>
        </w:tc>
        <w:tc>
          <w:tcPr>
            <w:tcW w:w="1560" w:type="dxa"/>
            <w:tcMar>
              <w:top w:w="100" w:type="dxa"/>
              <w:left w:w="100" w:type="dxa"/>
              <w:bottom w:w="100" w:type="dxa"/>
              <w:right w:w="100" w:type="dxa"/>
            </w:tcMar>
          </w:tcPr>
          <w:p w:rsidR="00BE148B" w:rsidP="00BE148B" w:rsidRDefault="00BE148B" w14:paraId="1BBC4D15"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BE148B" w:rsidP="4DF41364" w:rsidRDefault="00BE148B" w14:paraId="21E5E66A" w14:textId="77777777">
            <w:pPr>
              <w:rPr>
                <w:rFonts w:ascii="Calibri" w:hAnsi="Calibri" w:eastAsia="Calibri" w:cs="Calibri"/>
                <w:lang w:val="en-US"/>
              </w:rPr>
            </w:pPr>
            <w:r w:rsidRPr="4DF41364">
              <w:rPr>
                <w:rFonts w:ascii="Calibri" w:hAnsi="Calibri" w:eastAsia="Calibri" w:cs="Calibri"/>
                <w:lang w:val="en-US"/>
              </w:rPr>
              <w:t>[</w:t>
            </w:r>
            <w:r w:rsidRPr="4DF41364">
              <w:rPr>
                <w:rFonts w:ascii="Calibri" w:hAnsi="Calibri" w:eastAsia="Calibri" w:cs="Calibri"/>
                <w:sz w:val="24"/>
                <w:szCs w:val="24"/>
                <w:lang w:val="en-US"/>
              </w:rPr>
              <w:t>Registered, Non- Registered</w:t>
            </w:r>
            <w:r w:rsidRPr="4DF41364">
              <w:rPr>
                <w:rFonts w:ascii="Calibri" w:hAnsi="Calibri" w:eastAsia="Calibri" w:cs="Calibri"/>
                <w:lang w:val="en-US"/>
              </w:rPr>
              <w:t>]</w:t>
            </w:r>
          </w:p>
        </w:tc>
        <w:tc>
          <w:tcPr>
            <w:tcW w:w="1560" w:type="dxa"/>
            <w:tcMar>
              <w:top w:w="100" w:type="dxa"/>
              <w:left w:w="100" w:type="dxa"/>
              <w:bottom w:w="100" w:type="dxa"/>
              <w:right w:w="100" w:type="dxa"/>
            </w:tcMar>
          </w:tcPr>
          <w:p w:rsidR="00BE148B" w:rsidP="00BE148B" w:rsidRDefault="00BE148B" w14:paraId="0BC52470"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BE148B" w:rsidTr="4DF41364" w14:paraId="516E176F" w14:textId="77777777">
        <w:tc>
          <w:tcPr>
            <w:tcW w:w="1275" w:type="dxa"/>
            <w:tcMar>
              <w:top w:w="100" w:type="dxa"/>
              <w:left w:w="100" w:type="dxa"/>
              <w:bottom w:w="100" w:type="dxa"/>
              <w:right w:w="100" w:type="dxa"/>
            </w:tcMar>
          </w:tcPr>
          <w:p w:rsidR="00BE148B" w:rsidP="00BE148B" w:rsidRDefault="00BE148B" w14:paraId="79D95513"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7</w:t>
            </w:r>
          </w:p>
        </w:tc>
        <w:tc>
          <w:tcPr>
            <w:tcW w:w="1845" w:type="dxa"/>
            <w:tcMar>
              <w:top w:w="100" w:type="dxa"/>
              <w:left w:w="100" w:type="dxa"/>
              <w:bottom w:w="100" w:type="dxa"/>
              <w:right w:w="100" w:type="dxa"/>
            </w:tcMar>
          </w:tcPr>
          <w:p w:rsidR="00BE148B" w:rsidP="00BE148B" w:rsidRDefault="00BE148B" w14:paraId="21A1B0BE"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Number of vehicles owned</w:t>
            </w:r>
          </w:p>
        </w:tc>
        <w:tc>
          <w:tcPr>
            <w:tcW w:w="1560" w:type="dxa"/>
            <w:tcMar>
              <w:top w:w="100" w:type="dxa"/>
              <w:left w:w="100" w:type="dxa"/>
              <w:bottom w:w="100" w:type="dxa"/>
              <w:right w:w="100" w:type="dxa"/>
            </w:tcMar>
          </w:tcPr>
          <w:p w:rsidR="00BE148B" w:rsidP="00BE148B" w:rsidRDefault="00BE148B" w14:paraId="53061FCC"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Dropdown</w:t>
            </w:r>
          </w:p>
        </w:tc>
        <w:tc>
          <w:tcPr>
            <w:tcW w:w="1560" w:type="dxa"/>
            <w:tcMar>
              <w:top w:w="100" w:type="dxa"/>
              <w:left w:w="100" w:type="dxa"/>
              <w:bottom w:w="100" w:type="dxa"/>
              <w:right w:w="100" w:type="dxa"/>
            </w:tcMar>
          </w:tcPr>
          <w:p w:rsidR="00BE148B" w:rsidP="00BE148B" w:rsidRDefault="00BE148B" w14:paraId="2CFEA67C"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BE148B" w:rsidP="00BE148B" w:rsidRDefault="00BE148B" w14:paraId="4045A090"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BE148B" w:rsidP="00BE148B" w:rsidRDefault="00BE148B" w14:paraId="4A2D9306"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BE148B" w:rsidTr="4DF41364" w14:paraId="58C76BCF" w14:textId="77777777">
        <w:tc>
          <w:tcPr>
            <w:tcW w:w="1275" w:type="dxa"/>
            <w:tcMar>
              <w:top w:w="100" w:type="dxa"/>
              <w:left w:w="100" w:type="dxa"/>
              <w:bottom w:w="100" w:type="dxa"/>
              <w:right w:w="100" w:type="dxa"/>
            </w:tcMar>
          </w:tcPr>
          <w:p w:rsidR="00BE148B" w:rsidP="00BE148B" w:rsidRDefault="00BE148B" w14:paraId="0785D764"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8</w:t>
            </w:r>
          </w:p>
        </w:tc>
        <w:tc>
          <w:tcPr>
            <w:tcW w:w="1845" w:type="dxa"/>
            <w:tcMar>
              <w:top w:w="100" w:type="dxa"/>
              <w:left w:w="100" w:type="dxa"/>
              <w:bottom w:w="100" w:type="dxa"/>
              <w:right w:w="100" w:type="dxa"/>
            </w:tcMar>
          </w:tcPr>
          <w:p w:rsidR="00BE148B" w:rsidP="00BE148B" w:rsidRDefault="00BE148B" w14:paraId="34A4D78B"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Status</w:t>
            </w:r>
          </w:p>
        </w:tc>
        <w:tc>
          <w:tcPr>
            <w:tcW w:w="1560" w:type="dxa"/>
            <w:tcMar>
              <w:top w:w="100" w:type="dxa"/>
              <w:left w:w="100" w:type="dxa"/>
              <w:bottom w:w="100" w:type="dxa"/>
              <w:right w:w="100" w:type="dxa"/>
            </w:tcMar>
          </w:tcPr>
          <w:p w:rsidR="00BE148B" w:rsidP="00BE148B" w:rsidRDefault="00BE148B" w14:paraId="32EDBC86"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Dropdown</w:t>
            </w:r>
          </w:p>
        </w:tc>
        <w:tc>
          <w:tcPr>
            <w:tcW w:w="1560" w:type="dxa"/>
            <w:tcMar>
              <w:top w:w="100" w:type="dxa"/>
              <w:left w:w="100" w:type="dxa"/>
              <w:bottom w:w="100" w:type="dxa"/>
              <w:right w:w="100" w:type="dxa"/>
            </w:tcMar>
          </w:tcPr>
          <w:p w:rsidR="00BE148B" w:rsidP="00BE148B" w:rsidRDefault="00BE148B" w14:paraId="65663007"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BE148B" w:rsidP="00BE148B" w:rsidRDefault="00BE148B" w14:paraId="1C4D6419"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BE148B" w:rsidP="00BE148B" w:rsidRDefault="00BE148B" w14:paraId="6005C79B"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BE148B" w:rsidTr="4DF41364" w14:paraId="6C428C43" w14:textId="77777777">
        <w:tc>
          <w:tcPr>
            <w:tcW w:w="1275" w:type="dxa"/>
            <w:tcMar>
              <w:top w:w="100" w:type="dxa"/>
              <w:left w:w="100" w:type="dxa"/>
              <w:bottom w:w="100" w:type="dxa"/>
              <w:right w:w="100" w:type="dxa"/>
            </w:tcMar>
          </w:tcPr>
          <w:p w:rsidR="00BE148B" w:rsidP="00BE148B" w:rsidRDefault="00BE148B" w14:paraId="757FD09E"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9</w:t>
            </w:r>
          </w:p>
        </w:tc>
        <w:tc>
          <w:tcPr>
            <w:tcW w:w="1845" w:type="dxa"/>
            <w:tcMar>
              <w:top w:w="100" w:type="dxa"/>
              <w:left w:w="100" w:type="dxa"/>
              <w:bottom w:w="100" w:type="dxa"/>
              <w:right w:w="100" w:type="dxa"/>
            </w:tcMar>
          </w:tcPr>
          <w:p w:rsidR="00BE148B" w:rsidP="00BE148B" w:rsidRDefault="00BE148B" w14:paraId="4373373B"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Address</w:t>
            </w:r>
          </w:p>
        </w:tc>
        <w:tc>
          <w:tcPr>
            <w:tcW w:w="1560" w:type="dxa"/>
            <w:tcMar>
              <w:top w:w="100" w:type="dxa"/>
              <w:left w:w="100" w:type="dxa"/>
              <w:bottom w:w="100" w:type="dxa"/>
              <w:right w:w="100" w:type="dxa"/>
            </w:tcMar>
          </w:tcPr>
          <w:p w:rsidR="00BE148B" w:rsidP="00BE148B" w:rsidRDefault="00BE148B" w14:paraId="361AB9C3"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BE148B" w:rsidP="00BE148B" w:rsidRDefault="00BE148B" w14:paraId="3A5533D3"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BE148B" w:rsidP="00BE148B" w:rsidRDefault="00BE148B" w14:paraId="71B1F227"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BE148B" w:rsidP="00BE148B" w:rsidRDefault="00BE148B" w14:paraId="52A3AD77"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BE148B" w:rsidTr="4DF41364" w14:paraId="3135DECC" w14:textId="77777777">
        <w:tc>
          <w:tcPr>
            <w:tcW w:w="1275" w:type="dxa"/>
            <w:tcMar>
              <w:top w:w="100" w:type="dxa"/>
              <w:left w:w="100" w:type="dxa"/>
              <w:bottom w:w="100" w:type="dxa"/>
              <w:right w:w="100" w:type="dxa"/>
            </w:tcMar>
          </w:tcPr>
          <w:p w:rsidR="00BE148B" w:rsidP="00BE148B" w:rsidRDefault="00BE148B" w14:paraId="500BE4F8"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10</w:t>
            </w:r>
          </w:p>
        </w:tc>
        <w:tc>
          <w:tcPr>
            <w:tcW w:w="1845" w:type="dxa"/>
            <w:tcMar>
              <w:top w:w="100" w:type="dxa"/>
              <w:left w:w="100" w:type="dxa"/>
              <w:bottom w:w="100" w:type="dxa"/>
              <w:right w:w="100" w:type="dxa"/>
            </w:tcMar>
          </w:tcPr>
          <w:p w:rsidR="00BE148B" w:rsidP="00BE148B" w:rsidRDefault="00BE148B" w14:paraId="735BD708"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State</w:t>
            </w:r>
          </w:p>
        </w:tc>
        <w:tc>
          <w:tcPr>
            <w:tcW w:w="1560" w:type="dxa"/>
            <w:tcMar>
              <w:top w:w="100" w:type="dxa"/>
              <w:left w:w="100" w:type="dxa"/>
              <w:bottom w:w="100" w:type="dxa"/>
              <w:right w:w="100" w:type="dxa"/>
            </w:tcMar>
          </w:tcPr>
          <w:p w:rsidR="00BE148B" w:rsidP="00BE148B" w:rsidRDefault="00BE148B" w14:paraId="25553F0D"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Dropdown</w:t>
            </w:r>
          </w:p>
        </w:tc>
        <w:tc>
          <w:tcPr>
            <w:tcW w:w="1560" w:type="dxa"/>
            <w:tcMar>
              <w:top w:w="100" w:type="dxa"/>
              <w:left w:w="100" w:type="dxa"/>
              <w:bottom w:w="100" w:type="dxa"/>
              <w:right w:w="100" w:type="dxa"/>
            </w:tcMar>
          </w:tcPr>
          <w:p w:rsidR="00BE148B" w:rsidP="00BE148B" w:rsidRDefault="00BE148B" w14:paraId="526093FD"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BE148B" w:rsidP="00BE148B" w:rsidRDefault="00BE148B" w14:paraId="5E1A2893"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BE148B" w:rsidP="00BE148B" w:rsidRDefault="00BE148B" w14:paraId="2C937D2C"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BE148B" w:rsidTr="4DF41364" w14:paraId="512F0994" w14:textId="77777777">
        <w:tc>
          <w:tcPr>
            <w:tcW w:w="1275" w:type="dxa"/>
            <w:tcMar>
              <w:top w:w="100" w:type="dxa"/>
              <w:left w:w="100" w:type="dxa"/>
              <w:bottom w:w="100" w:type="dxa"/>
              <w:right w:w="100" w:type="dxa"/>
            </w:tcMar>
          </w:tcPr>
          <w:p w:rsidR="00BE148B" w:rsidP="00BE148B" w:rsidRDefault="00BE148B" w14:paraId="7AB0FB77"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11</w:t>
            </w:r>
          </w:p>
        </w:tc>
        <w:tc>
          <w:tcPr>
            <w:tcW w:w="1845" w:type="dxa"/>
            <w:tcMar>
              <w:top w:w="100" w:type="dxa"/>
              <w:left w:w="100" w:type="dxa"/>
              <w:bottom w:w="100" w:type="dxa"/>
              <w:right w:w="100" w:type="dxa"/>
            </w:tcMar>
          </w:tcPr>
          <w:p w:rsidR="00BE148B" w:rsidP="00BE148B" w:rsidRDefault="00BE148B" w14:paraId="72AC0FBF"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City</w:t>
            </w:r>
          </w:p>
        </w:tc>
        <w:tc>
          <w:tcPr>
            <w:tcW w:w="1560" w:type="dxa"/>
            <w:tcMar>
              <w:top w:w="100" w:type="dxa"/>
              <w:left w:w="100" w:type="dxa"/>
              <w:bottom w:w="100" w:type="dxa"/>
              <w:right w:w="100" w:type="dxa"/>
            </w:tcMar>
          </w:tcPr>
          <w:p w:rsidR="00BE148B" w:rsidP="00BE148B" w:rsidRDefault="00BE148B" w14:paraId="4DE4F49E"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Dropdown</w:t>
            </w:r>
          </w:p>
        </w:tc>
        <w:tc>
          <w:tcPr>
            <w:tcW w:w="1560" w:type="dxa"/>
            <w:tcMar>
              <w:top w:w="100" w:type="dxa"/>
              <w:left w:w="100" w:type="dxa"/>
              <w:bottom w:w="100" w:type="dxa"/>
              <w:right w:w="100" w:type="dxa"/>
            </w:tcMar>
          </w:tcPr>
          <w:p w:rsidR="00BE148B" w:rsidP="00BE148B" w:rsidRDefault="00BE148B" w14:paraId="63893055"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BE148B" w:rsidP="00BE148B" w:rsidRDefault="00BE148B" w14:paraId="21100C0A"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BE148B" w:rsidP="00BE148B" w:rsidRDefault="00BE148B" w14:paraId="7FAAA954"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BE148B" w:rsidTr="4DF41364" w14:paraId="14CC9247" w14:textId="77777777">
        <w:tc>
          <w:tcPr>
            <w:tcW w:w="1275" w:type="dxa"/>
            <w:tcMar>
              <w:top w:w="100" w:type="dxa"/>
              <w:left w:w="100" w:type="dxa"/>
              <w:bottom w:w="100" w:type="dxa"/>
              <w:right w:w="100" w:type="dxa"/>
            </w:tcMar>
          </w:tcPr>
          <w:p w:rsidR="00BE148B" w:rsidP="00BE148B" w:rsidRDefault="00BE148B" w14:paraId="148F5B98"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12</w:t>
            </w:r>
          </w:p>
        </w:tc>
        <w:tc>
          <w:tcPr>
            <w:tcW w:w="1845" w:type="dxa"/>
            <w:tcMar>
              <w:top w:w="100" w:type="dxa"/>
              <w:left w:w="100" w:type="dxa"/>
              <w:bottom w:w="100" w:type="dxa"/>
              <w:right w:w="100" w:type="dxa"/>
            </w:tcMar>
          </w:tcPr>
          <w:p w:rsidR="00BE148B" w:rsidP="00BE148B" w:rsidRDefault="00BE148B" w14:paraId="5AB98E1D"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Postal Code</w:t>
            </w:r>
          </w:p>
        </w:tc>
        <w:tc>
          <w:tcPr>
            <w:tcW w:w="1560" w:type="dxa"/>
            <w:tcMar>
              <w:top w:w="100" w:type="dxa"/>
              <w:left w:w="100" w:type="dxa"/>
              <w:bottom w:w="100" w:type="dxa"/>
              <w:right w:w="100" w:type="dxa"/>
            </w:tcMar>
          </w:tcPr>
          <w:p w:rsidR="00BE148B" w:rsidP="00BE148B" w:rsidRDefault="00BE148B" w14:paraId="1B8DDBB5"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BE148B" w:rsidP="00BE148B" w:rsidRDefault="00BE148B" w14:paraId="2C327B2F"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BE148B" w:rsidP="00BE148B" w:rsidRDefault="00BE148B" w14:paraId="27AC780B"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BE148B" w:rsidP="00BE148B" w:rsidRDefault="00BE148B" w14:paraId="1E85F9CB"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BE148B" w:rsidTr="4DF41364" w14:paraId="4E5E5D15" w14:textId="77777777">
        <w:tc>
          <w:tcPr>
            <w:tcW w:w="1275" w:type="dxa"/>
            <w:tcMar>
              <w:top w:w="100" w:type="dxa"/>
              <w:left w:w="100" w:type="dxa"/>
              <w:bottom w:w="100" w:type="dxa"/>
              <w:right w:w="100" w:type="dxa"/>
            </w:tcMar>
          </w:tcPr>
          <w:p w:rsidR="00BE148B" w:rsidP="00BE148B" w:rsidRDefault="00BE148B" w14:paraId="071463BF"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845" w:type="dxa"/>
            <w:tcMar>
              <w:top w:w="100" w:type="dxa"/>
              <w:left w:w="100" w:type="dxa"/>
              <w:bottom w:w="100" w:type="dxa"/>
              <w:right w:w="100" w:type="dxa"/>
            </w:tcMar>
          </w:tcPr>
          <w:p w:rsidR="00BE148B" w:rsidP="00BE148B" w:rsidRDefault="00BE148B" w14:paraId="34434179"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BE148B" w:rsidP="00BE148B" w:rsidRDefault="00BE148B" w14:paraId="13338372"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BE148B" w:rsidP="00BE148B" w:rsidRDefault="00BE148B" w14:paraId="3A4660A4" w14:textId="77777777">
            <w:pPr>
              <w:widowControl w:val="0"/>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BE148B" w:rsidP="00BE148B" w:rsidRDefault="00BE148B" w14:paraId="38F63E35"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BE148B" w:rsidP="00BE148B" w:rsidRDefault="00BE148B" w14:paraId="59BD4DCB"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BE148B" w:rsidTr="4DF41364" w14:paraId="03E7856B" w14:textId="77777777">
        <w:tc>
          <w:tcPr>
            <w:tcW w:w="1275" w:type="dxa"/>
            <w:tcMar>
              <w:top w:w="100" w:type="dxa"/>
              <w:left w:w="100" w:type="dxa"/>
              <w:bottom w:w="100" w:type="dxa"/>
              <w:right w:w="100" w:type="dxa"/>
            </w:tcMar>
          </w:tcPr>
          <w:p w:rsidR="00BE148B" w:rsidP="00BE148B" w:rsidRDefault="00BE148B" w14:paraId="1525BD88"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845" w:type="dxa"/>
            <w:tcMar>
              <w:top w:w="100" w:type="dxa"/>
              <w:left w:w="100" w:type="dxa"/>
              <w:bottom w:w="100" w:type="dxa"/>
              <w:right w:w="100" w:type="dxa"/>
            </w:tcMar>
          </w:tcPr>
          <w:p w:rsidR="00BE148B" w:rsidP="00BE148B" w:rsidRDefault="00BE148B" w14:paraId="63E4C825"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KYC Verification</w:t>
            </w:r>
          </w:p>
        </w:tc>
        <w:tc>
          <w:tcPr>
            <w:tcW w:w="1560" w:type="dxa"/>
            <w:tcMar>
              <w:top w:w="100" w:type="dxa"/>
              <w:left w:w="100" w:type="dxa"/>
              <w:bottom w:w="100" w:type="dxa"/>
              <w:right w:w="100" w:type="dxa"/>
            </w:tcMar>
          </w:tcPr>
          <w:p w:rsidR="00BE148B" w:rsidP="00BE148B" w:rsidRDefault="00BE148B" w14:paraId="5ADF270E"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BE148B" w:rsidP="00BE148B" w:rsidRDefault="00BE148B" w14:paraId="3DEA2857"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BE148B" w:rsidP="00BE148B" w:rsidRDefault="00BE148B" w14:paraId="5B1A6CCB"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BE148B" w:rsidP="00BE148B" w:rsidRDefault="00BE148B" w14:paraId="1FCC83C3"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BE148B" w:rsidTr="4DF41364" w14:paraId="74AADBE5" w14:textId="77777777">
        <w:tc>
          <w:tcPr>
            <w:tcW w:w="1275" w:type="dxa"/>
            <w:tcMar>
              <w:top w:w="100" w:type="dxa"/>
              <w:left w:w="100" w:type="dxa"/>
              <w:bottom w:w="100" w:type="dxa"/>
              <w:right w:w="100" w:type="dxa"/>
            </w:tcMar>
          </w:tcPr>
          <w:p w:rsidR="00BE148B" w:rsidP="00BE148B" w:rsidRDefault="00BE148B" w14:paraId="63F6087A"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13</w:t>
            </w:r>
          </w:p>
        </w:tc>
        <w:tc>
          <w:tcPr>
            <w:tcW w:w="1845" w:type="dxa"/>
            <w:tcMar>
              <w:top w:w="100" w:type="dxa"/>
              <w:left w:w="100" w:type="dxa"/>
              <w:bottom w:w="100" w:type="dxa"/>
              <w:right w:w="100" w:type="dxa"/>
            </w:tcMar>
          </w:tcPr>
          <w:p w:rsidR="00BE148B" w:rsidP="00BE148B" w:rsidRDefault="00BE148B" w14:paraId="70B00968"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Aadhaar Number and Upload Image</w:t>
            </w:r>
          </w:p>
        </w:tc>
        <w:tc>
          <w:tcPr>
            <w:tcW w:w="1560" w:type="dxa"/>
            <w:tcMar>
              <w:top w:w="100" w:type="dxa"/>
              <w:left w:w="100" w:type="dxa"/>
              <w:bottom w:w="100" w:type="dxa"/>
              <w:right w:w="100" w:type="dxa"/>
            </w:tcMar>
          </w:tcPr>
          <w:p w:rsidR="00BE148B" w:rsidP="00BE148B" w:rsidRDefault="00BE148B" w14:paraId="2C65D9DC"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Text box and upload document</w:t>
            </w:r>
          </w:p>
        </w:tc>
        <w:tc>
          <w:tcPr>
            <w:tcW w:w="1560" w:type="dxa"/>
            <w:tcMar>
              <w:top w:w="100" w:type="dxa"/>
              <w:left w:w="100" w:type="dxa"/>
              <w:bottom w:w="100" w:type="dxa"/>
              <w:right w:w="100" w:type="dxa"/>
            </w:tcMar>
          </w:tcPr>
          <w:p w:rsidR="00BE148B" w:rsidP="00BE148B" w:rsidRDefault="00BE148B" w14:paraId="5A63A928"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BE148B" w:rsidP="00BE148B" w:rsidRDefault="00BE148B" w14:paraId="3C5D5460"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BE148B" w:rsidP="00BE148B" w:rsidRDefault="00BE148B" w14:paraId="637AAF7B"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BE148B" w:rsidTr="4DF41364" w14:paraId="1E672CEC" w14:textId="77777777">
        <w:tc>
          <w:tcPr>
            <w:tcW w:w="1275" w:type="dxa"/>
            <w:tcMar>
              <w:top w:w="100" w:type="dxa"/>
              <w:left w:w="100" w:type="dxa"/>
              <w:bottom w:w="100" w:type="dxa"/>
              <w:right w:w="100" w:type="dxa"/>
            </w:tcMar>
          </w:tcPr>
          <w:p w:rsidR="00BE148B" w:rsidP="00BE148B" w:rsidRDefault="00BE148B" w14:paraId="59C2D4B4"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14</w:t>
            </w:r>
          </w:p>
        </w:tc>
        <w:tc>
          <w:tcPr>
            <w:tcW w:w="1845" w:type="dxa"/>
            <w:tcMar>
              <w:top w:w="100" w:type="dxa"/>
              <w:left w:w="100" w:type="dxa"/>
              <w:bottom w:w="100" w:type="dxa"/>
              <w:right w:w="100" w:type="dxa"/>
            </w:tcMar>
          </w:tcPr>
          <w:p w:rsidR="00BE148B" w:rsidP="00BE148B" w:rsidRDefault="00BE148B" w14:paraId="2266E89D"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PAN Number and Upload Image</w:t>
            </w:r>
          </w:p>
        </w:tc>
        <w:tc>
          <w:tcPr>
            <w:tcW w:w="1560" w:type="dxa"/>
            <w:tcMar>
              <w:top w:w="100" w:type="dxa"/>
              <w:left w:w="100" w:type="dxa"/>
              <w:bottom w:w="100" w:type="dxa"/>
              <w:right w:w="100" w:type="dxa"/>
            </w:tcMar>
          </w:tcPr>
          <w:p w:rsidR="00BE148B" w:rsidP="00BE148B" w:rsidRDefault="00BE148B" w14:paraId="60F6A61A"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Text box and upload document</w:t>
            </w:r>
          </w:p>
        </w:tc>
        <w:tc>
          <w:tcPr>
            <w:tcW w:w="1560" w:type="dxa"/>
            <w:tcMar>
              <w:top w:w="100" w:type="dxa"/>
              <w:left w:w="100" w:type="dxa"/>
              <w:bottom w:w="100" w:type="dxa"/>
              <w:right w:w="100" w:type="dxa"/>
            </w:tcMar>
          </w:tcPr>
          <w:p w:rsidR="00BE148B" w:rsidP="00BE148B" w:rsidRDefault="00BE148B" w14:paraId="714F0FD4"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BE148B" w:rsidP="00BE148B" w:rsidRDefault="00BE148B" w14:paraId="011F36CC"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BE148B" w:rsidP="00BE148B" w:rsidRDefault="00BE148B" w14:paraId="2585F07A"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BE148B" w:rsidTr="4DF41364" w14:paraId="12DD8457" w14:textId="77777777">
        <w:tc>
          <w:tcPr>
            <w:tcW w:w="1275" w:type="dxa"/>
            <w:tcMar>
              <w:top w:w="100" w:type="dxa"/>
              <w:left w:w="100" w:type="dxa"/>
              <w:bottom w:w="100" w:type="dxa"/>
              <w:right w:w="100" w:type="dxa"/>
            </w:tcMar>
          </w:tcPr>
          <w:p w:rsidR="00BE148B" w:rsidP="00BE148B" w:rsidRDefault="00BE148B" w14:paraId="77332C57"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15</w:t>
            </w:r>
          </w:p>
        </w:tc>
        <w:tc>
          <w:tcPr>
            <w:tcW w:w="1845" w:type="dxa"/>
            <w:tcMar>
              <w:top w:w="100" w:type="dxa"/>
              <w:left w:w="100" w:type="dxa"/>
              <w:bottom w:w="100" w:type="dxa"/>
              <w:right w:w="100" w:type="dxa"/>
            </w:tcMar>
          </w:tcPr>
          <w:p w:rsidR="00BE148B" w:rsidP="00BE148B" w:rsidRDefault="00BE148B" w14:paraId="0138FC8F"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GST Number and Upload Image</w:t>
            </w:r>
          </w:p>
        </w:tc>
        <w:tc>
          <w:tcPr>
            <w:tcW w:w="1560" w:type="dxa"/>
            <w:tcMar>
              <w:top w:w="100" w:type="dxa"/>
              <w:left w:w="100" w:type="dxa"/>
              <w:bottom w:w="100" w:type="dxa"/>
              <w:right w:w="100" w:type="dxa"/>
            </w:tcMar>
          </w:tcPr>
          <w:p w:rsidR="00BE148B" w:rsidP="00BE148B" w:rsidRDefault="00BE148B" w14:paraId="023DA7E2"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Text box and upload document</w:t>
            </w:r>
          </w:p>
        </w:tc>
        <w:tc>
          <w:tcPr>
            <w:tcW w:w="1560" w:type="dxa"/>
            <w:tcMar>
              <w:top w:w="100" w:type="dxa"/>
              <w:left w:w="100" w:type="dxa"/>
              <w:bottom w:w="100" w:type="dxa"/>
              <w:right w:w="100" w:type="dxa"/>
            </w:tcMar>
          </w:tcPr>
          <w:p w:rsidR="00BE148B" w:rsidP="00BE148B" w:rsidRDefault="00BE148B" w14:paraId="125E49D8"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BE148B" w:rsidP="00BE148B" w:rsidRDefault="00BE148B" w14:paraId="4643A00C"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BE148B" w:rsidP="00BE148B" w:rsidRDefault="00BE148B" w14:paraId="2B5FBCDF"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BE148B" w:rsidTr="4DF41364" w14:paraId="25968722" w14:textId="77777777">
        <w:tc>
          <w:tcPr>
            <w:tcW w:w="1275" w:type="dxa"/>
            <w:tcMar>
              <w:top w:w="100" w:type="dxa"/>
              <w:left w:w="100" w:type="dxa"/>
              <w:bottom w:w="100" w:type="dxa"/>
              <w:right w:w="100" w:type="dxa"/>
            </w:tcMar>
          </w:tcPr>
          <w:p w:rsidR="00BE148B" w:rsidP="00BE148B" w:rsidRDefault="00BE148B" w14:paraId="572AC277"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845" w:type="dxa"/>
            <w:tcMar>
              <w:top w:w="100" w:type="dxa"/>
              <w:left w:w="100" w:type="dxa"/>
              <w:bottom w:w="100" w:type="dxa"/>
              <w:right w:w="100" w:type="dxa"/>
            </w:tcMar>
          </w:tcPr>
          <w:p w:rsidR="00BE148B" w:rsidP="00BE148B" w:rsidRDefault="00BE148B" w14:paraId="1E73264D"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Bank Details</w:t>
            </w:r>
          </w:p>
        </w:tc>
        <w:tc>
          <w:tcPr>
            <w:tcW w:w="1560" w:type="dxa"/>
            <w:tcMar>
              <w:top w:w="100" w:type="dxa"/>
              <w:left w:w="100" w:type="dxa"/>
              <w:bottom w:w="100" w:type="dxa"/>
              <w:right w:w="100" w:type="dxa"/>
            </w:tcMar>
          </w:tcPr>
          <w:p w:rsidR="00BE148B" w:rsidP="00BE148B" w:rsidRDefault="00BE148B" w14:paraId="42910DFF"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BE148B" w:rsidP="00BE148B" w:rsidRDefault="00BE148B" w14:paraId="51D2C80D"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BE148B" w:rsidP="00BE148B" w:rsidRDefault="00BE148B" w14:paraId="1E518174"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BE148B" w:rsidP="00BE148B" w:rsidRDefault="00BE148B" w14:paraId="37DFF3BE" w14:textId="77777777">
            <w:pPr>
              <w:widowControl w:val="0"/>
              <w:pBdr>
                <w:top w:val="nil"/>
                <w:left w:val="nil"/>
                <w:bottom w:val="nil"/>
                <w:right w:val="nil"/>
                <w:between w:val="nil"/>
              </w:pBdr>
              <w:spacing w:line="240" w:lineRule="auto"/>
              <w:rPr>
                <w:rFonts w:ascii="Calibri" w:hAnsi="Calibri" w:eastAsia="Calibri" w:cs="Calibri"/>
                <w:sz w:val="24"/>
                <w:szCs w:val="24"/>
              </w:rPr>
            </w:pPr>
          </w:p>
        </w:tc>
      </w:tr>
    </w:tbl>
    <w:p w:rsidR="00DC21A2" w:rsidRDefault="00DC21A2" w14:paraId="1ACAE54B" w14:textId="77777777">
      <w:pPr>
        <w:spacing w:line="240" w:lineRule="auto"/>
        <w:rPr>
          <w:rFonts w:ascii="Calibri" w:hAnsi="Calibri" w:eastAsia="Calibri" w:cs="Calibri"/>
          <w:sz w:val="24"/>
          <w:szCs w:val="24"/>
        </w:rPr>
      </w:pPr>
    </w:p>
    <w:p w:rsidR="00E330A7" w:rsidRDefault="00E330A7" w14:paraId="4C99939E" w14:textId="77777777">
      <w:pPr>
        <w:rPr>
          <w:rFonts w:ascii="Calibri" w:hAnsi="Calibri" w:eastAsia="Calibri" w:cs="Calibri"/>
          <w:b/>
          <w:sz w:val="24"/>
          <w:szCs w:val="24"/>
        </w:rPr>
      </w:pPr>
      <w:r>
        <w:rPr>
          <w:rFonts w:ascii="Calibri" w:hAnsi="Calibri" w:eastAsia="Calibri" w:cs="Calibri"/>
          <w:b/>
          <w:sz w:val="24"/>
          <w:szCs w:val="24"/>
        </w:rPr>
        <w:br w:type="page"/>
      </w:r>
    </w:p>
    <w:p w:rsidR="00DC21A2" w:rsidRDefault="0091387A" w14:paraId="74CB1BBA" w14:textId="25691D66">
      <w:pPr>
        <w:spacing w:line="240" w:lineRule="auto"/>
        <w:ind w:firstLine="360"/>
        <w:rPr>
          <w:rFonts w:ascii="Calibri" w:hAnsi="Calibri" w:eastAsia="Calibri" w:cs="Calibri"/>
          <w:b/>
          <w:sz w:val="24"/>
          <w:szCs w:val="24"/>
        </w:rPr>
      </w:pPr>
      <w:r>
        <w:rPr>
          <w:rFonts w:ascii="Calibri" w:hAnsi="Calibri" w:eastAsia="Calibri" w:cs="Calibri"/>
          <w:b/>
          <w:sz w:val="24"/>
          <w:szCs w:val="24"/>
        </w:rPr>
        <w:t xml:space="preserve">Messages: </w:t>
      </w:r>
    </w:p>
    <w:p w:rsidR="00DC21A2" w:rsidRDefault="00DC21A2" w14:paraId="2EF3923A" w14:textId="77777777">
      <w:pPr>
        <w:spacing w:line="240" w:lineRule="auto"/>
        <w:ind w:firstLine="360"/>
        <w:rPr>
          <w:rFonts w:ascii="Calibri" w:hAnsi="Calibri" w:eastAsia="Calibri" w:cs="Calibri"/>
          <w:b/>
          <w:sz w:val="24"/>
          <w:szCs w:val="24"/>
        </w:rPr>
      </w:pPr>
    </w:p>
    <w:p w:rsidR="00DC21A2" w:rsidRDefault="0091387A" w14:paraId="513D8506" w14:textId="77777777">
      <w:pPr>
        <w:numPr>
          <w:ilvl w:val="0"/>
          <w:numId w:val="9"/>
        </w:numPr>
        <w:spacing w:line="240" w:lineRule="auto"/>
        <w:rPr>
          <w:rFonts w:ascii="Calibri" w:hAnsi="Calibri" w:eastAsia="Calibri" w:cs="Calibri"/>
          <w:sz w:val="24"/>
          <w:szCs w:val="24"/>
        </w:rPr>
      </w:pPr>
      <w:r>
        <w:rPr>
          <w:rFonts w:ascii="Calibri" w:hAnsi="Calibri" w:eastAsia="Calibri" w:cs="Calibri"/>
          <w:sz w:val="24"/>
          <w:szCs w:val="24"/>
        </w:rPr>
        <w:t>Add – Supplier added successfully.</w:t>
      </w:r>
    </w:p>
    <w:p w:rsidR="00DC21A2" w:rsidRDefault="0091387A" w14:paraId="40251BBC" w14:textId="77777777">
      <w:pPr>
        <w:numPr>
          <w:ilvl w:val="0"/>
          <w:numId w:val="9"/>
        </w:numPr>
        <w:spacing w:line="240" w:lineRule="auto"/>
        <w:rPr>
          <w:rFonts w:ascii="Calibri" w:hAnsi="Calibri" w:eastAsia="Calibri" w:cs="Calibri"/>
          <w:sz w:val="24"/>
          <w:szCs w:val="24"/>
        </w:rPr>
      </w:pPr>
      <w:r>
        <w:rPr>
          <w:rFonts w:ascii="Calibri" w:hAnsi="Calibri" w:eastAsia="Calibri" w:cs="Calibri"/>
          <w:sz w:val="24"/>
          <w:szCs w:val="24"/>
        </w:rPr>
        <w:t>Edit – Supplier updated successfully.</w:t>
      </w:r>
    </w:p>
    <w:p w:rsidRPr="00E330A7" w:rsidR="00DC21A2" w:rsidP="4DF41364" w:rsidRDefault="0091387A" w14:paraId="3768849F" w14:textId="4614C227">
      <w:pPr>
        <w:numPr>
          <w:ilvl w:val="0"/>
          <w:numId w:val="9"/>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Delete - Supplier deleted successfully.</w:t>
      </w:r>
    </w:p>
    <w:p w:rsidR="00DC21A2" w:rsidRDefault="00D83C2C" w14:paraId="3FB4A220" w14:textId="77777777">
      <w:pPr>
        <w:spacing w:line="240" w:lineRule="auto"/>
        <w:rPr>
          <w:rFonts w:ascii="Calibri" w:hAnsi="Calibri" w:eastAsia="Calibri" w:cs="Calibri"/>
          <w:b/>
          <w:sz w:val="28"/>
          <w:szCs w:val="28"/>
        </w:rPr>
      </w:pPr>
      <w:r>
        <w:rPr>
          <w:rFonts w:ascii="Calibri" w:hAnsi="Calibri" w:eastAsia="Calibri" w:cs="Calibri"/>
          <w:b/>
          <w:sz w:val="28"/>
          <w:szCs w:val="28"/>
        </w:rPr>
        <w:t>5.5.5 Driver</w:t>
      </w:r>
    </w:p>
    <w:p w:rsidR="00DC21A2" w:rsidP="42094E3C" w:rsidRDefault="0091387A" w14:paraId="0FBC81B7" w14:textId="77777777">
      <w:pPr>
        <w:numPr>
          <w:ilvl w:val="0"/>
          <w:numId w:val="105"/>
        </w:numPr>
        <w:shd w:val="clear" w:color="auto" w:fill="FFFFFF" w:themeFill="background1"/>
        <w:spacing w:line="215" w:lineRule="auto"/>
        <w:rPr>
          <w:rFonts w:ascii="Calibri" w:hAnsi="Calibri" w:eastAsia="Calibri" w:cs="Calibri"/>
          <w:sz w:val="24"/>
          <w:szCs w:val="24"/>
          <w:lang w:val="en-US"/>
        </w:rPr>
      </w:pPr>
      <w:r w:rsidRPr="42094E3C">
        <w:rPr>
          <w:rFonts w:ascii="Calibri" w:hAnsi="Calibri" w:eastAsia="Calibri" w:cs="Calibri"/>
          <w:sz w:val="24"/>
          <w:szCs w:val="24"/>
          <w:lang w:val="en-US"/>
        </w:rPr>
        <w:t>Either Admin or Supplier will create the driver login. (Supplier or Admin should feed the correct email for each driver)</w:t>
      </w:r>
    </w:p>
    <w:p w:rsidR="00DC21A2" w:rsidRDefault="00DC21A2" w14:paraId="4DC90606" w14:textId="77777777">
      <w:pPr>
        <w:shd w:val="clear" w:color="auto" w:fill="FFFFFF"/>
        <w:spacing w:line="215" w:lineRule="auto"/>
        <w:rPr>
          <w:rFonts w:ascii="Calibri" w:hAnsi="Calibri" w:eastAsia="Calibri" w:cs="Calibri"/>
          <w:sz w:val="24"/>
          <w:szCs w:val="24"/>
        </w:rPr>
      </w:pPr>
    </w:p>
    <w:p w:rsidR="00DC21A2" w:rsidRDefault="0091387A" w14:paraId="33F8E507" w14:textId="77777777">
      <w:pPr>
        <w:shd w:val="clear" w:color="auto" w:fill="FFFFFF"/>
        <w:spacing w:line="215" w:lineRule="auto"/>
        <w:rPr>
          <w:rFonts w:ascii="Calibri" w:hAnsi="Calibri" w:eastAsia="Calibri" w:cs="Calibri"/>
          <w:b/>
          <w:sz w:val="24"/>
          <w:szCs w:val="24"/>
        </w:rPr>
      </w:pPr>
      <w:r>
        <w:rPr>
          <w:rFonts w:ascii="Calibri" w:hAnsi="Calibri" w:eastAsia="Calibri" w:cs="Calibri"/>
          <w:b/>
          <w:sz w:val="24"/>
          <w:szCs w:val="24"/>
        </w:rPr>
        <w:t>1. Login Creation:</w:t>
      </w:r>
    </w:p>
    <w:p w:rsidR="00DC21A2" w:rsidP="4DF41364" w:rsidRDefault="0091387A" w14:paraId="6E771701" w14:textId="77777777">
      <w:pPr>
        <w:numPr>
          <w:ilvl w:val="0"/>
          <w:numId w:val="92"/>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The creation of a driver login can be initiated either by the Admin or the Supplier.</w:t>
      </w:r>
    </w:p>
    <w:p w:rsidR="00DC21A2" w:rsidRDefault="0091387A" w14:paraId="69BA7CEB" w14:textId="77777777">
      <w:pPr>
        <w:numPr>
          <w:ilvl w:val="0"/>
          <w:numId w:val="92"/>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The Admin or Supplier must provide the correct email address associated with each driver.</w:t>
      </w:r>
    </w:p>
    <w:p w:rsidR="00DC21A2" w:rsidRDefault="00DC21A2" w14:paraId="32573171" w14:textId="77777777">
      <w:pPr>
        <w:shd w:val="clear" w:color="auto" w:fill="FFFFFF"/>
        <w:spacing w:line="215" w:lineRule="auto"/>
        <w:rPr>
          <w:rFonts w:ascii="Calibri" w:hAnsi="Calibri" w:eastAsia="Calibri" w:cs="Calibri"/>
          <w:sz w:val="24"/>
          <w:szCs w:val="24"/>
        </w:rPr>
      </w:pPr>
    </w:p>
    <w:p w:rsidR="00DC21A2" w:rsidRDefault="0091387A" w14:paraId="56108F5F" w14:textId="77777777">
      <w:pPr>
        <w:shd w:val="clear" w:color="auto" w:fill="FFFFFF"/>
        <w:spacing w:line="215" w:lineRule="auto"/>
        <w:rPr>
          <w:rFonts w:ascii="Calibri" w:hAnsi="Calibri" w:eastAsia="Calibri" w:cs="Calibri"/>
          <w:b/>
          <w:sz w:val="24"/>
          <w:szCs w:val="24"/>
        </w:rPr>
      </w:pPr>
      <w:r>
        <w:rPr>
          <w:rFonts w:ascii="Calibri" w:hAnsi="Calibri" w:eastAsia="Calibri" w:cs="Calibri"/>
          <w:b/>
          <w:sz w:val="24"/>
          <w:szCs w:val="24"/>
        </w:rPr>
        <w:t>2. Data Management by Supplier:</w:t>
      </w:r>
    </w:p>
    <w:p w:rsidR="00DC21A2" w:rsidP="4DF41364" w:rsidRDefault="0091387A" w14:paraId="545908C0" w14:textId="77777777">
      <w:pPr>
        <w:numPr>
          <w:ilvl w:val="0"/>
          <w:numId w:val="40"/>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The Supplier is responsible for managing and maintaining sensitive data related to each driver.</w:t>
      </w:r>
    </w:p>
    <w:p w:rsidR="00DC21A2" w:rsidRDefault="00DC21A2" w14:paraId="76B19466" w14:textId="77777777">
      <w:pPr>
        <w:shd w:val="clear" w:color="auto" w:fill="FFFFFF"/>
        <w:spacing w:line="215" w:lineRule="auto"/>
        <w:rPr>
          <w:rFonts w:ascii="Calibri" w:hAnsi="Calibri" w:eastAsia="Calibri" w:cs="Calibri"/>
          <w:sz w:val="24"/>
          <w:szCs w:val="24"/>
        </w:rPr>
      </w:pPr>
    </w:p>
    <w:p w:rsidR="00DC21A2" w:rsidRDefault="0091387A" w14:paraId="1597076A" w14:textId="77777777">
      <w:pPr>
        <w:shd w:val="clear" w:color="auto" w:fill="FFFFFF"/>
        <w:spacing w:line="215" w:lineRule="auto"/>
        <w:rPr>
          <w:rFonts w:ascii="Calibri" w:hAnsi="Calibri" w:eastAsia="Calibri" w:cs="Calibri"/>
          <w:b/>
          <w:sz w:val="24"/>
          <w:szCs w:val="24"/>
        </w:rPr>
      </w:pPr>
      <w:r>
        <w:rPr>
          <w:rFonts w:ascii="Calibri" w:hAnsi="Calibri" w:eastAsia="Calibri" w:cs="Calibri"/>
          <w:b/>
          <w:sz w:val="24"/>
          <w:szCs w:val="24"/>
        </w:rPr>
        <w:t>3. Driver Registration:</w:t>
      </w:r>
    </w:p>
    <w:p w:rsidR="00DC21A2" w:rsidP="4DF41364" w:rsidRDefault="0091387A" w14:paraId="5E0438CF" w14:textId="77777777">
      <w:pPr>
        <w:numPr>
          <w:ilvl w:val="0"/>
          <w:numId w:val="87"/>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After the driver registration process is initiated by the Supplier, the driver will receive their login credentials.</w:t>
      </w:r>
    </w:p>
    <w:p w:rsidR="00DC21A2" w:rsidRDefault="00DC21A2" w14:paraId="63044C17" w14:textId="77777777">
      <w:pPr>
        <w:shd w:val="clear" w:color="auto" w:fill="FFFFFF"/>
        <w:spacing w:line="215" w:lineRule="auto"/>
        <w:rPr>
          <w:rFonts w:ascii="Calibri" w:hAnsi="Calibri" w:eastAsia="Calibri" w:cs="Calibri"/>
          <w:sz w:val="24"/>
          <w:szCs w:val="24"/>
        </w:rPr>
      </w:pPr>
    </w:p>
    <w:p w:rsidR="00DC21A2" w:rsidRDefault="0091387A" w14:paraId="36E807F7" w14:textId="77777777">
      <w:pPr>
        <w:shd w:val="clear" w:color="auto" w:fill="FFFFFF"/>
        <w:spacing w:line="215" w:lineRule="auto"/>
        <w:rPr>
          <w:rFonts w:ascii="Calibri" w:hAnsi="Calibri" w:eastAsia="Calibri" w:cs="Calibri"/>
          <w:b/>
          <w:sz w:val="24"/>
          <w:szCs w:val="24"/>
        </w:rPr>
      </w:pPr>
      <w:r>
        <w:rPr>
          <w:rFonts w:ascii="Calibri" w:hAnsi="Calibri" w:eastAsia="Calibri" w:cs="Calibri"/>
          <w:b/>
          <w:sz w:val="24"/>
          <w:szCs w:val="24"/>
        </w:rPr>
        <w:t>4. Required Documents:</w:t>
      </w:r>
    </w:p>
    <w:p w:rsidR="00DC21A2" w:rsidRDefault="0091387A" w14:paraId="7E866100" w14:textId="77777777">
      <w:pPr>
        <w:numPr>
          <w:ilvl w:val="0"/>
          <w:numId w:val="29"/>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The registration process requires the submission of necessary documents, including but not limited to</w:t>
      </w:r>
    </w:p>
    <w:p w:rsidR="00DC21A2" w:rsidRDefault="0091387A" w14:paraId="044427C7" w14:textId="77777777">
      <w:pPr>
        <w:shd w:val="clear" w:color="auto" w:fill="FFFFFF"/>
        <w:spacing w:line="215" w:lineRule="auto"/>
        <w:rPr>
          <w:rFonts w:ascii="Calibri" w:hAnsi="Calibri" w:eastAsia="Calibri" w:cs="Calibri"/>
          <w:sz w:val="24"/>
          <w:szCs w:val="24"/>
        </w:rPr>
      </w:pPr>
      <w:r>
        <w:rPr>
          <w:rFonts w:ascii="Calibri" w:hAnsi="Calibri" w:eastAsia="Calibri" w:cs="Calibri"/>
          <w:sz w:val="24"/>
          <w:szCs w:val="24"/>
        </w:rPr>
        <w:t xml:space="preserve">                  Driving License</w:t>
      </w:r>
    </w:p>
    <w:p w:rsidR="00DC21A2" w:rsidRDefault="0091387A" w14:paraId="45B6AAA0" w14:textId="77777777">
      <w:pPr>
        <w:shd w:val="clear" w:color="auto" w:fill="FFFFFF"/>
        <w:spacing w:line="215" w:lineRule="auto"/>
        <w:rPr>
          <w:rFonts w:ascii="Calibri" w:hAnsi="Calibri" w:eastAsia="Calibri" w:cs="Calibri"/>
          <w:sz w:val="24"/>
          <w:szCs w:val="24"/>
        </w:rPr>
      </w:pPr>
      <w:r>
        <w:rPr>
          <w:rFonts w:ascii="Calibri" w:hAnsi="Calibri" w:eastAsia="Calibri" w:cs="Calibri"/>
          <w:sz w:val="24"/>
          <w:szCs w:val="24"/>
        </w:rPr>
        <w:t xml:space="preserve">                  Physical Fitness Certificate</w:t>
      </w:r>
    </w:p>
    <w:p w:rsidR="00DC21A2" w:rsidRDefault="0091387A" w14:paraId="0BBC91D9" w14:textId="77777777">
      <w:pPr>
        <w:shd w:val="clear" w:color="auto" w:fill="FFFFFF"/>
        <w:spacing w:line="215" w:lineRule="auto"/>
        <w:rPr>
          <w:rFonts w:ascii="Calibri" w:hAnsi="Calibri" w:eastAsia="Calibri" w:cs="Calibri"/>
          <w:sz w:val="24"/>
          <w:szCs w:val="24"/>
        </w:rPr>
      </w:pPr>
      <w:r>
        <w:rPr>
          <w:rFonts w:ascii="Calibri" w:hAnsi="Calibri" w:eastAsia="Calibri" w:cs="Calibri"/>
          <w:sz w:val="24"/>
          <w:szCs w:val="24"/>
        </w:rPr>
        <w:t xml:space="preserve">                  Other KYC (Know Your Customer) documents</w:t>
      </w:r>
    </w:p>
    <w:p w:rsidR="00DC21A2" w:rsidRDefault="00DC21A2" w14:paraId="5C33DD84" w14:textId="77777777">
      <w:pPr>
        <w:shd w:val="clear" w:color="auto" w:fill="FFFFFF"/>
        <w:spacing w:line="215" w:lineRule="auto"/>
        <w:rPr>
          <w:rFonts w:ascii="Calibri" w:hAnsi="Calibri" w:eastAsia="Calibri" w:cs="Calibri"/>
          <w:sz w:val="24"/>
          <w:szCs w:val="24"/>
        </w:rPr>
      </w:pPr>
    </w:p>
    <w:p w:rsidR="00DC21A2" w:rsidRDefault="0091387A" w14:paraId="4CC5E6D2" w14:textId="77777777">
      <w:pPr>
        <w:shd w:val="clear" w:color="auto" w:fill="FFFFFF"/>
        <w:spacing w:line="215" w:lineRule="auto"/>
        <w:rPr>
          <w:rFonts w:ascii="Calibri" w:hAnsi="Calibri" w:eastAsia="Calibri" w:cs="Calibri"/>
          <w:b/>
          <w:sz w:val="24"/>
          <w:szCs w:val="24"/>
        </w:rPr>
      </w:pPr>
      <w:r>
        <w:rPr>
          <w:rFonts w:ascii="Calibri" w:hAnsi="Calibri" w:eastAsia="Calibri" w:cs="Calibri"/>
          <w:b/>
          <w:sz w:val="24"/>
          <w:szCs w:val="24"/>
        </w:rPr>
        <w:t>5. Document Verification:</w:t>
      </w:r>
    </w:p>
    <w:p w:rsidR="00DC21A2" w:rsidP="42094E3C" w:rsidRDefault="0091387A" w14:paraId="5F34E645" w14:textId="77777777">
      <w:pPr>
        <w:numPr>
          <w:ilvl w:val="0"/>
          <w:numId w:val="30"/>
        </w:numPr>
        <w:shd w:val="clear" w:color="auto" w:fill="FFFFFF" w:themeFill="background1"/>
        <w:spacing w:line="215" w:lineRule="auto"/>
        <w:rPr>
          <w:rFonts w:ascii="Calibri" w:hAnsi="Calibri" w:eastAsia="Calibri" w:cs="Calibri"/>
          <w:sz w:val="24"/>
          <w:szCs w:val="24"/>
          <w:lang w:val="en-US"/>
        </w:rPr>
      </w:pPr>
      <w:r w:rsidRPr="42094E3C">
        <w:rPr>
          <w:rFonts w:ascii="Calibri" w:hAnsi="Calibri" w:eastAsia="Calibri" w:cs="Calibri"/>
          <w:sz w:val="24"/>
          <w:szCs w:val="24"/>
          <w:lang w:val="en-US"/>
        </w:rPr>
        <w:t>Admin or Supplier verifies the submitted documents to ensure compliance and authenticity.</w:t>
      </w:r>
    </w:p>
    <w:p w:rsidR="00DC21A2" w:rsidRDefault="00DC21A2" w14:paraId="0B72D90F" w14:textId="77777777">
      <w:pPr>
        <w:shd w:val="clear" w:color="auto" w:fill="FFFFFF"/>
        <w:spacing w:line="215" w:lineRule="auto"/>
        <w:rPr>
          <w:rFonts w:ascii="Calibri" w:hAnsi="Calibri" w:eastAsia="Calibri" w:cs="Calibri"/>
          <w:sz w:val="24"/>
          <w:szCs w:val="24"/>
        </w:rPr>
      </w:pPr>
    </w:p>
    <w:p w:rsidR="00DC21A2" w:rsidRDefault="0091387A" w14:paraId="4FFDCED1" w14:textId="77777777">
      <w:pPr>
        <w:shd w:val="clear" w:color="auto" w:fill="FFFFFF"/>
        <w:spacing w:line="215" w:lineRule="auto"/>
        <w:rPr>
          <w:rFonts w:ascii="Calibri" w:hAnsi="Calibri" w:eastAsia="Calibri" w:cs="Calibri"/>
          <w:b/>
          <w:sz w:val="24"/>
          <w:szCs w:val="24"/>
        </w:rPr>
      </w:pPr>
      <w:r>
        <w:rPr>
          <w:rFonts w:ascii="Calibri" w:hAnsi="Calibri" w:eastAsia="Calibri" w:cs="Calibri"/>
          <w:b/>
          <w:sz w:val="24"/>
          <w:szCs w:val="24"/>
        </w:rPr>
        <w:t>6. Login Credentials Delivery:</w:t>
      </w:r>
    </w:p>
    <w:p w:rsidR="00DC21A2" w:rsidRDefault="0091387A" w14:paraId="56F414DF" w14:textId="77777777">
      <w:pPr>
        <w:numPr>
          <w:ilvl w:val="0"/>
          <w:numId w:val="57"/>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Once the registration process is completed, the driver is provided with their login credentials to access the system.</w:t>
      </w:r>
    </w:p>
    <w:p w:rsidR="00DC21A2" w:rsidRDefault="00DC21A2" w14:paraId="6CD18CE5" w14:textId="77777777">
      <w:pPr>
        <w:shd w:val="clear" w:color="auto" w:fill="FFFFFF"/>
        <w:spacing w:line="215" w:lineRule="auto"/>
        <w:rPr>
          <w:rFonts w:ascii="Calibri" w:hAnsi="Calibri" w:eastAsia="Calibri" w:cs="Calibri"/>
          <w:b/>
          <w:sz w:val="24"/>
          <w:szCs w:val="24"/>
        </w:rPr>
      </w:pPr>
    </w:p>
    <w:p w:rsidR="00DC21A2" w:rsidRDefault="0091387A" w14:paraId="3E171DE2" w14:textId="77777777">
      <w:pPr>
        <w:shd w:val="clear" w:color="auto" w:fill="FFFFFF"/>
        <w:spacing w:line="215" w:lineRule="auto"/>
        <w:rPr>
          <w:rFonts w:ascii="Calibri" w:hAnsi="Calibri" w:eastAsia="Calibri" w:cs="Calibri"/>
          <w:b/>
          <w:sz w:val="24"/>
          <w:szCs w:val="24"/>
        </w:rPr>
      </w:pPr>
      <w:r>
        <w:rPr>
          <w:rFonts w:ascii="Calibri" w:hAnsi="Calibri" w:eastAsia="Calibri" w:cs="Calibri"/>
          <w:b/>
          <w:sz w:val="24"/>
          <w:szCs w:val="24"/>
        </w:rPr>
        <w:t>List View:</w:t>
      </w:r>
    </w:p>
    <w:p w:rsidR="00DC21A2" w:rsidRDefault="0091387A" w14:paraId="17E24823" w14:textId="77777777">
      <w:pPr>
        <w:numPr>
          <w:ilvl w:val="0"/>
          <w:numId w:val="28"/>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First Name</w:t>
      </w:r>
    </w:p>
    <w:p w:rsidR="00DC21A2" w:rsidRDefault="0091387A" w14:paraId="5EF622CE" w14:textId="77777777">
      <w:pPr>
        <w:numPr>
          <w:ilvl w:val="0"/>
          <w:numId w:val="28"/>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Last Name</w:t>
      </w:r>
    </w:p>
    <w:p w:rsidR="00DC21A2" w:rsidRDefault="0091387A" w14:paraId="23A22C9A" w14:textId="77777777">
      <w:pPr>
        <w:numPr>
          <w:ilvl w:val="0"/>
          <w:numId w:val="28"/>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Group</w:t>
      </w:r>
    </w:p>
    <w:p w:rsidR="00DC21A2" w:rsidRDefault="0091387A" w14:paraId="1F95DBC6" w14:textId="77777777">
      <w:pPr>
        <w:numPr>
          <w:ilvl w:val="0"/>
          <w:numId w:val="28"/>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Email</w:t>
      </w:r>
    </w:p>
    <w:p w:rsidR="00DC21A2" w:rsidRDefault="0091387A" w14:paraId="531D0DE0" w14:textId="77777777">
      <w:pPr>
        <w:numPr>
          <w:ilvl w:val="0"/>
          <w:numId w:val="28"/>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Phone Number</w:t>
      </w:r>
    </w:p>
    <w:p w:rsidR="00DC21A2" w:rsidRDefault="0091387A" w14:paraId="1CAA2724" w14:textId="77777777">
      <w:pPr>
        <w:numPr>
          <w:ilvl w:val="0"/>
          <w:numId w:val="28"/>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Status</w:t>
      </w:r>
    </w:p>
    <w:p w:rsidR="00DC21A2" w:rsidRDefault="0091387A" w14:paraId="46AC3E9C" w14:textId="77777777">
      <w:pPr>
        <w:numPr>
          <w:ilvl w:val="0"/>
          <w:numId w:val="28"/>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Actions</w:t>
      </w:r>
    </w:p>
    <w:p w:rsidR="00DC21A2" w:rsidRDefault="0091387A" w14:paraId="58EAB8CB" w14:textId="77777777">
      <w:pPr>
        <w:shd w:val="clear" w:color="auto" w:fill="FFFFFF"/>
        <w:spacing w:line="215" w:lineRule="auto"/>
        <w:rPr>
          <w:rFonts w:ascii="Calibri" w:hAnsi="Calibri" w:eastAsia="Calibri" w:cs="Calibri"/>
          <w:sz w:val="24"/>
          <w:szCs w:val="24"/>
        </w:rPr>
      </w:pPr>
      <w:r>
        <w:rPr>
          <w:rFonts w:ascii="Calibri" w:hAnsi="Calibri" w:eastAsia="Calibri" w:cs="Calibri"/>
          <w:sz w:val="24"/>
          <w:szCs w:val="24"/>
        </w:rPr>
        <w:t xml:space="preserve">               Edit</w:t>
      </w:r>
    </w:p>
    <w:p w:rsidR="00DC21A2" w:rsidRDefault="0091387A" w14:paraId="3FC02095" w14:textId="77777777">
      <w:pPr>
        <w:shd w:val="clear" w:color="auto" w:fill="FFFFFF"/>
        <w:spacing w:line="215" w:lineRule="auto"/>
        <w:rPr>
          <w:rFonts w:ascii="Calibri" w:hAnsi="Calibri" w:eastAsia="Calibri" w:cs="Calibri"/>
          <w:sz w:val="24"/>
          <w:szCs w:val="24"/>
        </w:rPr>
      </w:pPr>
      <w:r>
        <w:rPr>
          <w:rFonts w:ascii="Calibri" w:hAnsi="Calibri" w:eastAsia="Calibri" w:cs="Calibri"/>
          <w:sz w:val="24"/>
          <w:szCs w:val="24"/>
        </w:rPr>
        <w:t xml:space="preserve">               Remove</w:t>
      </w:r>
    </w:p>
    <w:p w:rsidR="00DC21A2" w:rsidRDefault="0091387A" w14:paraId="48AECFFE" w14:textId="77777777">
      <w:pPr>
        <w:shd w:val="clear" w:color="auto" w:fill="FFFFFF"/>
        <w:spacing w:line="215" w:lineRule="auto"/>
        <w:rPr>
          <w:rFonts w:ascii="Calibri" w:hAnsi="Calibri" w:eastAsia="Calibri" w:cs="Calibri"/>
          <w:sz w:val="24"/>
          <w:szCs w:val="24"/>
        </w:rPr>
      </w:pPr>
      <w:r>
        <w:rPr>
          <w:rFonts w:ascii="Calibri" w:hAnsi="Calibri" w:eastAsia="Calibri" w:cs="Calibri"/>
          <w:sz w:val="24"/>
          <w:szCs w:val="24"/>
        </w:rPr>
        <w:t xml:space="preserve">               View</w:t>
      </w:r>
    </w:p>
    <w:p w:rsidR="00DC21A2" w:rsidRDefault="00DC21A2" w14:paraId="756E1145" w14:textId="77777777">
      <w:pPr>
        <w:shd w:val="clear" w:color="auto" w:fill="FFFFFF"/>
        <w:spacing w:line="215" w:lineRule="auto"/>
        <w:rPr>
          <w:rFonts w:ascii="Calibri" w:hAnsi="Calibri" w:eastAsia="Calibri" w:cs="Calibri"/>
          <w:sz w:val="24"/>
          <w:szCs w:val="24"/>
        </w:rPr>
      </w:pPr>
    </w:p>
    <w:p w:rsidR="00DC21A2" w:rsidRDefault="00DC21A2" w14:paraId="1A9987A5" w14:textId="77777777">
      <w:pPr>
        <w:shd w:val="clear" w:color="auto" w:fill="FFFFFF"/>
        <w:spacing w:line="215" w:lineRule="auto"/>
        <w:rPr>
          <w:rFonts w:ascii="Calibri" w:hAnsi="Calibri" w:eastAsia="Calibri" w:cs="Calibri"/>
          <w:sz w:val="24"/>
          <w:szCs w:val="24"/>
        </w:rPr>
      </w:pPr>
    </w:p>
    <w:p w:rsidR="00DC21A2" w:rsidRDefault="0091387A" w14:paraId="0EF576EC" w14:textId="77777777">
      <w:pPr>
        <w:shd w:val="clear" w:color="auto" w:fill="FFFFFF"/>
        <w:spacing w:line="215" w:lineRule="auto"/>
        <w:rPr>
          <w:rFonts w:ascii="Calibri" w:hAnsi="Calibri" w:eastAsia="Calibri" w:cs="Calibri"/>
          <w:b/>
          <w:sz w:val="28"/>
          <w:szCs w:val="28"/>
        </w:rPr>
      </w:pPr>
      <w:r>
        <w:rPr>
          <w:rFonts w:ascii="Calibri" w:hAnsi="Calibri" w:eastAsia="Calibri" w:cs="Calibri"/>
          <w:b/>
          <w:sz w:val="28"/>
          <w:szCs w:val="28"/>
        </w:rPr>
        <w:t>Add View:</w:t>
      </w:r>
    </w:p>
    <w:p w:rsidR="00DC21A2" w:rsidRDefault="00DC21A2" w14:paraId="79DFF520" w14:textId="77777777">
      <w:pPr>
        <w:shd w:val="clear" w:color="auto" w:fill="FFFFFF"/>
        <w:spacing w:line="215" w:lineRule="auto"/>
        <w:rPr>
          <w:rFonts w:ascii="Calibri" w:hAnsi="Calibri" w:eastAsia="Calibri" w:cs="Calibri"/>
          <w:b/>
          <w:sz w:val="28"/>
          <w:szCs w:val="28"/>
        </w:rPr>
      </w:pPr>
    </w:p>
    <w:tbl>
      <w:tblPr>
        <w:tblStyle w:val="a7"/>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170"/>
        <w:gridCol w:w="1950"/>
        <w:gridCol w:w="1560"/>
        <w:gridCol w:w="1560"/>
        <w:gridCol w:w="1560"/>
        <w:gridCol w:w="1560"/>
      </w:tblGrid>
      <w:tr w:rsidR="00DC21A2" w:rsidTr="4DF41364" w14:paraId="275D16AB" w14:textId="77777777">
        <w:tc>
          <w:tcPr>
            <w:tcW w:w="1170" w:type="dxa"/>
          </w:tcPr>
          <w:p w:rsidR="00DC21A2" w:rsidRDefault="0091387A" w14:paraId="1FCBD213" w14:textId="77777777">
            <w:pPr>
              <w:spacing w:line="240" w:lineRule="auto"/>
              <w:jc w:val="center"/>
              <w:rPr>
                <w:rFonts w:ascii="Calibri" w:hAnsi="Calibri" w:eastAsia="Calibri" w:cs="Calibri"/>
                <w:b/>
                <w:sz w:val="24"/>
                <w:szCs w:val="24"/>
              </w:rPr>
            </w:pPr>
            <w:r>
              <w:rPr>
                <w:rFonts w:ascii="Calibri" w:hAnsi="Calibri" w:eastAsia="Calibri" w:cs="Calibri"/>
                <w:b/>
                <w:sz w:val="24"/>
                <w:szCs w:val="24"/>
              </w:rPr>
              <w:t>SL NO</w:t>
            </w:r>
          </w:p>
        </w:tc>
        <w:tc>
          <w:tcPr>
            <w:tcW w:w="1950" w:type="dxa"/>
          </w:tcPr>
          <w:p w:rsidR="00DC21A2" w:rsidRDefault="0091387A" w14:paraId="6946E9B5" w14:textId="77777777">
            <w:pPr>
              <w:spacing w:line="240" w:lineRule="auto"/>
              <w:jc w:val="center"/>
              <w:rPr>
                <w:rFonts w:ascii="Calibri" w:hAnsi="Calibri" w:eastAsia="Calibri" w:cs="Calibri"/>
                <w:b/>
                <w:sz w:val="24"/>
                <w:szCs w:val="24"/>
              </w:rPr>
            </w:pPr>
            <w:r>
              <w:rPr>
                <w:rFonts w:ascii="Calibri" w:hAnsi="Calibri" w:eastAsia="Calibri" w:cs="Calibri"/>
                <w:b/>
                <w:sz w:val="24"/>
                <w:szCs w:val="24"/>
              </w:rPr>
              <w:t>Fields</w:t>
            </w:r>
          </w:p>
        </w:tc>
        <w:tc>
          <w:tcPr>
            <w:tcW w:w="1560" w:type="dxa"/>
          </w:tcPr>
          <w:p w:rsidR="00DC21A2" w:rsidRDefault="0091387A" w14:paraId="6080B78B" w14:textId="77777777">
            <w:pPr>
              <w:spacing w:line="240" w:lineRule="auto"/>
              <w:jc w:val="center"/>
              <w:rPr>
                <w:rFonts w:ascii="Calibri" w:hAnsi="Calibri" w:eastAsia="Calibri" w:cs="Calibri"/>
                <w:b/>
                <w:sz w:val="24"/>
                <w:szCs w:val="24"/>
              </w:rPr>
            </w:pPr>
            <w:r>
              <w:rPr>
                <w:rFonts w:ascii="Calibri" w:hAnsi="Calibri" w:eastAsia="Calibri" w:cs="Calibri"/>
                <w:b/>
                <w:sz w:val="24"/>
                <w:szCs w:val="24"/>
              </w:rPr>
              <w:t>Control</w:t>
            </w:r>
          </w:p>
        </w:tc>
        <w:tc>
          <w:tcPr>
            <w:tcW w:w="1560" w:type="dxa"/>
          </w:tcPr>
          <w:p w:rsidR="00DC21A2" w:rsidRDefault="0091387A" w14:paraId="450E33D3" w14:textId="77777777">
            <w:pPr>
              <w:spacing w:line="240" w:lineRule="auto"/>
              <w:jc w:val="center"/>
              <w:rPr>
                <w:rFonts w:ascii="Calibri" w:hAnsi="Calibri" w:eastAsia="Calibri" w:cs="Calibri"/>
                <w:b/>
                <w:sz w:val="24"/>
                <w:szCs w:val="24"/>
              </w:rPr>
            </w:pPr>
            <w:r>
              <w:rPr>
                <w:rFonts w:ascii="Calibri" w:hAnsi="Calibri" w:eastAsia="Calibri" w:cs="Calibri"/>
                <w:b/>
                <w:sz w:val="24"/>
                <w:szCs w:val="24"/>
              </w:rPr>
              <w:t>Mandatory</w:t>
            </w:r>
          </w:p>
        </w:tc>
        <w:tc>
          <w:tcPr>
            <w:tcW w:w="1560" w:type="dxa"/>
          </w:tcPr>
          <w:p w:rsidR="00DC21A2" w:rsidRDefault="0091387A" w14:paraId="4CE707CF" w14:textId="77777777">
            <w:pPr>
              <w:spacing w:line="240" w:lineRule="auto"/>
              <w:jc w:val="center"/>
              <w:rPr>
                <w:rFonts w:ascii="Calibri" w:hAnsi="Calibri" w:eastAsia="Calibri" w:cs="Calibri"/>
                <w:b/>
                <w:sz w:val="24"/>
                <w:szCs w:val="24"/>
              </w:rPr>
            </w:pPr>
            <w:r>
              <w:rPr>
                <w:rFonts w:ascii="Calibri" w:hAnsi="Calibri" w:eastAsia="Calibri" w:cs="Calibri"/>
                <w:b/>
                <w:sz w:val="24"/>
                <w:szCs w:val="24"/>
              </w:rPr>
              <w:t>Value</w:t>
            </w:r>
          </w:p>
        </w:tc>
        <w:tc>
          <w:tcPr>
            <w:tcW w:w="1560" w:type="dxa"/>
          </w:tcPr>
          <w:p w:rsidR="00DC21A2" w:rsidRDefault="0091387A" w14:paraId="56236817" w14:textId="77777777">
            <w:pPr>
              <w:spacing w:line="240" w:lineRule="auto"/>
              <w:jc w:val="center"/>
              <w:rPr>
                <w:rFonts w:ascii="Calibri" w:hAnsi="Calibri" w:eastAsia="Calibri" w:cs="Calibri"/>
                <w:b/>
                <w:sz w:val="24"/>
                <w:szCs w:val="24"/>
              </w:rPr>
            </w:pPr>
            <w:r>
              <w:rPr>
                <w:rFonts w:ascii="Calibri" w:hAnsi="Calibri" w:eastAsia="Calibri" w:cs="Calibri"/>
                <w:b/>
                <w:sz w:val="24"/>
                <w:szCs w:val="24"/>
              </w:rPr>
              <w:t>Default Value</w:t>
            </w:r>
          </w:p>
        </w:tc>
      </w:tr>
      <w:tr w:rsidR="00DC21A2" w:rsidTr="4DF41364" w14:paraId="15D38DF9" w14:textId="77777777">
        <w:tc>
          <w:tcPr>
            <w:tcW w:w="1170" w:type="dxa"/>
            <w:tcMar>
              <w:top w:w="100" w:type="dxa"/>
              <w:left w:w="100" w:type="dxa"/>
              <w:bottom w:w="100" w:type="dxa"/>
              <w:right w:w="100" w:type="dxa"/>
            </w:tcMar>
          </w:tcPr>
          <w:p w:rsidR="00DC21A2" w:rsidRDefault="00DC21A2" w14:paraId="393B6F92"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950" w:type="dxa"/>
            <w:tcMar>
              <w:top w:w="100" w:type="dxa"/>
              <w:left w:w="100" w:type="dxa"/>
              <w:bottom w:w="100" w:type="dxa"/>
              <w:right w:w="100" w:type="dxa"/>
            </w:tcMar>
          </w:tcPr>
          <w:p w:rsidR="00DC21A2" w:rsidRDefault="0091387A" w14:paraId="3833F886"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Personal Information</w:t>
            </w:r>
          </w:p>
        </w:tc>
        <w:tc>
          <w:tcPr>
            <w:tcW w:w="1560" w:type="dxa"/>
            <w:tcMar>
              <w:top w:w="100" w:type="dxa"/>
              <w:left w:w="100" w:type="dxa"/>
              <w:bottom w:w="100" w:type="dxa"/>
              <w:right w:w="100" w:type="dxa"/>
            </w:tcMar>
          </w:tcPr>
          <w:p w:rsidR="00DC21A2" w:rsidRDefault="00DC21A2" w14:paraId="3CD20745"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606DACB1"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6A86FF34"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57F96639"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70F82851" w14:textId="77777777">
        <w:tc>
          <w:tcPr>
            <w:tcW w:w="1170" w:type="dxa"/>
            <w:tcMar>
              <w:top w:w="100" w:type="dxa"/>
              <w:left w:w="100" w:type="dxa"/>
              <w:bottom w:w="100" w:type="dxa"/>
              <w:right w:w="100" w:type="dxa"/>
            </w:tcMar>
          </w:tcPr>
          <w:p w:rsidR="00DC21A2" w:rsidRDefault="0091387A" w14:paraId="6FFA4732"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w:t>
            </w:r>
          </w:p>
        </w:tc>
        <w:tc>
          <w:tcPr>
            <w:tcW w:w="1950" w:type="dxa"/>
            <w:tcMar>
              <w:top w:w="100" w:type="dxa"/>
              <w:left w:w="100" w:type="dxa"/>
              <w:bottom w:w="100" w:type="dxa"/>
              <w:right w:w="100" w:type="dxa"/>
            </w:tcMar>
          </w:tcPr>
          <w:p w:rsidR="00DC21A2" w:rsidRDefault="0091387A" w14:paraId="6F8A3CC7"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First Name</w:t>
            </w:r>
          </w:p>
        </w:tc>
        <w:tc>
          <w:tcPr>
            <w:tcW w:w="1560" w:type="dxa"/>
            <w:tcMar>
              <w:top w:w="100" w:type="dxa"/>
              <w:left w:w="100" w:type="dxa"/>
              <w:bottom w:w="100" w:type="dxa"/>
              <w:right w:w="100" w:type="dxa"/>
            </w:tcMar>
          </w:tcPr>
          <w:p w:rsidR="00DC21A2" w:rsidRDefault="0091387A" w14:paraId="254A82A0"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3681EFFE"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31E0C222"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16846A8C"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07433C10" w14:textId="77777777">
        <w:tc>
          <w:tcPr>
            <w:tcW w:w="1170" w:type="dxa"/>
            <w:tcMar>
              <w:top w:w="100" w:type="dxa"/>
              <w:left w:w="100" w:type="dxa"/>
              <w:bottom w:w="100" w:type="dxa"/>
              <w:right w:w="100" w:type="dxa"/>
            </w:tcMar>
          </w:tcPr>
          <w:p w:rsidR="00DC21A2" w:rsidRDefault="0091387A" w14:paraId="7B2F92C0"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2</w:t>
            </w:r>
          </w:p>
        </w:tc>
        <w:tc>
          <w:tcPr>
            <w:tcW w:w="1950" w:type="dxa"/>
            <w:tcMar>
              <w:top w:w="100" w:type="dxa"/>
              <w:left w:w="100" w:type="dxa"/>
              <w:bottom w:w="100" w:type="dxa"/>
              <w:right w:w="100" w:type="dxa"/>
            </w:tcMar>
          </w:tcPr>
          <w:p w:rsidR="00DC21A2" w:rsidRDefault="0091387A" w14:paraId="6B1DBC2B"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Last Name</w:t>
            </w:r>
          </w:p>
        </w:tc>
        <w:tc>
          <w:tcPr>
            <w:tcW w:w="1560" w:type="dxa"/>
            <w:tcMar>
              <w:top w:w="100" w:type="dxa"/>
              <w:left w:w="100" w:type="dxa"/>
              <w:bottom w:w="100" w:type="dxa"/>
              <w:right w:w="100" w:type="dxa"/>
            </w:tcMar>
          </w:tcPr>
          <w:p w:rsidR="00DC21A2" w:rsidRDefault="0091387A" w14:paraId="6EC8B787"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2535A444"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15EB7FAD"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068DC174"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3DC932AE" w14:textId="77777777">
        <w:tc>
          <w:tcPr>
            <w:tcW w:w="1170" w:type="dxa"/>
            <w:tcMar>
              <w:top w:w="100" w:type="dxa"/>
              <w:left w:w="100" w:type="dxa"/>
              <w:bottom w:w="100" w:type="dxa"/>
              <w:right w:w="100" w:type="dxa"/>
            </w:tcMar>
          </w:tcPr>
          <w:p w:rsidR="00DC21A2" w:rsidRDefault="0091387A" w14:paraId="3963D8C7"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3</w:t>
            </w:r>
          </w:p>
        </w:tc>
        <w:tc>
          <w:tcPr>
            <w:tcW w:w="1950" w:type="dxa"/>
            <w:tcMar>
              <w:top w:w="100" w:type="dxa"/>
              <w:left w:w="100" w:type="dxa"/>
              <w:bottom w:w="100" w:type="dxa"/>
              <w:right w:w="100" w:type="dxa"/>
            </w:tcMar>
          </w:tcPr>
          <w:p w:rsidR="00DC21A2" w:rsidRDefault="0091387A" w14:paraId="46800F27"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Phone Number</w:t>
            </w:r>
          </w:p>
        </w:tc>
        <w:tc>
          <w:tcPr>
            <w:tcW w:w="1560" w:type="dxa"/>
            <w:tcMar>
              <w:top w:w="100" w:type="dxa"/>
              <w:left w:w="100" w:type="dxa"/>
              <w:bottom w:w="100" w:type="dxa"/>
              <w:right w:w="100" w:type="dxa"/>
            </w:tcMar>
          </w:tcPr>
          <w:p w:rsidR="00DC21A2" w:rsidRDefault="0091387A" w14:paraId="39D2223C"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4D78342F"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1776C77E"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42CFED23"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493405AF" w14:textId="77777777">
        <w:tc>
          <w:tcPr>
            <w:tcW w:w="1170" w:type="dxa"/>
            <w:tcMar>
              <w:top w:w="100" w:type="dxa"/>
              <w:left w:w="100" w:type="dxa"/>
              <w:bottom w:w="100" w:type="dxa"/>
              <w:right w:w="100" w:type="dxa"/>
            </w:tcMar>
          </w:tcPr>
          <w:p w:rsidR="00DC21A2" w:rsidRDefault="0091387A" w14:paraId="6AAA0451"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4</w:t>
            </w:r>
          </w:p>
        </w:tc>
        <w:tc>
          <w:tcPr>
            <w:tcW w:w="1950" w:type="dxa"/>
            <w:tcMar>
              <w:top w:w="100" w:type="dxa"/>
              <w:left w:w="100" w:type="dxa"/>
              <w:bottom w:w="100" w:type="dxa"/>
              <w:right w:w="100" w:type="dxa"/>
            </w:tcMar>
          </w:tcPr>
          <w:p w:rsidR="00DC21A2" w:rsidRDefault="0091387A" w14:paraId="17747FBB"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Email</w:t>
            </w:r>
          </w:p>
        </w:tc>
        <w:tc>
          <w:tcPr>
            <w:tcW w:w="1560" w:type="dxa"/>
            <w:tcMar>
              <w:top w:w="100" w:type="dxa"/>
              <w:left w:w="100" w:type="dxa"/>
              <w:bottom w:w="100" w:type="dxa"/>
              <w:right w:w="100" w:type="dxa"/>
            </w:tcMar>
          </w:tcPr>
          <w:p w:rsidR="00DC21A2" w:rsidRDefault="0091387A" w14:paraId="6B54D66A"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30B2842A"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4B850936"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49BF412C"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3DFDC465" w14:textId="77777777">
        <w:tc>
          <w:tcPr>
            <w:tcW w:w="1170" w:type="dxa"/>
            <w:tcMar>
              <w:top w:w="100" w:type="dxa"/>
              <w:left w:w="100" w:type="dxa"/>
              <w:bottom w:w="100" w:type="dxa"/>
              <w:right w:w="100" w:type="dxa"/>
            </w:tcMar>
          </w:tcPr>
          <w:p w:rsidR="00DC21A2" w:rsidRDefault="0091387A" w14:paraId="6BCAD619"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5</w:t>
            </w:r>
          </w:p>
        </w:tc>
        <w:tc>
          <w:tcPr>
            <w:tcW w:w="1950" w:type="dxa"/>
            <w:tcMar>
              <w:top w:w="100" w:type="dxa"/>
              <w:left w:w="100" w:type="dxa"/>
              <w:bottom w:w="100" w:type="dxa"/>
              <w:right w:w="100" w:type="dxa"/>
            </w:tcMar>
          </w:tcPr>
          <w:p w:rsidR="00DC21A2" w:rsidRDefault="0091387A" w14:paraId="5F8480E1"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Languages Known</w:t>
            </w:r>
          </w:p>
        </w:tc>
        <w:tc>
          <w:tcPr>
            <w:tcW w:w="1560" w:type="dxa"/>
            <w:tcMar>
              <w:top w:w="100" w:type="dxa"/>
              <w:left w:w="100" w:type="dxa"/>
              <w:bottom w:w="100" w:type="dxa"/>
              <w:right w:w="100" w:type="dxa"/>
            </w:tcMar>
          </w:tcPr>
          <w:p w:rsidR="00DC21A2" w:rsidRDefault="0091387A" w14:paraId="7951250E"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Dropdown</w:t>
            </w:r>
          </w:p>
        </w:tc>
        <w:tc>
          <w:tcPr>
            <w:tcW w:w="1560" w:type="dxa"/>
            <w:tcMar>
              <w:top w:w="100" w:type="dxa"/>
              <w:left w:w="100" w:type="dxa"/>
              <w:bottom w:w="100" w:type="dxa"/>
              <w:right w:w="100" w:type="dxa"/>
            </w:tcMar>
          </w:tcPr>
          <w:p w:rsidR="00DC21A2" w:rsidRDefault="0091387A" w14:paraId="39078AD0"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716529CC"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510167F3"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5B3362C5" w14:textId="77777777">
        <w:tc>
          <w:tcPr>
            <w:tcW w:w="1170" w:type="dxa"/>
            <w:tcMar>
              <w:top w:w="100" w:type="dxa"/>
              <w:left w:w="100" w:type="dxa"/>
              <w:bottom w:w="100" w:type="dxa"/>
              <w:right w:w="100" w:type="dxa"/>
            </w:tcMar>
          </w:tcPr>
          <w:p w:rsidR="00DC21A2" w:rsidRDefault="0091387A" w14:paraId="4B643ED7"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6</w:t>
            </w:r>
          </w:p>
        </w:tc>
        <w:tc>
          <w:tcPr>
            <w:tcW w:w="1950" w:type="dxa"/>
            <w:tcMar>
              <w:top w:w="100" w:type="dxa"/>
              <w:left w:w="100" w:type="dxa"/>
              <w:bottom w:w="100" w:type="dxa"/>
              <w:right w:w="100" w:type="dxa"/>
            </w:tcMar>
          </w:tcPr>
          <w:p w:rsidR="00DC21A2" w:rsidRDefault="0091387A" w14:paraId="5FCBAA60"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Address</w:t>
            </w:r>
          </w:p>
        </w:tc>
        <w:tc>
          <w:tcPr>
            <w:tcW w:w="1560" w:type="dxa"/>
            <w:tcMar>
              <w:top w:w="100" w:type="dxa"/>
              <w:left w:w="100" w:type="dxa"/>
              <w:bottom w:w="100" w:type="dxa"/>
              <w:right w:w="100" w:type="dxa"/>
            </w:tcMar>
          </w:tcPr>
          <w:p w:rsidR="00DC21A2" w:rsidRDefault="0091387A" w14:paraId="235410C6"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6B1444FC"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03A75536"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457CAE31"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3C74B210" w14:textId="77777777">
        <w:tc>
          <w:tcPr>
            <w:tcW w:w="1170" w:type="dxa"/>
            <w:tcMar>
              <w:top w:w="100" w:type="dxa"/>
              <w:left w:w="100" w:type="dxa"/>
              <w:bottom w:w="100" w:type="dxa"/>
              <w:right w:w="100" w:type="dxa"/>
            </w:tcMar>
          </w:tcPr>
          <w:p w:rsidR="00DC21A2" w:rsidRDefault="0091387A" w14:paraId="5D60F8A8"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7</w:t>
            </w:r>
          </w:p>
        </w:tc>
        <w:tc>
          <w:tcPr>
            <w:tcW w:w="1950" w:type="dxa"/>
            <w:tcMar>
              <w:top w:w="100" w:type="dxa"/>
              <w:left w:w="100" w:type="dxa"/>
              <w:bottom w:w="100" w:type="dxa"/>
              <w:right w:w="100" w:type="dxa"/>
            </w:tcMar>
          </w:tcPr>
          <w:p w:rsidR="00DC21A2" w:rsidRDefault="0091387A" w14:paraId="6C301DBE"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Status</w:t>
            </w:r>
          </w:p>
        </w:tc>
        <w:tc>
          <w:tcPr>
            <w:tcW w:w="1560" w:type="dxa"/>
            <w:tcMar>
              <w:top w:w="100" w:type="dxa"/>
              <w:left w:w="100" w:type="dxa"/>
              <w:bottom w:w="100" w:type="dxa"/>
              <w:right w:w="100" w:type="dxa"/>
            </w:tcMar>
          </w:tcPr>
          <w:p w:rsidR="00DC21A2" w:rsidRDefault="0091387A" w14:paraId="0CF204A0"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Dropdown</w:t>
            </w:r>
          </w:p>
        </w:tc>
        <w:tc>
          <w:tcPr>
            <w:tcW w:w="1560" w:type="dxa"/>
            <w:tcMar>
              <w:top w:w="100" w:type="dxa"/>
              <w:left w:w="100" w:type="dxa"/>
              <w:bottom w:w="100" w:type="dxa"/>
              <w:right w:w="100" w:type="dxa"/>
            </w:tcMar>
          </w:tcPr>
          <w:p w:rsidR="00DC21A2" w:rsidRDefault="0091387A" w14:paraId="3BA838AE"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3F933AC9"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0E43071E"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1FB5570B" w14:textId="77777777">
        <w:tc>
          <w:tcPr>
            <w:tcW w:w="1170" w:type="dxa"/>
            <w:tcMar>
              <w:top w:w="100" w:type="dxa"/>
              <w:left w:w="100" w:type="dxa"/>
              <w:bottom w:w="100" w:type="dxa"/>
              <w:right w:w="100" w:type="dxa"/>
            </w:tcMar>
          </w:tcPr>
          <w:p w:rsidR="00DC21A2" w:rsidRDefault="0091387A" w14:paraId="63DFD113"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8</w:t>
            </w:r>
          </w:p>
        </w:tc>
        <w:tc>
          <w:tcPr>
            <w:tcW w:w="1950" w:type="dxa"/>
            <w:tcMar>
              <w:top w:w="100" w:type="dxa"/>
              <w:left w:w="100" w:type="dxa"/>
              <w:bottom w:w="100" w:type="dxa"/>
              <w:right w:w="100" w:type="dxa"/>
            </w:tcMar>
          </w:tcPr>
          <w:p w:rsidR="00DC21A2" w:rsidRDefault="0091387A" w14:paraId="1C64A7C3"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Date of Birth</w:t>
            </w:r>
          </w:p>
        </w:tc>
        <w:tc>
          <w:tcPr>
            <w:tcW w:w="1560" w:type="dxa"/>
            <w:tcMar>
              <w:top w:w="100" w:type="dxa"/>
              <w:left w:w="100" w:type="dxa"/>
              <w:bottom w:w="100" w:type="dxa"/>
              <w:right w:w="100" w:type="dxa"/>
            </w:tcMar>
          </w:tcPr>
          <w:p w:rsidR="00DC21A2" w:rsidRDefault="0091387A" w14:paraId="5C849FDB"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Date Format</w:t>
            </w:r>
          </w:p>
        </w:tc>
        <w:tc>
          <w:tcPr>
            <w:tcW w:w="1560" w:type="dxa"/>
            <w:tcMar>
              <w:top w:w="100" w:type="dxa"/>
              <w:left w:w="100" w:type="dxa"/>
              <w:bottom w:w="100" w:type="dxa"/>
              <w:right w:w="100" w:type="dxa"/>
            </w:tcMar>
          </w:tcPr>
          <w:p w:rsidR="00DC21A2" w:rsidRDefault="0091387A" w14:paraId="66F5815A"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73705001"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36BA2F4C"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47CD1EF7" w14:textId="77777777">
        <w:tc>
          <w:tcPr>
            <w:tcW w:w="1170" w:type="dxa"/>
            <w:tcMar>
              <w:top w:w="100" w:type="dxa"/>
              <w:left w:w="100" w:type="dxa"/>
              <w:bottom w:w="100" w:type="dxa"/>
              <w:right w:w="100" w:type="dxa"/>
            </w:tcMar>
          </w:tcPr>
          <w:p w:rsidR="00DC21A2" w:rsidRDefault="0091387A" w14:paraId="0AD91212"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9</w:t>
            </w:r>
          </w:p>
        </w:tc>
        <w:tc>
          <w:tcPr>
            <w:tcW w:w="1950" w:type="dxa"/>
            <w:tcMar>
              <w:top w:w="100" w:type="dxa"/>
              <w:left w:w="100" w:type="dxa"/>
              <w:bottom w:w="100" w:type="dxa"/>
              <w:right w:w="100" w:type="dxa"/>
            </w:tcMar>
          </w:tcPr>
          <w:p w:rsidR="00DC21A2" w:rsidRDefault="0091387A" w14:paraId="4497048C"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Age</w:t>
            </w:r>
          </w:p>
        </w:tc>
        <w:tc>
          <w:tcPr>
            <w:tcW w:w="1560" w:type="dxa"/>
            <w:tcMar>
              <w:top w:w="100" w:type="dxa"/>
              <w:left w:w="100" w:type="dxa"/>
              <w:bottom w:w="100" w:type="dxa"/>
              <w:right w:w="100" w:type="dxa"/>
            </w:tcMar>
          </w:tcPr>
          <w:p w:rsidR="00DC21A2" w:rsidRDefault="0091387A" w14:paraId="709637B0"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4DE34A0E"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239CE350"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54C940F0"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31E75FAE" w14:textId="77777777">
        <w:tc>
          <w:tcPr>
            <w:tcW w:w="1170" w:type="dxa"/>
            <w:tcMar>
              <w:top w:w="100" w:type="dxa"/>
              <w:left w:w="100" w:type="dxa"/>
              <w:bottom w:w="100" w:type="dxa"/>
              <w:right w:w="100" w:type="dxa"/>
            </w:tcMar>
          </w:tcPr>
          <w:p w:rsidR="00DC21A2" w:rsidRDefault="0091387A" w14:paraId="2329B32A"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10</w:t>
            </w:r>
          </w:p>
        </w:tc>
        <w:tc>
          <w:tcPr>
            <w:tcW w:w="1950" w:type="dxa"/>
            <w:tcMar>
              <w:top w:w="100" w:type="dxa"/>
              <w:left w:w="100" w:type="dxa"/>
              <w:bottom w:w="100" w:type="dxa"/>
              <w:right w:w="100" w:type="dxa"/>
            </w:tcMar>
          </w:tcPr>
          <w:p w:rsidR="00DC21A2" w:rsidRDefault="0091387A" w14:paraId="11CB0609"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Years of Experience</w:t>
            </w:r>
          </w:p>
        </w:tc>
        <w:tc>
          <w:tcPr>
            <w:tcW w:w="1560" w:type="dxa"/>
            <w:tcMar>
              <w:top w:w="100" w:type="dxa"/>
              <w:left w:w="100" w:type="dxa"/>
              <w:bottom w:w="100" w:type="dxa"/>
              <w:right w:w="100" w:type="dxa"/>
            </w:tcMar>
          </w:tcPr>
          <w:p w:rsidR="00DC21A2" w:rsidRDefault="0091387A" w14:paraId="34B34E74"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5DD5810B"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62C47915"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2665FEA9"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1180D867" w14:textId="77777777">
        <w:tc>
          <w:tcPr>
            <w:tcW w:w="1170" w:type="dxa"/>
            <w:tcMar>
              <w:top w:w="100" w:type="dxa"/>
              <w:left w:w="100" w:type="dxa"/>
              <w:bottom w:w="100" w:type="dxa"/>
              <w:right w:w="100" w:type="dxa"/>
            </w:tcMar>
          </w:tcPr>
          <w:p w:rsidR="00DC21A2" w:rsidRDefault="00DC21A2" w14:paraId="144E583A"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950" w:type="dxa"/>
            <w:tcMar>
              <w:top w:w="100" w:type="dxa"/>
              <w:left w:w="100" w:type="dxa"/>
              <w:bottom w:w="100" w:type="dxa"/>
              <w:right w:w="100" w:type="dxa"/>
            </w:tcMar>
          </w:tcPr>
          <w:p w:rsidR="00DC21A2" w:rsidRDefault="0091387A" w14:paraId="1C9B5D86"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KYC Verification</w:t>
            </w:r>
          </w:p>
        </w:tc>
        <w:tc>
          <w:tcPr>
            <w:tcW w:w="1560" w:type="dxa"/>
            <w:tcMar>
              <w:top w:w="100" w:type="dxa"/>
              <w:left w:w="100" w:type="dxa"/>
              <w:bottom w:w="100" w:type="dxa"/>
              <w:right w:w="100" w:type="dxa"/>
            </w:tcMar>
          </w:tcPr>
          <w:p w:rsidR="00DC21A2" w:rsidRDefault="00DC21A2" w14:paraId="0F5F96DA"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612AF35F"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47C77CF8"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4B1220CB"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46956A3F" w14:textId="77777777">
        <w:tc>
          <w:tcPr>
            <w:tcW w:w="1170" w:type="dxa"/>
            <w:tcMar>
              <w:top w:w="100" w:type="dxa"/>
              <w:left w:w="100" w:type="dxa"/>
              <w:bottom w:w="100" w:type="dxa"/>
              <w:right w:w="100" w:type="dxa"/>
            </w:tcMar>
          </w:tcPr>
          <w:p w:rsidR="00DC21A2" w:rsidRDefault="00484351" w14:paraId="16FA93EE"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11</w:t>
            </w:r>
          </w:p>
        </w:tc>
        <w:tc>
          <w:tcPr>
            <w:tcW w:w="1950" w:type="dxa"/>
            <w:tcMar>
              <w:top w:w="100" w:type="dxa"/>
              <w:left w:w="100" w:type="dxa"/>
              <w:bottom w:w="100" w:type="dxa"/>
              <w:right w:w="100" w:type="dxa"/>
            </w:tcMar>
          </w:tcPr>
          <w:p w:rsidR="00DC21A2" w:rsidRDefault="0091387A" w14:paraId="2609C0E4"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Aadhaar Number and Upload Image</w:t>
            </w:r>
          </w:p>
        </w:tc>
        <w:tc>
          <w:tcPr>
            <w:tcW w:w="1560" w:type="dxa"/>
            <w:tcMar>
              <w:top w:w="100" w:type="dxa"/>
              <w:left w:w="100" w:type="dxa"/>
              <w:bottom w:w="100" w:type="dxa"/>
              <w:right w:w="100" w:type="dxa"/>
            </w:tcMar>
          </w:tcPr>
          <w:p w:rsidR="00DC21A2" w:rsidRDefault="0091387A" w14:paraId="5F39C3D7"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Text box and Upload Document</w:t>
            </w:r>
          </w:p>
        </w:tc>
        <w:tc>
          <w:tcPr>
            <w:tcW w:w="1560" w:type="dxa"/>
            <w:tcMar>
              <w:top w:w="100" w:type="dxa"/>
              <w:left w:w="100" w:type="dxa"/>
              <w:bottom w:w="100" w:type="dxa"/>
              <w:right w:w="100" w:type="dxa"/>
            </w:tcMar>
          </w:tcPr>
          <w:p w:rsidR="00DC21A2" w:rsidRDefault="0091387A" w14:paraId="461B0737"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15F0A957"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4C9D38B6"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3D518518" w14:textId="77777777">
        <w:tc>
          <w:tcPr>
            <w:tcW w:w="1170" w:type="dxa"/>
            <w:tcMar>
              <w:top w:w="100" w:type="dxa"/>
              <w:left w:w="100" w:type="dxa"/>
              <w:bottom w:w="100" w:type="dxa"/>
              <w:right w:w="100" w:type="dxa"/>
            </w:tcMar>
          </w:tcPr>
          <w:p w:rsidR="00DC21A2" w:rsidRDefault="00484351" w14:paraId="6D19BB57"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12</w:t>
            </w:r>
          </w:p>
        </w:tc>
        <w:tc>
          <w:tcPr>
            <w:tcW w:w="1950" w:type="dxa"/>
            <w:tcMar>
              <w:top w:w="100" w:type="dxa"/>
              <w:left w:w="100" w:type="dxa"/>
              <w:bottom w:w="100" w:type="dxa"/>
              <w:right w:w="100" w:type="dxa"/>
            </w:tcMar>
          </w:tcPr>
          <w:p w:rsidR="00DC21A2" w:rsidRDefault="0091387A" w14:paraId="0F34EB40"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PAN Number and Upload Image</w:t>
            </w:r>
          </w:p>
        </w:tc>
        <w:tc>
          <w:tcPr>
            <w:tcW w:w="1560" w:type="dxa"/>
            <w:tcMar>
              <w:top w:w="100" w:type="dxa"/>
              <w:left w:w="100" w:type="dxa"/>
              <w:bottom w:w="100" w:type="dxa"/>
              <w:right w:w="100" w:type="dxa"/>
            </w:tcMar>
          </w:tcPr>
          <w:p w:rsidR="00DC21A2" w:rsidRDefault="0091387A" w14:paraId="7C31A66D"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Text box and Upload Document</w:t>
            </w:r>
          </w:p>
        </w:tc>
        <w:tc>
          <w:tcPr>
            <w:tcW w:w="1560" w:type="dxa"/>
            <w:tcMar>
              <w:top w:w="100" w:type="dxa"/>
              <w:left w:w="100" w:type="dxa"/>
              <w:bottom w:w="100" w:type="dxa"/>
              <w:right w:w="100" w:type="dxa"/>
            </w:tcMar>
          </w:tcPr>
          <w:p w:rsidR="00DC21A2" w:rsidRDefault="0091387A" w14:paraId="17CA9BEF"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52CCEEDF"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1AF4D30E"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02894FCD" w14:textId="77777777">
        <w:tc>
          <w:tcPr>
            <w:tcW w:w="1170" w:type="dxa"/>
            <w:tcMar>
              <w:top w:w="100" w:type="dxa"/>
              <w:left w:w="100" w:type="dxa"/>
              <w:bottom w:w="100" w:type="dxa"/>
              <w:right w:w="100" w:type="dxa"/>
            </w:tcMar>
          </w:tcPr>
          <w:p w:rsidR="00DC21A2" w:rsidRDefault="00DC21A2" w14:paraId="7B6BCEB8"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950" w:type="dxa"/>
            <w:tcMar>
              <w:top w:w="100" w:type="dxa"/>
              <w:left w:w="100" w:type="dxa"/>
              <w:bottom w:w="100" w:type="dxa"/>
              <w:right w:w="100" w:type="dxa"/>
            </w:tcMar>
          </w:tcPr>
          <w:p w:rsidR="00DC21A2" w:rsidRDefault="0091387A" w14:paraId="71E66359"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Document Verification</w:t>
            </w:r>
          </w:p>
        </w:tc>
        <w:tc>
          <w:tcPr>
            <w:tcW w:w="1560" w:type="dxa"/>
            <w:tcMar>
              <w:top w:w="100" w:type="dxa"/>
              <w:left w:w="100" w:type="dxa"/>
              <w:bottom w:w="100" w:type="dxa"/>
              <w:right w:w="100" w:type="dxa"/>
            </w:tcMar>
          </w:tcPr>
          <w:p w:rsidR="00DC21A2" w:rsidRDefault="00DC21A2" w14:paraId="2E7E4CF0"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3E5A538D"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2A442330"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1306AF8C"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535621CA" w14:textId="77777777">
        <w:tc>
          <w:tcPr>
            <w:tcW w:w="1170" w:type="dxa"/>
            <w:tcMar>
              <w:top w:w="100" w:type="dxa"/>
              <w:left w:w="100" w:type="dxa"/>
              <w:bottom w:w="100" w:type="dxa"/>
              <w:right w:w="100" w:type="dxa"/>
            </w:tcMar>
          </w:tcPr>
          <w:p w:rsidR="00DC21A2" w:rsidRDefault="00484351" w14:paraId="68C718F4"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13</w:t>
            </w:r>
          </w:p>
        </w:tc>
        <w:tc>
          <w:tcPr>
            <w:tcW w:w="1950" w:type="dxa"/>
            <w:tcMar>
              <w:top w:w="100" w:type="dxa"/>
              <w:left w:w="100" w:type="dxa"/>
              <w:bottom w:w="100" w:type="dxa"/>
              <w:right w:w="100" w:type="dxa"/>
            </w:tcMar>
          </w:tcPr>
          <w:p w:rsidR="00DC21A2" w:rsidRDefault="0091387A" w14:paraId="39152C4C"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Driving License</w:t>
            </w:r>
          </w:p>
        </w:tc>
        <w:tc>
          <w:tcPr>
            <w:tcW w:w="1560" w:type="dxa"/>
            <w:tcMar>
              <w:top w:w="100" w:type="dxa"/>
              <w:left w:w="100" w:type="dxa"/>
              <w:bottom w:w="100" w:type="dxa"/>
              <w:right w:w="100" w:type="dxa"/>
            </w:tcMar>
          </w:tcPr>
          <w:p w:rsidR="00DC21A2" w:rsidRDefault="0091387A" w14:paraId="7C51406A"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Upload Document</w:t>
            </w:r>
          </w:p>
        </w:tc>
        <w:tc>
          <w:tcPr>
            <w:tcW w:w="1560" w:type="dxa"/>
            <w:tcMar>
              <w:top w:w="100" w:type="dxa"/>
              <w:left w:w="100" w:type="dxa"/>
              <w:bottom w:w="100" w:type="dxa"/>
              <w:right w:w="100" w:type="dxa"/>
            </w:tcMar>
          </w:tcPr>
          <w:p w:rsidR="00DC21A2" w:rsidRDefault="0091387A" w14:paraId="5421166C"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14660714"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292A3593"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0F3410F5" w14:textId="77777777">
        <w:tc>
          <w:tcPr>
            <w:tcW w:w="1170" w:type="dxa"/>
            <w:tcMar>
              <w:top w:w="100" w:type="dxa"/>
              <w:left w:w="100" w:type="dxa"/>
              <w:bottom w:w="100" w:type="dxa"/>
              <w:right w:w="100" w:type="dxa"/>
            </w:tcMar>
          </w:tcPr>
          <w:p w:rsidR="00DC21A2" w:rsidRDefault="00484351" w14:paraId="2A5B36F9"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14</w:t>
            </w:r>
          </w:p>
        </w:tc>
        <w:tc>
          <w:tcPr>
            <w:tcW w:w="1950" w:type="dxa"/>
            <w:tcMar>
              <w:top w:w="100" w:type="dxa"/>
              <w:left w:w="100" w:type="dxa"/>
              <w:bottom w:w="100" w:type="dxa"/>
              <w:right w:w="100" w:type="dxa"/>
            </w:tcMar>
          </w:tcPr>
          <w:p w:rsidR="00DC21A2" w:rsidRDefault="0091387A" w14:paraId="0858BA37"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Physical Fitness Certificate</w:t>
            </w:r>
          </w:p>
        </w:tc>
        <w:tc>
          <w:tcPr>
            <w:tcW w:w="1560" w:type="dxa"/>
            <w:tcMar>
              <w:top w:w="100" w:type="dxa"/>
              <w:left w:w="100" w:type="dxa"/>
              <w:bottom w:w="100" w:type="dxa"/>
              <w:right w:w="100" w:type="dxa"/>
            </w:tcMar>
          </w:tcPr>
          <w:p w:rsidR="00DC21A2" w:rsidRDefault="0091387A" w14:paraId="4EEC7598"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Upload Document</w:t>
            </w:r>
          </w:p>
        </w:tc>
        <w:tc>
          <w:tcPr>
            <w:tcW w:w="1560" w:type="dxa"/>
            <w:tcMar>
              <w:top w:w="100" w:type="dxa"/>
              <w:left w:w="100" w:type="dxa"/>
              <w:bottom w:w="100" w:type="dxa"/>
              <w:right w:w="100" w:type="dxa"/>
            </w:tcMar>
          </w:tcPr>
          <w:p w:rsidR="00DC21A2" w:rsidRDefault="0091387A" w14:paraId="60682919"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16FD9EF8"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DC21A2" w:rsidRDefault="00DC21A2" w14:paraId="1AC83F60"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0C67C8" w:rsidTr="4DF41364" w14:paraId="16702E92" w14:textId="77777777">
        <w:tc>
          <w:tcPr>
            <w:tcW w:w="1170" w:type="dxa"/>
            <w:tcMar>
              <w:top w:w="100" w:type="dxa"/>
              <w:left w:w="100" w:type="dxa"/>
              <w:bottom w:w="100" w:type="dxa"/>
              <w:right w:w="100" w:type="dxa"/>
            </w:tcMar>
          </w:tcPr>
          <w:p w:rsidR="000C67C8" w:rsidRDefault="000C67C8" w14:paraId="5B7B3AA1"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15</w:t>
            </w:r>
          </w:p>
        </w:tc>
        <w:tc>
          <w:tcPr>
            <w:tcW w:w="1950" w:type="dxa"/>
            <w:tcMar>
              <w:top w:w="100" w:type="dxa"/>
              <w:left w:w="100" w:type="dxa"/>
              <w:bottom w:w="100" w:type="dxa"/>
              <w:right w:w="100" w:type="dxa"/>
            </w:tcMar>
          </w:tcPr>
          <w:p w:rsidR="000C67C8" w:rsidP="4DF41364" w:rsidRDefault="000C67C8" w14:paraId="21851219" w14:textId="77777777">
            <w:pPr>
              <w:widowControl w:val="0"/>
              <w:pBdr>
                <w:top w:val="nil"/>
                <w:left w:val="nil"/>
                <w:bottom w:val="nil"/>
                <w:right w:val="nil"/>
                <w:between w:val="nil"/>
              </w:pBd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Chauffeur Allowance / Day  / night</w:t>
            </w:r>
          </w:p>
        </w:tc>
        <w:tc>
          <w:tcPr>
            <w:tcW w:w="1560" w:type="dxa"/>
            <w:tcMar>
              <w:top w:w="100" w:type="dxa"/>
              <w:left w:w="100" w:type="dxa"/>
              <w:bottom w:w="100" w:type="dxa"/>
              <w:right w:w="100" w:type="dxa"/>
            </w:tcMar>
          </w:tcPr>
          <w:p w:rsidR="000C67C8" w:rsidRDefault="000C67C8" w14:paraId="09141A3C"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0C67C8" w:rsidRDefault="00882222" w14:paraId="633F1868" w14:textId="145D2C85">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0C67C8" w:rsidRDefault="000C67C8" w14:paraId="069838DC"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560" w:type="dxa"/>
            <w:tcMar>
              <w:top w:w="100" w:type="dxa"/>
              <w:left w:w="100" w:type="dxa"/>
              <w:bottom w:w="100" w:type="dxa"/>
              <w:right w:w="100" w:type="dxa"/>
            </w:tcMar>
          </w:tcPr>
          <w:p w:rsidR="000C67C8" w:rsidRDefault="000C67C8" w14:paraId="18C9F2B1"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bl>
    <w:p w:rsidR="00DC21A2" w:rsidRDefault="00DC21A2" w14:paraId="68B74857" w14:textId="77777777">
      <w:pPr>
        <w:shd w:val="clear" w:color="auto" w:fill="FFFFFF"/>
        <w:spacing w:line="215" w:lineRule="auto"/>
        <w:rPr>
          <w:rFonts w:ascii="Calibri" w:hAnsi="Calibri" w:eastAsia="Calibri" w:cs="Calibri"/>
          <w:b/>
          <w:sz w:val="28"/>
          <w:szCs w:val="28"/>
        </w:rPr>
      </w:pPr>
    </w:p>
    <w:p w:rsidR="00DC21A2" w:rsidRDefault="00DC21A2" w14:paraId="5A5F1F60" w14:textId="77777777">
      <w:pPr>
        <w:shd w:val="clear" w:color="auto" w:fill="FFFFFF"/>
        <w:spacing w:line="215" w:lineRule="auto"/>
        <w:rPr>
          <w:rFonts w:ascii="Calibri" w:hAnsi="Calibri" w:eastAsia="Calibri" w:cs="Calibri"/>
          <w:b/>
          <w:sz w:val="28"/>
          <w:szCs w:val="28"/>
        </w:rPr>
      </w:pPr>
    </w:p>
    <w:p w:rsidR="00DC21A2" w:rsidP="00E330A7" w:rsidRDefault="0091387A" w14:paraId="4F1FBA4C" w14:textId="02300CCD">
      <w:pPr>
        <w:spacing w:line="240" w:lineRule="auto"/>
        <w:ind w:firstLine="360"/>
        <w:rPr>
          <w:rFonts w:ascii="Calibri" w:hAnsi="Calibri" w:eastAsia="Calibri" w:cs="Calibri"/>
          <w:b/>
          <w:sz w:val="24"/>
          <w:szCs w:val="24"/>
        </w:rPr>
      </w:pPr>
      <w:r>
        <w:rPr>
          <w:rFonts w:ascii="Calibri" w:hAnsi="Calibri" w:eastAsia="Calibri" w:cs="Calibri"/>
          <w:b/>
          <w:sz w:val="24"/>
          <w:szCs w:val="24"/>
        </w:rPr>
        <w:t xml:space="preserve">Messages: </w:t>
      </w:r>
    </w:p>
    <w:p w:rsidR="00DC21A2" w:rsidRDefault="0091387A" w14:paraId="0F3ADAC4" w14:textId="77777777">
      <w:pPr>
        <w:numPr>
          <w:ilvl w:val="0"/>
          <w:numId w:val="11"/>
        </w:numPr>
        <w:spacing w:line="240" w:lineRule="auto"/>
        <w:rPr>
          <w:rFonts w:ascii="Calibri" w:hAnsi="Calibri" w:eastAsia="Calibri" w:cs="Calibri"/>
          <w:sz w:val="24"/>
          <w:szCs w:val="24"/>
        </w:rPr>
      </w:pPr>
      <w:r>
        <w:rPr>
          <w:rFonts w:ascii="Calibri" w:hAnsi="Calibri" w:eastAsia="Calibri" w:cs="Calibri"/>
          <w:sz w:val="24"/>
          <w:szCs w:val="24"/>
        </w:rPr>
        <w:t>Add – Driver added successfully.</w:t>
      </w:r>
    </w:p>
    <w:p w:rsidR="00DC21A2" w:rsidRDefault="0091387A" w14:paraId="5FE74CEB" w14:textId="77777777">
      <w:pPr>
        <w:numPr>
          <w:ilvl w:val="0"/>
          <w:numId w:val="11"/>
        </w:numPr>
        <w:spacing w:line="240" w:lineRule="auto"/>
        <w:rPr>
          <w:rFonts w:ascii="Calibri" w:hAnsi="Calibri" w:eastAsia="Calibri" w:cs="Calibri"/>
          <w:sz w:val="24"/>
          <w:szCs w:val="24"/>
        </w:rPr>
      </w:pPr>
      <w:r>
        <w:rPr>
          <w:rFonts w:ascii="Calibri" w:hAnsi="Calibri" w:eastAsia="Calibri" w:cs="Calibri"/>
          <w:sz w:val="24"/>
          <w:szCs w:val="24"/>
        </w:rPr>
        <w:t>Edit – Driver updated successfully.</w:t>
      </w:r>
    </w:p>
    <w:p w:rsidRPr="00E330A7" w:rsidR="00DC21A2" w:rsidP="4DF41364" w:rsidRDefault="0091387A" w14:paraId="0EA1ED58" w14:textId="2169F019">
      <w:pPr>
        <w:numPr>
          <w:ilvl w:val="0"/>
          <w:numId w:val="11"/>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Delete - Driver deleted successfully.</w:t>
      </w:r>
    </w:p>
    <w:p w:rsidR="00DC21A2" w:rsidP="4DF41364" w:rsidRDefault="00097F05" w14:paraId="751B11CC" w14:textId="77777777">
      <w:pPr>
        <w:shd w:val="clear" w:color="auto" w:fill="FFFFFF" w:themeFill="background1"/>
        <w:spacing w:line="215" w:lineRule="auto"/>
        <w:rPr>
          <w:rFonts w:ascii="Calibri" w:hAnsi="Calibri" w:eastAsia="Calibri" w:cs="Calibri"/>
          <w:b/>
          <w:bCs/>
          <w:sz w:val="28"/>
          <w:szCs w:val="28"/>
          <w:lang w:val="en-US"/>
        </w:rPr>
      </w:pPr>
      <w:r w:rsidRPr="4DF41364">
        <w:rPr>
          <w:rFonts w:ascii="Calibri" w:hAnsi="Calibri" w:eastAsia="Calibri" w:cs="Calibri"/>
          <w:b/>
          <w:bCs/>
          <w:sz w:val="28"/>
          <w:szCs w:val="28"/>
          <w:lang w:val="en-US"/>
        </w:rPr>
        <w:t>5.6  ACL (Access Control List)</w:t>
      </w:r>
    </w:p>
    <w:p w:rsidR="00DC21A2" w:rsidRDefault="00DC21A2" w14:paraId="2A86AE3B" w14:textId="77777777">
      <w:pPr>
        <w:shd w:val="clear" w:color="auto" w:fill="FFFFFF"/>
        <w:spacing w:line="215" w:lineRule="auto"/>
        <w:rPr>
          <w:rFonts w:ascii="Calibri" w:hAnsi="Calibri" w:eastAsia="Calibri" w:cs="Calibri"/>
          <w:b/>
          <w:sz w:val="24"/>
          <w:szCs w:val="24"/>
        </w:rPr>
      </w:pPr>
    </w:p>
    <w:p w:rsidR="00DC21A2" w:rsidRDefault="00097F05" w14:paraId="0BD6CF4D" w14:textId="77777777">
      <w:pPr>
        <w:keepNext/>
        <w:keepLines/>
        <w:spacing w:before="40" w:line="259" w:lineRule="auto"/>
        <w:rPr>
          <w:rFonts w:ascii="Calibri" w:hAnsi="Calibri" w:eastAsia="Calibri" w:cs="Calibri"/>
          <w:b/>
          <w:sz w:val="28"/>
          <w:szCs w:val="28"/>
        </w:rPr>
      </w:pPr>
      <w:bookmarkStart w:name="_2bn6wsx" w:colFirst="0" w:colLast="0" w:id="9"/>
      <w:bookmarkEnd w:id="9"/>
      <w:r>
        <w:rPr>
          <w:rFonts w:ascii="Calibri" w:hAnsi="Calibri" w:eastAsia="Calibri" w:cs="Calibri"/>
          <w:b/>
          <w:sz w:val="28"/>
          <w:szCs w:val="28"/>
        </w:rPr>
        <w:t>5.6.1 Admin Menu</w:t>
      </w:r>
    </w:p>
    <w:p w:rsidR="00DC21A2" w:rsidP="4DF41364" w:rsidRDefault="0091387A" w14:paraId="4ADB637C" w14:textId="77777777">
      <w:p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The Admin menu offers you the grouped administrative links from the Site Administration page in a menu format.</w:t>
      </w:r>
    </w:p>
    <w:p w:rsidR="00DC21A2" w:rsidRDefault="00DC21A2" w14:paraId="5D8473D2" w14:textId="77777777">
      <w:pPr>
        <w:spacing w:line="240" w:lineRule="auto"/>
        <w:ind w:firstLine="360"/>
        <w:rPr>
          <w:rFonts w:ascii="Calibri" w:hAnsi="Calibri" w:eastAsia="Calibri" w:cs="Calibri"/>
          <w:sz w:val="24"/>
          <w:szCs w:val="24"/>
        </w:rPr>
      </w:pPr>
    </w:p>
    <w:p w:rsidR="00DC21A2" w:rsidP="00E330A7" w:rsidRDefault="0091387A" w14:paraId="148712C5" w14:textId="1A3AB0AB">
      <w:pPr>
        <w:spacing w:line="240" w:lineRule="auto"/>
        <w:ind w:firstLine="360"/>
        <w:rPr>
          <w:rFonts w:ascii="Calibri" w:hAnsi="Calibri" w:eastAsia="Calibri" w:cs="Calibri"/>
          <w:sz w:val="24"/>
          <w:szCs w:val="24"/>
        </w:rPr>
      </w:pPr>
      <w:r>
        <w:rPr>
          <w:rFonts w:ascii="Calibri" w:hAnsi="Calibri" w:eastAsia="Calibri" w:cs="Calibri"/>
          <w:b/>
          <w:sz w:val="24"/>
          <w:szCs w:val="24"/>
        </w:rPr>
        <w:t>List View (Tree View)</w:t>
      </w:r>
      <w:r>
        <w:rPr>
          <w:rFonts w:ascii="Calibri" w:hAnsi="Calibri" w:eastAsia="Calibri" w:cs="Calibri"/>
          <w:sz w:val="24"/>
          <w:szCs w:val="24"/>
        </w:rPr>
        <w:t>:</w:t>
      </w:r>
    </w:p>
    <w:p w:rsidR="00DC21A2" w:rsidRDefault="0091387A" w14:paraId="1CE7D6C0" w14:textId="77777777">
      <w:pPr>
        <w:numPr>
          <w:ilvl w:val="0"/>
          <w:numId w:val="16"/>
        </w:numPr>
        <w:spacing w:line="240" w:lineRule="auto"/>
        <w:rPr>
          <w:rFonts w:ascii="Calibri" w:hAnsi="Calibri" w:eastAsia="Calibri" w:cs="Calibri"/>
          <w:sz w:val="24"/>
          <w:szCs w:val="24"/>
        </w:rPr>
      </w:pPr>
      <w:r>
        <w:rPr>
          <w:rFonts w:ascii="Calibri" w:hAnsi="Calibri" w:eastAsia="Calibri" w:cs="Calibri"/>
          <w:sz w:val="24"/>
          <w:szCs w:val="24"/>
        </w:rPr>
        <w:t>Icon</w:t>
      </w:r>
    </w:p>
    <w:p w:rsidR="00DC21A2" w:rsidRDefault="0091387A" w14:paraId="05264CA9" w14:textId="77777777">
      <w:pPr>
        <w:numPr>
          <w:ilvl w:val="0"/>
          <w:numId w:val="16"/>
        </w:numPr>
        <w:spacing w:line="240" w:lineRule="auto"/>
        <w:rPr>
          <w:rFonts w:ascii="Calibri" w:hAnsi="Calibri" w:eastAsia="Calibri" w:cs="Calibri"/>
          <w:sz w:val="24"/>
          <w:szCs w:val="24"/>
        </w:rPr>
      </w:pPr>
      <w:r>
        <w:rPr>
          <w:rFonts w:ascii="Calibri" w:hAnsi="Calibri" w:eastAsia="Calibri" w:cs="Calibri"/>
          <w:sz w:val="24"/>
          <w:szCs w:val="24"/>
        </w:rPr>
        <w:t>Menu Name</w:t>
      </w:r>
    </w:p>
    <w:p w:rsidR="00DC21A2" w:rsidRDefault="0091387A" w14:paraId="295798C2" w14:textId="77777777">
      <w:pPr>
        <w:numPr>
          <w:ilvl w:val="0"/>
          <w:numId w:val="16"/>
        </w:numPr>
        <w:spacing w:line="240" w:lineRule="auto"/>
        <w:rPr>
          <w:rFonts w:ascii="Calibri" w:hAnsi="Calibri" w:eastAsia="Calibri" w:cs="Calibri"/>
          <w:sz w:val="24"/>
          <w:szCs w:val="24"/>
        </w:rPr>
      </w:pPr>
      <w:r>
        <w:rPr>
          <w:rFonts w:ascii="Calibri" w:hAnsi="Calibri" w:eastAsia="Calibri" w:cs="Calibri"/>
          <w:sz w:val="24"/>
          <w:szCs w:val="24"/>
        </w:rPr>
        <w:t>Edit</w:t>
      </w:r>
    </w:p>
    <w:p w:rsidR="00DC21A2" w:rsidRDefault="0091387A" w14:paraId="208C0825" w14:textId="77777777">
      <w:pPr>
        <w:numPr>
          <w:ilvl w:val="0"/>
          <w:numId w:val="16"/>
        </w:numPr>
        <w:spacing w:line="240" w:lineRule="auto"/>
        <w:rPr>
          <w:rFonts w:ascii="Calibri" w:hAnsi="Calibri" w:eastAsia="Calibri" w:cs="Calibri"/>
          <w:sz w:val="24"/>
          <w:szCs w:val="24"/>
        </w:rPr>
      </w:pPr>
      <w:r>
        <w:rPr>
          <w:rFonts w:ascii="Calibri" w:hAnsi="Calibri" w:eastAsia="Calibri" w:cs="Calibri"/>
          <w:sz w:val="24"/>
          <w:szCs w:val="24"/>
        </w:rPr>
        <w:t>Remove</w:t>
      </w:r>
    </w:p>
    <w:p w:rsidR="00DC21A2" w:rsidRDefault="00DC21A2" w14:paraId="372139BA" w14:textId="77777777">
      <w:pPr>
        <w:spacing w:line="240" w:lineRule="auto"/>
        <w:rPr>
          <w:rFonts w:ascii="Calibri" w:hAnsi="Calibri" w:eastAsia="Calibri" w:cs="Calibri"/>
          <w:b/>
          <w:sz w:val="24"/>
          <w:szCs w:val="24"/>
        </w:rPr>
      </w:pPr>
    </w:p>
    <w:p w:rsidR="00DC21A2" w:rsidRDefault="0091387A" w14:paraId="10B05696" w14:textId="77777777">
      <w:pPr>
        <w:spacing w:line="240" w:lineRule="auto"/>
        <w:ind w:firstLine="360"/>
        <w:rPr>
          <w:rFonts w:ascii="Calibri" w:hAnsi="Calibri" w:eastAsia="Calibri" w:cs="Calibri"/>
          <w:sz w:val="28"/>
          <w:szCs w:val="28"/>
        </w:rPr>
      </w:pPr>
      <w:r>
        <w:rPr>
          <w:rFonts w:ascii="Calibri" w:hAnsi="Calibri" w:eastAsia="Calibri" w:cs="Calibri"/>
          <w:b/>
          <w:sz w:val="28"/>
          <w:szCs w:val="28"/>
        </w:rPr>
        <w:t>Add View</w:t>
      </w:r>
      <w:r>
        <w:rPr>
          <w:rFonts w:ascii="Calibri" w:hAnsi="Calibri" w:eastAsia="Calibri" w:cs="Calibri"/>
          <w:sz w:val="28"/>
          <w:szCs w:val="28"/>
        </w:rPr>
        <w:t>:</w:t>
      </w:r>
    </w:p>
    <w:p w:rsidR="00DC21A2" w:rsidRDefault="00DC21A2" w14:paraId="57F66CF1" w14:textId="77777777">
      <w:pPr>
        <w:spacing w:line="240" w:lineRule="auto"/>
        <w:ind w:firstLine="360"/>
        <w:rPr>
          <w:rFonts w:ascii="Calibri" w:hAnsi="Calibri" w:eastAsia="Calibri" w:cs="Calibri"/>
          <w:sz w:val="24"/>
          <w:szCs w:val="24"/>
        </w:rPr>
      </w:pPr>
    </w:p>
    <w:tbl>
      <w:tblPr>
        <w:tblStyle w:val="a8"/>
        <w:tblW w:w="97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85"/>
        <w:gridCol w:w="2325"/>
        <w:gridCol w:w="1875"/>
        <w:gridCol w:w="1418"/>
        <w:gridCol w:w="1605"/>
        <w:gridCol w:w="1650"/>
      </w:tblGrid>
      <w:tr w:rsidR="00DC21A2" w14:paraId="204458C1" w14:textId="77777777">
        <w:trPr>
          <w:trHeight w:val="260"/>
        </w:trPr>
        <w:tc>
          <w:tcPr>
            <w:tcW w:w="885" w:type="dxa"/>
          </w:tcPr>
          <w:p w:rsidR="00DC21A2" w:rsidRDefault="0091387A" w14:paraId="23BE3916" w14:textId="77777777">
            <w:pPr>
              <w:jc w:val="center"/>
              <w:rPr>
                <w:rFonts w:ascii="Calibri" w:hAnsi="Calibri" w:eastAsia="Calibri" w:cs="Calibri"/>
                <w:b/>
              </w:rPr>
            </w:pPr>
            <w:r>
              <w:rPr>
                <w:rFonts w:ascii="Calibri" w:hAnsi="Calibri" w:eastAsia="Calibri" w:cs="Calibri"/>
                <w:b/>
              </w:rPr>
              <w:t>SL NO</w:t>
            </w:r>
          </w:p>
        </w:tc>
        <w:tc>
          <w:tcPr>
            <w:tcW w:w="2325" w:type="dxa"/>
          </w:tcPr>
          <w:p w:rsidR="00DC21A2" w:rsidRDefault="0091387A" w14:paraId="53A0CB2C" w14:textId="77777777">
            <w:pPr>
              <w:jc w:val="center"/>
              <w:rPr>
                <w:rFonts w:ascii="Calibri" w:hAnsi="Calibri" w:eastAsia="Calibri" w:cs="Calibri"/>
                <w:b/>
              </w:rPr>
            </w:pPr>
            <w:r>
              <w:rPr>
                <w:rFonts w:ascii="Calibri" w:hAnsi="Calibri" w:eastAsia="Calibri" w:cs="Calibri"/>
                <w:b/>
              </w:rPr>
              <w:t>Fields</w:t>
            </w:r>
          </w:p>
        </w:tc>
        <w:tc>
          <w:tcPr>
            <w:tcW w:w="1875" w:type="dxa"/>
          </w:tcPr>
          <w:p w:rsidR="00DC21A2" w:rsidRDefault="0091387A" w14:paraId="5A9F2A14" w14:textId="77777777">
            <w:pPr>
              <w:jc w:val="center"/>
              <w:rPr>
                <w:rFonts w:ascii="Calibri" w:hAnsi="Calibri" w:eastAsia="Calibri" w:cs="Calibri"/>
                <w:b/>
              </w:rPr>
            </w:pPr>
            <w:r>
              <w:rPr>
                <w:rFonts w:ascii="Calibri" w:hAnsi="Calibri" w:eastAsia="Calibri" w:cs="Calibri"/>
                <w:b/>
              </w:rPr>
              <w:t>Control</w:t>
            </w:r>
          </w:p>
        </w:tc>
        <w:tc>
          <w:tcPr>
            <w:tcW w:w="1418" w:type="dxa"/>
          </w:tcPr>
          <w:p w:rsidR="00DC21A2" w:rsidRDefault="0091387A" w14:paraId="271E2BF7" w14:textId="77777777">
            <w:pPr>
              <w:jc w:val="center"/>
              <w:rPr>
                <w:rFonts w:ascii="Calibri" w:hAnsi="Calibri" w:eastAsia="Calibri" w:cs="Calibri"/>
                <w:b/>
              </w:rPr>
            </w:pPr>
            <w:r>
              <w:rPr>
                <w:rFonts w:ascii="Calibri" w:hAnsi="Calibri" w:eastAsia="Calibri" w:cs="Calibri"/>
                <w:b/>
              </w:rPr>
              <w:t>Mandatory</w:t>
            </w:r>
          </w:p>
        </w:tc>
        <w:tc>
          <w:tcPr>
            <w:tcW w:w="1605" w:type="dxa"/>
          </w:tcPr>
          <w:p w:rsidR="00DC21A2" w:rsidRDefault="0091387A" w14:paraId="4B896F62" w14:textId="77777777">
            <w:pPr>
              <w:jc w:val="center"/>
              <w:rPr>
                <w:rFonts w:ascii="Calibri" w:hAnsi="Calibri" w:eastAsia="Calibri" w:cs="Calibri"/>
                <w:b/>
              </w:rPr>
            </w:pPr>
            <w:r>
              <w:rPr>
                <w:rFonts w:ascii="Calibri" w:hAnsi="Calibri" w:eastAsia="Calibri" w:cs="Calibri"/>
                <w:b/>
              </w:rPr>
              <w:t>Value</w:t>
            </w:r>
          </w:p>
        </w:tc>
        <w:tc>
          <w:tcPr>
            <w:tcW w:w="1650" w:type="dxa"/>
          </w:tcPr>
          <w:p w:rsidR="00DC21A2" w:rsidRDefault="0091387A" w14:paraId="7282D578" w14:textId="77777777">
            <w:pPr>
              <w:jc w:val="center"/>
              <w:rPr>
                <w:rFonts w:ascii="Calibri" w:hAnsi="Calibri" w:eastAsia="Calibri" w:cs="Calibri"/>
                <w:b/>
              </w:rPr>
            </w:pPr>
            <w:r>
              <w:rPr>
                <w:rFonts w:ascii="Calibri" w:hAnsi="Calibri" w:eastAsia="Calibri" w:cs="Calibri"/>
                <w:b/>
              </w:rPr>
              <w:t>Default Value</w:t>
            </w:r>
          </w:p>
        </w:tc>
      </w:tr>
      <w:tr w:rsidR="00DC21A2" w14:paraId="4FF50472" w14:textId="77777777">
        <w:trPr>
          <w:trHeight w:val="240"/>
        </w:trPr>
        <w:tc>
          <w:tcPr>
            <w:tcW w:w="885" w:type="dxa"/>
          </w:tcPr>
          <w:p w:rsidR="00DC21A2" w:rsidRDefault="00DC21A2" w14:paraId="790D96D6" w14:textId="77777777">
            <w:pPr>
              <w:jc w:val="center"/>
              <w:rPr>
                <w:rFonts w:ascii="Calibri" w:hAnsi="Calibri" w:eastAsia="Calibri" w:cs="Calibri"/>
              </w:rPr>
            </w:pPr>
          </w:p>
        </w:tc>
        <w:tc>
          <w:tcPr>
            <w:tcW w:w="2325" w:type="dxa"/>
          </w:tcPr>
          <w:p w:rsidR="00DC21A2" w:rsidRDefault="0091387A" w14:paraId="19608ED3" w14:textId="77777777">
            <w:pPr>
              <w:rPr>
                <w:rFonts w:ascii="Calibri" w:hAnsi="Calibri" w:eastAsia="Calibri" w:cs="Calibri"/>
              </w:rPr>
            </w:pPr>
            <w:r>
              <w:rPr>
                <w:rFonts w:ascii="Calibri" w:hAnsi="Calibri" w:eastAsia="Calibri" w:cs="Calibri"/>
              </w:rPr>
              <w:t>General Field</w:t>
            </w:r>
          </w:p>
        </w:tc>
        <w:tc>
          <w:tcPr>
            <w:tcW w:w="1875" w:type="dxa"/>
          </w:tcPr>
          <w:p w:rsidR="00DC21A2" w:rsidRDefault="00DC21A2" w14:paraId="2853EA87" w14:textId="77777777">
            <w:pPr>
              <w:rPr>
                <w:rFonts w:ascii="Calibri" w:hAnsi="Calibri" w:eastAsia="Calibri" w:cs="Calibri"/>
              </w:rPr>
            </w:pPr>
          </w:p>
        </w:tc>
        <w:tc>
          <w:tcPr>
            <w:tcW w:w="1418" w:type="dxa"/>
          </w:tcPr>
          <w:p w:rsidR="00DC21A2" w:rsidRDefault="00DC21A2" w14:paraId="36590786" w14:textId="77777777">
            <w:pPr>
              <w:rPr>
                <w:rFonts w:ascii="Calibri" w:hAnsi="Calibri" w:eastAsia="Calibri" w:cs="Calibri"/>
              </w:rPr>
            </w:pPr>
          </w:p>
        </w:tc>
        <w:tc>
          <w:tcPr>
            <w:tcW w:w="1605" w:type="dxa"/>
          </w:tcPr>
          <w:p w:rsidR="00DC21A2" w:rsidRDefault="00DC21A2" w14:paraId="1082684A" w14:textId="77777777">
            <w:pPr>
              <w:rPr>
                <w:rFonts w:ascii="Calibri" w:hAnsi="Calibri" w:eastAsia="Calibri" w:cs="Calibri"/>
              </w:rPr>
            </w:pPr>
          </w:p>
        </w:tc>
        <w:tc>
          <w:tcPr>
            <w:tcW w:w="1650" w:type="dxa"/>
          </w:tcPr>
          <w:p w:rsidR="00DC21A2" w:rsidRDefault="00DC21A2" w14:paraId="75E792BB" w14:textId="77777777">
            <w:pPr>
              <w:rPr>
                <w:rFonts w:ascii="Calibri" w:hAnsi="Calibri" w:eastAsia="Calibri" w:cs="Calibri"/>
              </w:rPr>
            </w:pPr>
          </w:p>
        </w:tc>
      </w:tr>
      <w:tr w:rsidR="00DC21A2" w14:paraId="730CAD6D" w14:textId="77777777">
        <w:trPr>
          <w:trHeight w:val="240"/>
        </w:trPr>
        <w:tc>
          <w:tcPr>
            <w:tcW w:w="885" w:type="dxa"/>
          </w:tcPr>
          <w:p w:rsidR="00DC21A2" w:rsidRDefault="0091387A" w14:paraId="05B874A4" w14:textId="77777777">
            <w:pPr>
              <w:jc w:val="center"/>
              <w:rPr>
                <w:rFonts w:ascii="Calibri" w:hAnsi="Calibri" w:eastAsia="Calibri" w:cs="Calibri"/>
              </w:rPr>
            </w:pPr>
            <w:r>
              <w:rPr>
                <w:rFonts w:ascii="Calibri" w:hAnsi="Calibri" w:eastAsia="Calibri" w:cs="Calibri"/>
              </w:rPr>
              <w:t>1</w:t>
            </w:r>
          </w:p>
        </w:tc>
        <w:tc>
          <w:tcPr>
            <w:tcW w:w="2325" w:type="dxa"/>
          </w:tcPr>
          <w:p w:rsidR="00DC21A2" w:rsidRDefault="0091387A" w14:paraId="105F6849" w14:textId="77777777">
            <w:pPr>
              <w:rPr>
                <w:rFonts w:ascii="Calibri" w:hAnsi="Calibri" w:eastAsia="Calibri" w:cs="Calibri"/>
              </w:rPr>
            </w:pPr>
            <w:r>
              <w:rPr>
                <w:rFonts w:ascii="Calibri" w:hAnsi="Calibri" w:eastAsia="Calibri" w:cs="Calibri"/>
              </w:rPr>
              <w:t>Name</w:t>
            </w:r>
          </w:p>
        </w:tc>
        <w:tc>
          <w:tcPr>
            <w:tcW w:w="1875" w:type="dxa"/>
          </w:tcPr>
          <w:p w:rsidR="00DC21A2" w:rsidRDefault="0091387A" w14:paraId="37306E8B" w14:textId="77777777">
            <w:pPr>
              <w:rPr>
                <w:rFonts w:ascii="Calibri" w:hAnsi="Calibri" w:eastAsia="Calibri" w:cs="Calibri"/>
              </w:rPr>
            </w:pPr>
            <w:r>
              <w:rPr>
                <w:rFonts w:ascii="Calibri" w:hAnsi="Calibri" w:eastAsia="Calibri" w:cs="Calibri"/>
              </w:rPr>
              <w:t>Text box</w:t>
            </w:r>
          </w:p>
        </w:tc>
        <w:tc>
          <w:tcPr>
            <w:tcW w:w="1418" w:type="dxa"/>
          </w:tcPr>
          <w:p w:rsidR="00DC21A2" w:rsidRDefault="0091387A" w14:paraId="580DA2E9" w14:textId="77777777">
            <w:pPr>
              <w:rPr>
                <w:rFonts w:ascii="Calibri" w:hAnsi="Calibri" w:eastAsia="Calibri" w:cs="Calibri"/>
              </w:rPr>
            </w:pPr>
            <w:r>
              <w:rPr>
                <w:rFonts w:ascii="Calibri" w:hAnsi="Calibri" w:eastAsia="Calibri" w:cs="Calibri"/>
              </w:rPr>
              <w:t>Required</w:t>
            </w:r>
          </w:p>
        </w:tc>
        <w:tc>
          <w:tcPr>
            <w:tcW w:w="1605" w:type="dxa"/>
          </w:tcPr>
          <w:p w:rsidR="00DC21A2" w:rsidRDefault="00DC21A2" w14:paraId="1E2FAB60" w14:textId="77777777">
            <w:pPr>
              <w:rPr>
                <w:rFonts w:ascii="Calibri" w:hAnsi="Calibri" w:eastAsia="Calibri" w:cs="Calibri"/>
              </w:rPr>
            </w:pPr>
          </w:p>
        </w:tc>
        <w:tc>
          <w:tcPr>
            <w:tcW w:w="1650" w:type="dxa"/>
          </w:tcPr>
          <w:p w:rsidR="00DC21A2" w:rsidRDefault="00DC21A2" w14:paraId="25CE367A" w14:textId="77777777">
            <w:pPr>
              <w:rPr>
                <w:rFonts w:ascii="Calibri" w:hAnsi="Calibri" w:eastAsia="Calibri" w:cs="Calibri"/>
              </w:rPr>
            </w:pPr>
          </w:p>
        </w:tc>
      </w:tr>
      <w:tr w:rsidR="00DC21A2" w14:paraId="1179B8FF" w14:textId="77777777">
        <w:trPr>
          <w:trHeight w:val="232"/>
        </w:trPr>
        <w:tc>
          <w:tcPr>
            <w:tcW w:w="885" w:type="dxa"/>
          </w:tcPr>
          <w:p w:rsidR="00DC21A2" w:rsidRDefault="0091387A" w14:paraId="486616E6" w14:textId="77777777">
            <w:pPr>
              <w:jc w:val="center"/>
              <w:rPr>
                <w:rFonts w:ascii="Calibri" w:hAnsi="Calibri" w:eastAsia="Calibri" w:cs="Calibri"/>
              </w:rPr>
            </w:pPr>
            <w:r>
              <w:rPr>
                <w:rFonts w:ascii="Calibri" w:hAnsi="Calibri" w:eastAsia="Calibri" w:cs="Calibri"/>
              </w:rPr>
              <w:t>2</w:t>
            </w:r>
          </w:p>
        </w:tc>
        <w:tc>
          <w:tcPr>
            <w:tcW w:w="2325" w:type="dxa"/>
          </w:tcPr>
          <w:p w:rsidR="00DC21A2" w:rsidRDefault="0091387A" w14:paraId="0F894967" w14:textId="77777777">
            <w:pPr>
              <w:rPr>
                <w:rFonts w:ascii="Calibri" w:hAnsi="Calibri" w:eastAsia="Calibri" w:cs="Calibri"/>
              </w:rPr>
            </w:pPr>
            <w:r>
              <w:rPr>
                <w:rFonts w:ascii="Calibri" w:hAnsi="Calibri" w:eastAsia="Calibri" w:cs="Calibri"/>
              </w:rPr>
              <w:t>Slug</w:t>
            </w:r>
          </w:p>
        </w:tc>
        <w:tc>
          <w:tcPr>
            <w:tcW w:w="1875" w:type="dxa"/>
          </w:tcPr>
          <w:p w:rsidR="00DC21A2" w:rsidRDefault="0091387A" w14:paraId="20D1B1B6" w14:textId="77777777">
            <w:pPr>
              <w:rPr>
                <w:rFonts w:ascii="Calibri" w:hAnsi="Calibri" w:eastAsia="Calibri" w:cs="Calibri"/>
              </w:rPr>
            </w:pPr>
            <w:r>
              <w:rPr>
                <w:rFonts w:ascii="Calibri" w:hAnsi="Calibri" w:eastAsia="Calibri" w:cs="Calibri"/>
              </w:rPr>
              <w:t>Text box</w:t>
            </w:r>
          </w:p>
        </w:tc>
        <w:tc>
          <w:tcPr>
            <w:tcW w:w="1418" w:type="dxa"/>
          </w:tcPr>
          <w:p w:rsidR="00DC21A2" w:rsidRDefault="0091387A" w14:paraId="279B5CEC" w14:textId="77777777">
            <w:pPr>
              <w:rPr>
                <w:rFonts w:ascii="Calibri" w:hAnsi="Calibri" w:eastAsia="Calibri" w:cs="Calibri"/>
              </w:rPr>
            </w:pPr>
            <w:r>
              <w:rPr>
                <w:rFonts w:ascii="Calibri" w:hAnsi="Calibri" w:eastAsia="Calibri" w:cs="Calibri"/>
              </w:rPr>
              <w:t>Required</w:t>
            </w:r>
          </w:p>
        </w:tc>
        <w:tc>
          <w:tcPr>
            <w:tcW w:w="1605" w:type="dxa"/>
          </w:tcPr>
          <w:p w:rsidR="00DC21A2" w:rsidRDefault="00DC21A2" w14:paraId="0E48A05B" w14:textId="77777777">
            <w:pPr>
              <w:rPr>
                <w:rFonts w:ascii="Calibri" w:hAnsi="Calibri" w:eastAsia="Calibri" w:cs="Calibri"/>
              </w:rPr>
            </w:pPr>
          </w:p>
        </w:tc>
        <w:tc>
          <w:tcPr>
            <w:tcW w:w="1650" w:type="dxa"/>
          </w:tcPr>
          <w:p w:rsidR="00DC21A2" w:rsidRDefault="00DC21A2" w14:paraId="133C75A3" w14:textId="77777777">
            <w:pPr>
              <w:rPr>
                <w:rFonts w:ascii="Calibri" w:hAnsi="Calibri" w:eastAsia="Calibri" w:cs="Calibri"/>
                <w:color w:val="FF0000"/>
              </w:rPr>
            </w:pPr>
          </w:p>
        </w:tc>
      </w:tr>
      <w:tr w:rsidR="00DC21A2" w14:paraId="335B2303" w14:textId="77777777">
        <w:trPr>
          <w:trHeight w:val="232"/>
        </w:trPr>
        <w:tc>
          <w:tcPr>
            <w:tcW w:w="885" w:type="dxa"/>
          </w:tcPr>
          <w:p w:rsidR="00DC21A2" w:rsidRDefault="0091387A" w14:paraId="05BACCC2" w14:textId="77777777">
            <w:pPr>
              <w:jc w:val="center"/>
              <w:rPr>
                <w:rFonts w:ascii="Calibri" w:hAnsi="Calibri" w:eastAsia="Calibri" w:cs="Calibri"/>
              </w:rPr>
            </w:pPr>
            <w:r>
              <w:rPr>
                <w:rFonts w:ascii="Calibri" w:hAnsi="Calibri" w:eastAsia="Calibri" w:cs="Calibri"/>
              </w:rPr>
              <w:t>3</w:t>
            </w:r>
          </w:p>
        </w:tc>
        <w:tc>
          <w:tcPr>
            <w:tcW w:w="2325" w:type="dxa"/>
          </w:tcPr>
          <w:p w:rsidR="00DC21A2" w:rsidRDefault="0091387A" w14:paraId="6A4DD1D7" w14:textId="77777777">
            <w:pPr>
              <w:rPr>
                <w:rFonts w:ascii="Calibri" w:hAnsi="Calibri" w:eastAsia="Calibri" w:cs="Calibri"/>
              </w:rPr>
            </w:pPr>
            <w:r>
              <w:rPr>
                <w:rFonts w:ascii="Calibri" w:hAnsi="Calibri" w:eastAsia="Calibri" w:cs="Calibri"/>
              </w:rPr>
              <w:t>Menu Title</w:t>
            </w:r>
          </w:p>
        </w:tc>
        <w:tc>
          <w:tcPr>
            <w:tcW w:w="1875" w:type="dxa"/>
          </w:tcPr>
          <w:p w:rsidR="00DC21A2" w:rsidRDefault="0091387A" w14:paraId="46781B1E" w14:textId="77777777">
            <w:pPr>
              <w:rPr>
                <w:rFonts w:ascii="Calibri" w:hAnsi="Calibri" w:eastAsia="Calibri" w:cs="Calibri"/>
              </w:rPr>
            </w:pPr>
            <w:r>
              <w:rPr>
                <w:rFonts w:ascii="Calibri" w:hAnsi="Calibri" w:eastAsia="Calibri" w:cs="Calibri"/>
              </w:rPr>
              <w:t>Text box</w:t>
            </w:r>
          </w:p>
        </w:tc>
        <w:tc>
          <w:tcPr>
            <w:tcW w:w="1418" w:type="dxa"/>
          </w:tcPr>
          <w:p w:rsidR="00DC21A2" w:rsidRDefault="0091387A" w14:paraId="08B52AF7" w14:textId="77777777">
            <w:pPr>
              <w:rPr>
                <w:rFonts w:ascii="Calibri" w:hAnsi="Calibri" w:eastAsia="Calibri" w:cs="Calibri"/>
              </w:rPr>
            </w:pPr>
            <w:r>
              <w:rPr>
                <w:rFonts w:ascii="Calibri" w:hAnsi="Calibri" w:eastAsia="Calibri" w:cs="Calibri"/>
              </w:rPr>
              <w:t>Required</w:t>
            </w:r>
          </w:p>
        </w:tc>
        <w:tc>
          <w:tcPr>
            <w:tcW w:w="1605" w:type="dxa"/>
          </w:tcPr>
          <w:p w:rsidR="00DC21A2" w:rsidRDefault="00DC21A2" w14:paraId="293DE9C6" w14:textId="77777777">
            <w:pPr>
              <w:rPr>
                <w:rFonts w:ascii="Calibri" w:hAnsi="Calibri" w:eastAsia="Calibri" w:cs="Calibri"/>
              </w:rPr>
            </w:pPr>
          </w:p>
        </w:tc>
        <w:tc>
          <w:tcPr>
            <w:tcW w:w="1650" w:type="dxa"/>
          </w:tcPr>
          <w:p w:rsidR="00DC21A2" w:rsidRDefault="00DC21A2" w14:paraId="473E1291" w14:textId="77777777">
            <w:pPr>
              <w:rPr>
                <w:rFonts w:ascii="Calibri" w:hAnsi="Calibri" w:eastAsia="Calibri" w:cs="Calibri"/>
                <w:color w:val="FF0000"/>
              </w:rPr>
            </w:pPr>
          </w:p>
        </w:tc>
      </w:tr>
      <w:tr w:rsidR="00DC21A2" w14:paraId="2C80F19F" w14:textId="77777777">
        <w:trPr>
          <w:trHeight w:val="232"/>
        </w:trPr>
        <w:tc>
          <w:tcPr>
            <w:tcW w:w="885" w:type="dxa"/>
          </w:tcPr>
          <w:p w:rsidR="00DC21A2" w:rsidRDefault="0091387A" w14:paraId="4A5AF7DD" w14:textId="77777777">
            <w:pPr>
              <w:jc w:val="center"/>
              <w:rPr>
                <w:rFonts w:ascii="Calibri" w:hAnsi="Calibri" w:eastAsia="Calibri" w:cs="Calibri"/>
              </w:rPr>
            </w:pPr>
            <w:r>
              <w:rPr>
                <w:rFonts w:ascii="Calibri" w:hAnsi="Calibri" w:eastAsia="Calibri" w:cs="Calibri"/>
              </w:rPr>
              <w:t>4</w:t>
            </w:r>
          </w:p>
        </w:tc>
        <w:tc>
          <w:tcPr>
            <w:tcW w:w="2325" w:type="dxa"/>
          </w:tcPr>
          <w:p w:rsidR="00DC21A2" w:rsidRDefault="0091387A" w14:paraId="1EE3C7F5" w14:textId="77777777">
            <w:pPr>
              <w:rPr>
                <w:rFonts w:ascii="Calibri" w:hAnsi="Calibri" w:eastAsia="Calibri" w:cs="Calibri"/>
              </w:rPr>
            </w:pPr>
            <w:r>
              <w:rPr>
                <w:rFonts w:ascii="Calibri" w:hAnsi="Calibri" w:eastAsia="Calibri" w:cs="Calibri"/>
              </w:rPr>
              <w:t>Parent Menu</w:t>
            </w:r>
          </w:p>
        </w:tc>
        <w:tc>
          <w:tcPr>
            <w:tcW w:w="1875" w:type="dxa"/>
          </w:tcPr>
          <w:p w:rsidR="00DC21A2" w:rsidRDefault="0091387A" w14:paraId="237AC059" w14:textId="77777777">
            <w:pPr>
              <w:rPr>
                <w:rFonts w:ascii="Calibri" w:hAnsi="Calibri" w:eastAsia="Calibri" w:cs="Calibri"/>
              </w:rPr>
            </w:pPr>
            <w:r>
              <w:rPr>
                <w:rFonts w:ascii="Calibri" w:hAnsi="Calibri" w:eastAsia="Calibri" w:cs="Calibri"/>
              </w:rPr>
              <w:t>Tree view</w:t>
            </w:r>
          </w:p>
        </w:tc>
        <w:tc>
          <w:tcPr>
            <w:tcW w:w="1418" w:type="dxa"/>
          </w:tcPr>
          <w:p w:rsidR="00DC21A2" w:rsidRDefault="0091387A" w14:paraId="3731CE9B" w14:textId="77777777">
            <w:pPr>
              <w:rPr>
                <w:rFonts w:ascii="Calibri" w:hAnsi="Calibri" w:eastAsia="Calibri" w:cs="Calibri"/>
              </w:rPr>
            </w:pPr>
            <w:r>
              <w:rPr>
                <w:rFonts w:ascii="Calibri" w:hAnsi="Calibri" w:eastAsia="Calibri" w:cs="Calibri"/>
              </w:rPr>
              <w:t>Required</w:t>
            </w:r>
          </w:p>
        </w:tc>
        <w:tc>
          <w:tcPr>
            <w:tcW w:w="1605" w:type="dxa"/>
          </w:tcPr>
          <w:p w:rsidR="00DC21A2" w:rsidRDefault="00DC21A2" w14:paraId="0CCFD399" w14:textId="77777777">
            <w:pPr>
              <w:rPr>
                <w:rFonts w:ascii="Calibri" w:hAnsi="Calibri" w:eastAsia="Calibri" w:cs="Calibri"/>
              </w:rPr>
            </w:pPr>
          </w:p>
        </w:tc>
        <w:tc>
          <w:tcPr>
            <w:tcW w:w="1650" w:type="dxa"/>
          </w:tcPr>
          <w:p w:rsidR="00DC21A2" w:rsidRDefault="00DC21A2" w14:paraId="1BF54C68" w14:textId="77777777">
            <w:pPr>
              <w:rPr>
                <w:rFonts w:ascii="Calibri" w:hAnsi="Calibri" w:eastAsia="Calibri" w:cs="Calibri"/>
                <w:color w:val="FF0000"/>
              </w:rPr>
            </w:pPr>
          </w:p>
        </w:tc>
      </w:tr>
      <w:tr w:rsidR="00DC21A2" w14:paraId="5B5CCE48" w14:textId="77777777">
        <w:trPr>
          <w:trHeight w:val="232"/>
        </w:trPr>
        <w:tc>
          <w:tcPr>
            <w:tcW w:w="885" w:type="dxa"/>
          </w:tcPr>
          <w:p w:rsidR="00DC21A2" w:rsidRDefault="0091387A" w14:paraId="69C2314F" w14:textId="77777777">
            <w:pPr>
              <w:jc w:val="center"/>
              <w:rPr>
                <w:rFonts w:ascii="Calibri" w:hAnsi="Calibri" w:eastAsia="Calibri" w:cs="Calibri"/>
              </w:rPr>
            </w:pPr>
            <w:r>
              <w:rPr>
                <w:rFonts w:ascii="Calibri" w:hAnsi="Calibri" w:eastAsia="Calibri" w:cs="Calibri"/>
              </w:rPr>
              <w:t>5</w:t>
            </w:r>
          </w:p>
        </w:tc>
        <w:tc>
          <w:tcPr>
            <w:tcW w:w="2325" w:type="dxa"/>
          </w:tcPr>
          <w:p w:rsidR="00DC21A2" w:rsidRDefault="0091387A" w14:paraId="59EA87A7" w14:textId="77777777">
            <w:pPr>
              <w:rPr>
                <w:rFonts w:ascii="Calibri" w:hAnsi="Calibri" w:eastAsia="Calibri" w:cs="Calibri"/>
              </w:rPr>
            </w:pPr>
            <w:r>
              <w:rPr>
                <w:rFonts w:ascii="Calibri" w:hAnsi="Calibri" w:eastAsia="Calibri" w:cs="Calibri"/>
              </w:rPr>
              <w:t>Icon</w:t>
            </w:r>
          </w:p>
        </w:tc>
        <w:tc>
          <w:tcPr>
            <w:tcW w:w="1875" w:type="dxa"/>
          </w:tcPr>
          <w:p w:rsidR="00DC21A2" w:rsidRDefault="0091387A" w14:paraId="1562F759" w14:textId="77777777">
            <w:pPr>
              <w:rPr>
                <w:rFonts w:ascii="Calibri" w:hAnsi="Calibri" w:eastAsia="Calibri" w:cs="Calibri"/>
              </w:rPr>
            </w:pPr>
            <w:r>
              <w:rPr>
                <w:rFonts w:ascii="Calibri" w:hAnsi="Calibri" w:eastAsia="Calibri" w:cs="Calibri"/>
              </w:rPr>
              <w:t>Text box</w:t>
            </w:r>
          </w:p>
        </w:tc>
        <w:tc>
          <w:tcPr>
            <w:tcW w:w="1418" w:type="dxa"/>
          </w:tcPr>
          <w:p w:rsidR="00DC21A2" w:rsidRDefault="0091387A" w14:paraId="10B7D778" w14:textId="77777777">
            <w:pPr>
              <w:rPr>
                <w:rFonts w:ascii="Calibri" w:hAnsi="Calibri" w:eastAsia="Calibri" w:cs="Calibri"/>
              </w:rPr>
            </w:pPr>
            <w:r>
              <w:rPr>
                <w:rFonts w:ascii="Calibri" w:hAnsi="Calibri" w:eastAsia="Calibri" w:cs="Calibri"/>
              </w:rPr>
              <w:t>Required</w:t>
            </w:r>
          </w:p>
        </w:tc>
        <w:tc>
          <w:tcPr>
            <w:tcW w:w="1605" w:type="dxa"/>
          </w:tcPr>
          <w:p w:rsidR="00DC21A2" w:rsidRDefault="00DC21A2" w14:paraId="77D1CAAA" w14:textId="77777777">
            <w:pPr>
              <w:rPr>
                <w:rFonts w:ascii="Calibri" w:hAnsi="Calibri" w:eastAsia="Calibri" w:cs="Calibri"/>
              </w:rPr>
            </w:pPr>
          </w:p>
        </w:tc>
        <w:tc>
          <w:tcPr>
            <w:tcW w:w="1650" w:type="dxa"/>
          </w:tcPr>
          <w:p w:rsidR="00DC21A2" w:rsidRDefault="00DC21A2" w14:paraId="4658E52D" w14:textId="77777777">
            <w:pPr>
              <w:rPr>
                <w:rFonts w:ascii="Calibri" w:hAnsi="Calibri" w:eastAsia="Calibri" w:cs="Calibri"/>
                <w:color w:val="FF0000"/>
              </w:rPr>
            </w:pPr>
          </w:p>
        </w:tc>
      </w:tr>
    </w:tbl>
    <w:p w:rsidR="00DC21A2" w:rsidRDefault="00DC21A2" w14:paraId="12627F51" w14:textId="77777777">
      <w:pPr>
        <w:spacing w:line="240" w:lineRule="auto"/>
        <w:ind w:left="2520"/>
        <w:rPr>
          <w:rFonts w:ascii="Calibri" w:hAnsi="Calibri" w:eastAsia="Calibri" w:cs="Calibri"/>
          <w:sz w:val="24"/>
          <w:szCs w:val="24"/>
        </w:rPr>
      </w:pPr>
    </w:p>
    <w:p w:rsidR="00DC21A2" w:rsidP="4DF41364" w:rsidRDefault="0091387A" w14:paraId="67BB1420" w14:textId="77777777">
      <w:pPr>
        <w:numPr>
          <w:ilvl w:val="0"/>
          <w:numId w:val="50"/>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Name – Maximum of 150 characters allowed and allow alphabets, space and numerals.</w:t>
      </w:r>
    </w:p>
    <w:p w:rsidR="00DC21A2" w:rsidRDefault="0091387A" w14:paraId="0EFFF754" w14:textId="77777777">
      <w:pPr>
        <w:numPr>
          <w:ilvl w:val="0"/>
          <w:numId w:val="50"/>
        </w:numPr>
        <w:spacing w:line="240" w:lineRule="auto"/>
        <w:rPr>
          <w:rFonts w:ascii="Calibri" w:hAnsi="Calibri" w:eastAsia="Calibri" w:cs="Calibri"/>
          <w:sz w:val="24"/>
          <w:szCs w:val="24"/>
        </w:rPr>
      </w:pPr>
      <w:r>
        <w:rPr>
          <w:rFonts w:ascii="Calibri" w:hAnsi="Calibri" w:eastAsia="Calibri" w:cs="Calibri"/>
          <w:sz w:val="24"/>
          <w:szCs w:val="24"/>
        </w:rPr>
        <w:t>Slug – Replace space with - in name value and by default, it should be disabled.</w:t>
      </w:r>
    </w:p>
    <w:p w:rsidR="00DC21A2" w:rsidP="4DF41364" w:rsidRDefault="0091387A" w14:paraId="0CC013FB" w14:textId="77777777">
      <w:pPr>
        <w:numPr>
          <w:ilvl w:val="0"/>
          <w:numId w:val="50"/>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Menu Title - Maximum of 150 characters allowed and allow alphabets, space and numerals.</w:t>
      </w:r>
    </w:p>
    <w:p w:rsidR="00DC21A2" w:rsidRDefault="0091387A" w14:paraId="3FCB3C15" w14:textId="77777777">
      <w:pPr>
        <w:numPr>
          <w:ilvl w:val="0"/>
          <w:numId w:val="50"/>
        </w:numPr>
        <w:spacing w:line="240" w:lineRule="auto"/>
        <w:rPr>
          <w:rFonts w:ascii="Calibri" w:hAnsi="Calibri" w:eastAsia="Calibri" w:cs="Calibri"/>
          <w:sz w:val="24"/>
          <w:szCs w:val="24"/>
        </w:rPr>
      </w:pPr>
      <w:r>
        <w:rPr>
          <w:rFonts w:ascii="Calibri" w:hAnsi="Calibri" w:eastAsia="Calibri" w:cs="Calibri"/>
          <w:sz w:val="24"/>
          <w:szCs w:val="24"/>
        </w:rPr>
        <w:t>Parent menu - Any one value from the tree view.</w:t>
      </w:r>
    </w:p>
    <w:p w:rsidR="00DC21A2" w:rsidRDefault="0091387A" w14:paraId="72CCB86F" w14:textId="77777777">
      <w:pPr>
        <w:numPr>
          <w:ilvl w:val="0"/>
          <w:numId w:val="50"/>
        </w:numPr>
        <w:spacing w:line="240" w:lineRule="auto"/>
        <w:rPr>
          <w:rFonts w:ascii="Calibri" w:hAnsi="Calibri" w:eastAsia="Calibri" w:cs="Calibri"/>
          <w:sz w:val="24"/>
          <w:szCs w:val="24"/>
        </w:rPr>
      </w:pPr>
      <w:r>
        <w:rPr>
          <w:rFonts w:ascii="Calibri" w:hAnsi="Calibri" w:eastAsia="Calibri" w:cs="Calibri"/>
          <w:sz w:val="24"/>
          <w:szCs w:val="24"/>
        </w:rPr>
        <w:t>Icon – CSS class of icon</w:t>
      </w:r>
    </w:p>
    <w:p w:rsidR="00DC21A2" w:rsidP="4DF41364" w:rsidRDefault="0091387A" w14:paraId="32CC6D1E" w14:textId="77777777">
      <w:pPr>
        <w:numPr>
          <w:ilvl w:val="0"/>
          <w:numId w:val="50"/>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If the menu already exists in DB, it should show “Menu already exists with this name”.</w:t>
      </w:r>
    </w:p>
    <w:p w:rsidR="00DC21A2" w:rsidRDefault="0091387A" w14:paraId="6782D5DD" w14:textId="77777777">
      <w:pPr>
        <w:numPr>
          <w:ilvl w:val="0"/>
          <w:numId w:val="50"/>
        </w:numPr>
        <w:spacing w:line="240" w:lineRule="auto"/>
        <w:rPr>
          <w:rFonts w:ascii="Calibri" w:hAnsi="Calibri" w:eastAsia="Calibri" w:cs="Calibri"/>
          <w:b/>
          <w:sz w:val="24"/>
          <w:szCs w:val="24"/>
        </w:rPr>
      </w:pPr>
      <w:r>
        <w:rPr>
          <w:rFonts w:ascii="Calibri" w:hAnsi="Calibri" w:eastAsia="Calibri" w:cs="Calibri"/>
          <w:sz w:val="24"/>
          <w:szCs w:val="24"/>
        </w:rPr>
        <w:t>If not, it should show “Menu added successfully”</w:t>
      </w:r>
    </w:p>
    <w:p w:rsidR="00DC21A2" w:rsidRDefault="00DC21A2" w14:paraId="21536172" w14:textId="77777777">
      <w:pPr>
        <w:spacing w:line="240" w:lineRule="auto"/>
        <w:rPr>
          <w:rFonts w:ascii="Calibri" w:hAnsi="Calibri" w:eastAsia="Calibri" w:cs="Calibri"/>
          <w:b/>
          <w:sz w:val="24"/>
          <w:szCs w:val="24"/>
        </w:rPr>
      </w:pPr>
    </w:p>
    <w:p w:rsidR="00DC21A2" w:rsidP="00E330A7" w:rsidRDefault="0091387A" w14:paraId="787A10DC" w14:textId="43E42266">
      <w:pPr>
        <w:spacing w:line="240" w:lineRule="auto"/>
        <w:ind w:firstLine="360"/>
        <w:rPr>
          <w:rFonts w:ascii="Calibri" w:hAnsi="Calibri" w:eastAsia="Calibri" w:cs="Calibri"/>
          <w:b/>
          <w:sz w:val="24"/>
          <w:szCs w:val="24"/>
        </w:rPr>
      </w:pPr>
      <w:r>
        <w:rPr>
          <w:rFonts w:ascii="Calibri" w:hAnsi="Calibri" w:eastAsia="Calibri" w:cs="Calibri"/>
          <w:b/>
          <w:sz w:val="24"/>
          <w:szCs w:val="24"/>
        </w:rPr>
        <w:t xml:space="preserve">Messages: </w:t>
      </w:r>
    </w:p>
    <w:p w:rsidR="00DC21A2" w:rsidRDefault="0091387A" w14:paraId="7DE5BFBB" w14:textId="77777777">
      <w:pPr>
        <w:numPr>
          <w:ilvl w:val="0"/>
          <w:numId w:val="68"/>
        </w:numPr>
        <w:spacing w:line="240" w:lineRule="auto"/>
        <w:rPr>
          <w:rFonts w:ascii="Calibri" w:hAnsi="Calibri" w:eastAsia="Calibri" w:cs="Calibri"/>
          <w:sz w:val="24"/>
          <w:szCs w:val="24"/>
        </w:rPr>
      </w:pPr>
      <w:r>
        <w:rPr>
          <w:rFonts w:ascii="Calibri" w:hAnsi="Calibri" w:eastAsia="Calibri" w:cs="Calibri"/>
          <w:sz w:val="24"/>
          <w:szCs w:val="24"/>
        </w:rPr>
        <w:t>Add – Menu added successfully.</w:t>
      </w:r>
    </w:p>
    <w:p w:rsidR="00DC21A2" w:rsidRDefault="0091387A" w14:paraId="71F953DB" w14:textId="77777777">
      <w:pPr>
        <w:numPr>
          <w:ilvl w:val="0"/>
          <w:numId w:val="68"/>
        </w:numPr>
        <w:spacing w:line="240" w:lineRule="auto"/>
        <w:rPr>
          <w:rFonts w:ascii="Calibri" w:hAnsi="Calibri" w:eastAsia="Calibri" w:cs="Calibri"/>
          <w:sz w:val="24"/>
          <w:szCs w:val="24"/>
        </w:rPr>
      </w:pPr>
      <w:r>
        <w:rPr>
          <w:rFonts w:ascii="Calibri" w:hAnsi="Calibri" w:eastAsia="Calibri" w:cs="Calibri"/>
          <w:sz w:val="24"/>
          <w:szCs w:val="24"/>
        </w:rPr>
        <w:t>Edit – Menu updated successfully.</w:t>
      </w:r>
    </w:p>
    <w:p w:rsidR="00DC21A2" w:rsidP="4DF41364" w:rsidRDefault="0091387A" w14:paraId="0512DA32" w14:textId="77777777">
      <w:pPr>
        <w:numPr>
          <w:ilvl w:val="0"/>
          <w:numId w:val="68"/>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Delete - Menu deleted successfully.</w:t>
      </w:r>
    </w:p>
    <w:p w:rsidR="00DC21A2" w:rsidRDefault="00DC21A2" w14:paraId="3F49575A" w14:textId="77777777">
      <w:pPr>
        <w:spacing w:line="240" w:lineRule="auto"/>
        <w:rPr>
          <w:rFonts w:ascii="Calibri" w:hAnsi="Calibri" w:eastAsia="Calibri" w:cs="Calibri"/>
          <w:sz w:val="24"/>
          <w:szCs w:val="24"/>
        </w:rPr>
      </w:pPr>
    </w:p>
    <w:p w:rsidR="00DC21A2" w:rsidRDefault="00097F05" w14:paraId="7BA8F175" w14:textId="77777777">
      <w:pPr>
        <w:keepNext/>
        <w:keepLines/>
        <w:spacing w:before="40" w:line="259" w:lineRule="auto"/>
        <w:rPr>
          <w:rFonts w:ascii="Calibri" w:hAnsi="Calibri" w:eastAsia="Calibri" w:cs="Calibri"/>
          <w:b/>
          <w:sz w:val="28"/>
          <w:szCs w:val="28"/>
        </w:rPr>
      </w:pPr>
      <w:bookmarkStart w:name="_qsh70q" w:colFirst="0" w:colLast="0" w:id="10"/>
      <w:bookmarkEnd w:id="10"/>
      <w:r>
        <w:rPr>
          <w:rFonts w:ascii="Calibri" w:hAnsi="Calibri" w:eastAsia="Calibri" w:cs="Calibri"/>
          <w:b/>
          <w:sz w:val="28"/>
          <w:szCs w:val="28"/>
        </w:rPr>
        <w:t>5.6.2 Group</w:t>
      </w:r>
    </w:p>
    <w:p w:rsidR="00DC21A2" w:rsidRDefault="00DC21A2" w14:paraId="1B440693" w14:textId="77777777">
      <w:pPr>
        <w:spacing w:line="240" w:lineRule="auto"/>
        <w:rPr>
          <w:rFonts w:ascii="Calibri" w:hAnsi="Calibri" w:eastAsia="Calibri" w:cs="Calibri"/>
          <w:b/>
          <w:sz w:val="24"/>
          <w:szCs w:val="24"/>
        </w:rPr>
      </w:pPr>
    </w:p>
    <w:p w:rsidR="00DC21A2" w:rsidP="4DF41364" w:rsidRDefault="0091387A" w14:paraId="39CE8AF2" w14:textId="60EBE291">
      <w:p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The Groups for ACLs feature lets you classify rules and apply those groups to access control lists (ACLs) to create access control policies for those groups.</w:t>
      </w:r>
    </w:p>
    <w:p w:rsidR="00DC21A2" w:rsidP="00E330A7" w:rsidRDefault="0091387A" w14:paraId="19283A23" w14:textId="3B5177E5">
      <w:pPr>
        <w:spacing w:line="240" w:lineRule="auto"/>
        <w:ind w:firstLine="360"/>
        <w:rPr>
          <w:rFonts w:ascii="Calibri" w:hAnsi="Calibri" w:eastAsia="Calibri" w:cs="Calibri"/>
          <w:sz w:val="24"/>
          <w:szCs w:val="24"/>
        </w:rPr>
      </w:pPr>
      <w:r>
        <w:rPr>
          <w:rFonts w:ascii="Calibri" w:hAnsi="Calibri" w:eastAsia="Calibri" w:cs="Calibri"/>
          <w:b/>
          <w:sz w:val="24"/>
          <w:szCs w:val="24"/>
        </w:rPr>
        <w:t>List View</w:t>
      </w:r>
      <w:r>
        <w:rPr>
          <w:rFonts w:ascii="Calibri" w:hAnsi="Calibri" w:eastAsia="Calibri" w:cs="Calibri"/>
          <w:sz w:val="24"/>
          <w:szCs w:val="24"/>
        </w:rPr>
        <w:t>:</w:t>
      </w:r>
    </w:p>
    <w:p w:rsidR="00DC21A2" w:rsidRDefault="0091387A" w14:paraId="374B05D7" w14:textId="77777777">
      <w:pPr>
        <w:numPr>
          <w:ilvl w:val="0"/>
          <w:numId w:val="36"/>
        </w:numPr>
        <w:spacing w:line="240" w:lineRule="auto"/>
        <w:rPr>
          <w:rFonts w:ascii="Calibri" w:hAnsi="Calibri" w:eastAsia="Calibri" w:cs="Calibri"/>
          <w:sz w:val="24"/>
          <w:szCs w:val="24"/>
        </w:rPr>
      </w:pPr>
      <w:r>
        <w:rPr>
          <w:rFonts w:ascii="Calibri" w:hAnsi="Calibri" w:eastAsia="Calibri" w:cs="Calibri"/>
          <w:sz w:val="24"/>
          <w:szCs w:val="24"/>
        </w:rPr>
        <w:t>Group Name</w:t>
      </w:r>
    </w:p>
    <w:p w:rsidR="00DC21A2" w:rsidRDefault="0091387A" w14:paraId="542BDAA0" w14:textId="77777777">
      <w:pPr>
        <w:numPr>
          <w:ilvl w:val="0"/>
          <w:numId w:val="36"/>
        </w:numPr>
        <w:spacing w:line="240" w:lineRule="auto"/>
        <w:rPr>
          <w:rFonts w:ascii="Calibri" w:hAnsi="Calibri" w:eastAsia="Calibri" w:cs="Calibri"/>
          <w:sz w:val="24"/>
          <w:szCs w:val="24"/>
        </w:rPr>
      </w:pPr>
      <w:r>
        <w:rPr>
          <w:rFonts w:ascii="Calibri" w:hAnsi="Calibri" w:eastAsia="Calibri" w:cs="Calibri"/>
          <w:sz w:val="24"/>
          <w:szCs w:val="24"/>
        </w:rPr>
        <w:t>Actions</w:t>
      </w:r>
    </w:p>
    <w:p w:rsidR="00DC21A2" w:rsidRDefault="0091387A" w14:paraId="316F1DF1" w14:textId="77777777">
      <w:pPr>
        <w:numPr>
          <w:ilvl w:val="0"/>
          <w:numId w:val="12"/>
        </w:numPr>
        <w:spacing w:line="240" w:lineRule="auto"/>
        <w:rPr>
          <w:rFonts w:ascii="Calibri" w:hAnsi="Calibri" w:eastAsia="Calibri" w:cs="Calibri"/>
          <w:sz w:val="24"/>
          <w:szCs w:val="24"/>
        </w:rPr>
      </w:pPr>
      <w:r>
        <w:rPr>
          <w:rFonts w:ascii="Calibri" w:hAnsi="Calibri" w:eastAsia="Calibri" w:cs="Calibri"/>
          <w:sz w:val="24"/>
          <w:szCs w:val="24"/>
        </w:rPr>
        <w:t>Edit</w:t>
      </w:r>
    </w:p>
    <w:p w:rsidR="00DC21A2" w:rsidRDefault="0091387A" w14:paraId="0EDC7D05" w14:textId="77777777">
      <w:pPr>
        <w:numPr>
          <w:ilvl w:val="0"/>
          <w:numId w:val="12"/>
        </w:numPr>
        <w:spacing w:line="240" w:lineRule="auto"/>
        <w:rPr>
          <w:rFonts w:ascii="Calibri" w:hAnsi="Calibri" w:eastAsia="Calibri" w:cs="Calibri"/>
          <w:sz w:val="24"/>
          <w:szCs w:val="24"/>
        </w:rPr>
      </w:pPr>
      <w:r>
        <w:rPr>
          <w:rFonts w:ascii="Calibri" w:hAnsi="Calibri" w:eastAsia="Calibri" w:cs="Calibri"/>
          <w:sz w:val="24"/>
          <w:szCs w:val="24"/>
        </w:rPr>
        <w:t>Remove</w:t>
      </w:r>
    </w:p>
    <w:p w:rsidR="00DC21A2" w:rsidRDefault="00DC21A2" w14:paraId="3BB4F3D2" w14:textId="77777777">
      <w:pPr>
        <w:spacing w:line="240" w:lineRule="auto"/>
        <w:ind w:left="1080"/>
        <w:rPr>
          <w:rFonts w:ascii="Calibri" w:hAnsi="Calibri" w:eastAsia="Calibri" w:cs="Calibri"/>
          <w:sz w:val="24"/>
          <w:szCs w:val="24"/>
        </w:rPr>
      </w:pPr>
    </w:p>
    <w:p w:rsidR="00DC21A2" w:rsidRDefault="0091387A" w14:paraId="27FA9250" w14:textId="77777777">
      <w:pPr>
        <w:spacing w:line="240" w:lineRule="auto"/>
        <w:ind w:firstLine="360"/>
        <w:rPr>
          <w:rFonts w:ascii="Calibri" w:hAnsi="Calibri" w:eastAsia="Calibri" w:cs="Calibri"/>
          <w:sz w:val="24"/>
          <w:szCs w:val="24"/>
        </w:rPr>
      </w:pPr>
      <w:r>
        <w:rPr>
          <w:rFonts w:ascii="Calibri" w:hAnsi="Calibri" w:eastAsia="Calibri" w:cs="Calibri"/>
          <w:b/>
          <w:sz w:val="24"/>
          <w:szCs w:val="24"/>
        </w:rPr>
        <w:t>Add View</w:t>
      </w:r>
      <w:r>
        <w:rPr>
          <w:rFonts w:ascii="Calibri" w:hAnsi="Calibri" w:eastAsia="Calibri" w:cs="Calibri"/>
          <w:sz w:val="24"/>
          <w:szCs w:val="24"/>
        </w:rPr>
        <w:t>:</w:t>
      </w:r>
    </w:p>
    <w:p w:rsidR="00DC21A2" w:rsidRDefault="00DC21A2" w14:paraId="52CBC46E" w14:textId="77777777">
      <w:pPr>
        <w:spacing w:line="240" w:lineRule="auto"/>
        <w:ind w:firstLine="360"/>
        <w:rPr>
          <w:rFonts w:ascii="Calibri" w:hAnsi="Calibri" w:eastAsia="Calibri" w:cs="Calibri"/>
          <w:sz w:val="24"/>
          <w:szCs w:val="24"/>
        </w:rPr>
      </w:pPr>
    </w:p>
    <w:tbl>
      <w:tblPr>
        <w:tblStyle w:val="a9"/>
        <w:tblW w:w="97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55"/>
        <w:gridCol w:w="1860"/>
        <w:gridCol w:w="1425"/>
        <w:gridCol w:w="1425"/>
        <w:gridCol w:w="2610"/>
        <w:gridCol w:w="1590"/>
      </w:tblGrid>
      <w:tr w:rsidR="00DC21A2" w14:paraId="20396226" w14:textId="77777777">
        <w:trPr>
          <w:trHeight w:val="260"/>
        </w:trPr>
        <w:tc>
          <w:tcPr>
            <w:tcW w:w="855" w:type="dxa"/>
          </w:tcPr>
          <w:p w:rsidR="00DC21A2" w:rsidRDefault="0091387A" w14:paraId="6E3B80BB" w14:textId="77777777">
            <w:pPr>
              <w:jc w:val="center"/>
              <w:rPr>
                <w:rFonts w:ascii="Calibri" w:hAnsi="Calibri" w:eastAsia="Calibri" w:cs="Calibri"/>
                <w:b/>
              </w:rPr>
            </w:pPr>
            <w:r>
              <w:rPr>
                <w:rFonts w:ascii="Calibri" w:hAnsi="Calibri" w:eastAsia="Calibri" w:cs="Calibri"/>
                <w:b/>
              </w:rPr>
              <w:t>SL NO</w:t>
            </w:r>
          </w:p>
        </w:tc>
        <w:tc>
          <w:tcPr>
            <w:tcW w:w="1860" w:type="dxa"/>
          </w:tcPr>
          <w:p w:rsidR="00DC21A2" w:rsidRDefault="0091387A" w14:paraId="7BC67ECA" w14:textId="77777777">
            <w:pPr>
              <w:jc w:val="center"/>
              <w:rPr>
                <w:rFonts w:ascii="Calibri" w:hAnsi="Calibri" w:eastAsia="Calibri" w:cs="Calibri"/>
                <w:b/>
              </w:rPr>
            </w:pPr>
            <w:r>
              <w:rPr>
                <w:rFonts w:ascii="Calibri" w:hAnsi="Calibri" w:eastAsia="Calibri" w:cs="Calibri"/>
                <w:b/>
              </w:rPr>
              <w:t>Fields</w:t>
            </w:r>
          </w:p>
        </w:tc>
        <w:tc>
          <w:tcPr>
            <w:tcW w:w="1425" w:type="dxa"/>
          </w:tcPr>
          <w:p w:rsidR="00DC21A2" w:rsidRDefault="0091387A" w14:paraId="08FB0B24" w14:textId="77777777">
            <w:pPr>
              <w:jc w:val="center"/>
              <w:rPr>
                <w:rFonts w:ascii="Calibri" w:hAnsi="Calibri" w:eastAsia="Calibri" w:cs="Calibri"/>
                <w:b/>
              </w:rPr>
            </w:pPr>
            <w:r>
              <w:rPr>
                <w:rFonts w:ascii="Calibri" w:hAnsi="Calibri" w:eastAsia="Calibri" w:cs="Calibri"/>
                <w:b/>
              </w:rPr>
              <w:t>Control</w:t>
            </w:r>
          </w:p>
        </w:tc>
        <w:tc>
          <w:tcPr>
            <w:tcW w:w="1425" w:type="dxa"/>
          </w:tcPr>
          <w:p w:rsidR="00DC21A2" w:rsidRDefault="0091387A" w14:paraId="21E70C04" w14:textId="77777777">
            <w:pPr>
              <w:jc w:val="center"/>
              <w:rPr>
                <w:rFonts w:ascii="Calibri" w:hAnsi="Calibri" w:eastAsia="Calibri" w:cs="Calibri"/>
                <w:b/>
              </w:rPr>
            </w:pPr>
            <w:r>
              <w:rPr>
                <w:rFonts w:ascii="Calibri" w:hAnsi="Calibri" w:eastAsia="Calibri" w:cs="Calibri"/>
                <w:b/>
              </w:rPr>
              <w:t>Mandatory</w:t>
            </w:r>
          </w:p>
        </w:tc>
        <w:tc>
          <w:tcPr>
            <w:tcW w:w="2610" w:type="dxa"/>
          </w:tcPr>
          <w:p w:rsidR="00DC21A2" w:rsidRDefault="0091387A" w14:paraId="37C4C82D" w14:textId="77777777">
            <w:pPr>
              <w:jc w:val="center"/>
              <w:rPr>
                <w:rFonts w:ascii="Calibri" w:hAnsi="Calibri" w:eastAsia="Calibri" w:cs="Calibri"/>
                <w:b/>
              </w:rPr>
            </w:pPr>
            <w:r>
              <w:rPr>
                <w:rFonts w:ascii="Calibri" w:hAnsi="Calibri" w:eastAsia="Calibri" w:cs="Calibri"/>
                <w:b/>
              </w:rPr>
              <w:t>Value</w:t>
            </w:r>
          </w:p>
        </w:tc>
        <w:tc>
          <w:tcPr>
            <w:tcW w:w="1590" w:type="dxa"/>
          </w:tcPr>
          <w:p w:rsidR="00DC21A2" w:rsidRDefault="0091387A" w14:paraId="13402E35" w14:textId="77777777">
            <w:pPr>
              <w:jc w:val="center"/>
              <w:rPr>
                <w:rFonts w:ascii="Calibri" w:hAnsi="Calibri" w:eastAsia="Calibri" w:cs="Calibri"/>
                <w:b/>
              </w:rPr>
            </w:pPr>
            <w:r>
              <w:rPr>
                <w:rFonts w:ascii="Calibri" w:hAnsi="Calibri" w:eastAsia="Calibri" w:cs="Calibri"/>
                <w:b/>
              </w:rPr>
              <w:t>Default Value</w:t>
            </w:r>
          </w:p>
        </w:tc>
      </w:tr>
      <w:tr w:rsidR="00DC21A2" w14:paraId="0C80836A" w14:textId="77777777">
        <w:trPr>
          <w:trHeight w:val="240"/>
        </w:trPr>
        <w:tc>
          <w:tcPr>
            <w:tcW w:w="855" w:type="dxa"/>
          </w:tcPr>
          <w:p w:rsidR="00DC21A2" w:rsidRDefault="0091387A" w14:paraId="54771CCD" w14:textId="77777777">
            <w:pPr>
              <w:jc w:val="center"/>
              <w:rPr>
                <w:rFonts w:ascii="Calibri" w:hAnsi="Calibri" w:eastAsia="Calibri" w:cs="Calibri"/>
              </w:rPr>
            </w:pPr>
            <w:r>
              <w:rPr>
                <w:rFonts w:ascii="Calibri" w:hAnsi="Calibri" w:eastAsia="Calibri" w:cs="Calibri"/>
              </w:rPr>
              <w:t>1</w:t>
            </w:r>
          </w:p>
        </w:tc>
        <w:tc>
          <w:tcPr>
            <w:tcW w:w="1860" w:type="dxa"/>
          </w:tcPr>
          <w:p w:rsidR="00DC21A2" w:rsidRDefault="0091387A" w14:paraId="7898CBDF" w14:textId="77777777">
            <w:pPr>
              <w:rPr>
                <w:rFonts w:ascii="Calibri" w:hAnsi="Calibri" w:eastAsia="Calibri" w:cs="Calibri"/>
              </w:rPr>
            </w:pPr>
            <w:r>
              <w:rPr>
                <w:rFonts w:ascii="Calibri" w:hAnsi="Calibri" w:eastAsia="Calibri" w:cs="Calibri"/>
              </w:rPr>
              <w:t>Group Name</w:t>
            </w:r>
          </w:p>
        </w:tc>
        <w:tc>
          <w:tcPr>
            <w:tcW w:w="1425" w:type="dxa"/>
          </w:tcPr>
          <w:p w:rsidR="00DC21A2" w:rsidRDefault="0091387A" w14:paraId="18D21D54" w14:textId="77777777">
            <w:pPr>
              <w:rPr>
                <w:rFonts w:ascii="Calibri" w:hAnsi="Calibri" w:eastAsia="Calibri" w:cs="Calibri"/>
              </w:rPr>
            </w:pPr>
            <w:r>
              <w:rPr>
                <w:rFonts w:ascii="Calibri" w:hAnsi="Calibri" w:eastAsia="Calibri" w:cs="Calibri"/>
              </w:rPr>
              <w:t>Text box</w:t>
            </w:r>
          </w:p>
        </w:tc>
        <w:tc>
          <w:tcPr>
            <w:tcW w:w="1425" w:type="dxa"/>
          </w:tcPr>
          <w:p w:rsidR="00DC21A2" w:rsidRDefault="0091387A" w14:paraId="4FBBE7F8" w14:textId="77777777">
            <w:pPr>
              <w:rPr>
                <w:rFonts w:ascii="Calibri" w:hAnsi="Calibri" w:eastAsia="Calibri" w:cs="Calibri"/>
              </w:rPr>
            </w:pPr>
            <w:r>
              <w:rPr>
                <w:rFonts w:ascii="Calibri" w:hAnsi="Calibri" w:eastAsia="Calibri" w:cs="Calibri"/>
              </w:rPr>
              <w:t>Required</w:t>
            </w:r>
          </w:p>
        </w:tc>
        <w:tc>
          <w:tcPr>
            <w:tcW w:w="2610" w:type="dxa"/>
          </w:tcPr>
          <w:p w:rsidR="00DC21A2" w:rsidRDefault="00DC21A2" w14:paraId="76BF07BB" w14:textId="77777777">
            <w:pPr>
              <w:rPr>
                <w:rFonts w:ascii="Calibri" w:hAnsi="Calibri" w:eastAsia="Calibri" w:cs="Calibri"/>
              </w:rPr>
            </w:pPr>
          </w:p>
        </w:tc>
        <w:tc>
          <w:tcPr>
            <w:tcW w:w="1590" w:type="dxa"/>
          </w:tcPr>
          <w:p w:rsidR="00DC21A2" w:rsidRDefault="00DC21A2" w14:paraId="19988DB1" w14:textId="77777777">
            <w:pPr>
              <w:rPr>
                <w:rFonts w:ascii="Calibri" w:hAnsi="Calibri" w:eastAsia="Calibri" w:cs="Calibri"/>
              </w:rPr>
            </w:pPr>
          </w:p>
        </w:tc>
      </w:tr>
      <w:tr w:rsidR="00DC21A2" w14:paraId="5DFCF5A8" w14:textId="77777777">
        <w:trPr>
          <w:trHeight w:val="232"/>
        </w:trPr>
        <w:tc>
          <w:tcPr>
            <w:tcW w:w="855" w:type="dxa"/>
          </w:tcPr>
          <w:p w:rsidR="00DC21A2" w:rsidRDefault="0091387A" w14:paraId="393E3141" w14:textId="77777777">
            <w:pPr>
              <w:jc w:val="center"/>
              <w:rPr>
                <w:rFonts w:ascii="Calibri" w:hAnsi="Calibri" w:eastAsia="Calibri" w:cs="Calibri"/>
              </w:rPr>
            </w:pPr>
            <w:r>
              <w:rPr>
                <w:rFonts w:ascii="Calibri" w:hAnsi="Calibri" w:eastAsia="Calibri" w:cs="Calibri"/>
              </w:rPr>
              <w:t>2</w:t>
            </w:r>
          </w:p>
        </w:tc>
        <w:tc>
          <w:tcPr>
            <w:tcW w:w="1860" w:type="dxa"/>
          </w:tcPr>
          <w:p w:rsidR="00DC21A2" w:rsidRDefault="0091387A" w14:paraId="21F469D9" w14:textId="77777777">
            <w:pPr>
              <w:rPr>
                <w:rFonts w:ascii="Calibri" w:hAnsi="Calibri" w:eastAsia="Calibri" w:cs="Calibri"/>
              </w:rPr>
            </w:pPr>
            <w:r>
              <w:rPr>
                <w:rFonts w:ascii="Calibri" w:hAnsi="Calibri" w:eastAsia="Calibri" w:cs="Calibri"/>
              </w:rPr>
              <w:t>Rule Name</w:t>
            </w:r>
          </w:p>
        </w:tc>
        <w:tc>
          <w:tcPr>
            <w:tcW w:w="1425" w:type="dxa"/>
          </w:tcPr>
          <w:p w:rsidR="00DC21A2" w:rsidRDefault="0091387A" w14:paraId="388D7E80" w14:textId="77777777">
            <w:pPr>
              <w:rPr>
                <w:rFonts w:ascii="Calibri" w:hAnsi="Calibri" w:eastAsia="Calibri" w:cs="Calibri"/>
              </w:rPr>
            </w:pPr>
            <w:r>
              <w:rPr>
                <w:rFonts w:ascii="Calibri" w:hAnsi="Calibri" w:eastAsia="Calibri" w:cs="Calibri"/>
              </w:rPr>
              <w:t>Dropdown</w:t>
            </w:r>
          </w:p>
        </w:tc>
        <w:tc>
          <w:tcPr>
            <w:tcW w:w="1425" w:type="dxa"/>
          </w:tcPr>
          <w:p w:rsidR="00DC21A2" w:rsidRDefault="0091387A" w14:paraId="273AD815" w14:textId="77777777">
            <w:pPr>
              <w:rPr>
                <w:rFonts w:ascii="Calibri" w:hAnsi="Calibri" w:eastAsia="Calibri" w:cs="Calibri"/>
              </w:rPr>
            </w:pPr>
            <w:r>
              <w:rPr>
                <w:rFonts w:ascii="Calibri" w:hAnsi="Calibri" w:eastAsia="Calibri" w:cs="Calibri"/>
              </w:rPr>
              <w:t>Required</w:t>
            </w:r>
          </w:p>
        </w:tc>
        <w:tc>
          <w:tcPr>
            <w:tcW w:w="2610" w:type="dxa"/>
          </w:tcPr>
          <w:p w:rsidR="00DC21A2" w:rsidRDefault="00DC21A2" w14:paraId="17806078" w14:textId="77777777">
            <w:pPr>
              <w:rPr>
                <w:rFonts w:ascii="Calibri" w:hAnsi="Calibri" w:eastAsia="Calibri" w:cs="Calibri"/>
              </w:rPr>
            </w:pPr>
          </w:p>
        </w:tc>
        <w:tc>
          <w:tcPr>
            <w:tcW w:w="1590" w:type="dxa"/>
          </w:tcPr>
          <w:p w:rsidR="00DC21A2" w:rsidRDefault="00DC21A2" w14:paraId="33018FF8" w14:textId="77777777">
            <w:pPr>
              <w:rPr>
                <w:rFonts w:ascii="Calibri" w:hAnsi="Calibri" w:eastAsia="Calibri" w:cs="Calibri"/>
                <w:color w:val="FF0000"/>
              </w:rPr>
            </w:pPr>
          </w:p>
        </w:tc>
      </w:tr>
    </w:tbl>
    <w:p w:rsidR="00DC21A2" w:rsidRDefault="00DC21A2" w14:paraId="4C6922B2" w14:textId="77777777">
      <w:pPr>
        <w:spacing w:line="240" w:lineRule="auto"/>
        <w:ind w:left="2520"/>
        <w:rPr>
          <w:rFonts w:ascii="Calibri" w:hAnsi="Calibri" w:eastAsia="Calibri" w:cs="Calibri"/>
          <w:sz w:val="24"/>
          <w:szCs w:val="24"/>
        </w:rPr>
      </w:pPr>
    </w:p>
    <w:p w:rsidR="00DC21A2" w:rsidP="4DF41364" w:rsidRDefault="0091387A" w14:paraId="7864D962" w14:textId="77777777">
      <w:pPr>
        <w:numPr>
          <w:ilvl w:val="0"/>
          <w:numId w:val="34"/>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Group Name – Maximum of 150 characters allowed and allow alphabets, space and numerals.</w:t>
      </w:r>
    </w:p>
    <w:p w:rsidR="00DC21A2" w:rsidP="4DF41364" w:rsidRDefault="0091387A" w14:paraId="4FF472D2" w14:textId="77777777">
      <w:pPr>
        <w:numPr>
          <w:ilvl w:val="0"/>
          <w:numId w:val="34"/>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Rule Name – The rule list has to be populated from DB. Can able to select any one value.</w:t>
      </w:r>
    </w:p>
    <w:p w:rsidR="00DC21A2" w:rsidP="4DF41364" w:rsidRDefault="0091387A" w14:paraId="6FE5C39E" w14:textId="77777777">
      <w:pPr>
        <w:numPr>
          <w:ilvl w:val="0"/>
          <w:numId w:val="34"/>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If the group already exists in DB, it should show “Group already exists with this name”.</w:t>
      </w:r>
    </w:p>
    <w:p w:rsidR="00DC21A2" w:rsidRDefault="0091387A" w14:paraId="5C8E82BA" w14:textId="77777777">
      <w:pPr>
        <w:numPr>
          <w:ilvl w:val="0"/>
          <w:numId w:val="34"/>
        </w:numPr>
        <w:spacing w:line="240" w:lineRule="auto"/>
        <w:rPr>
          <w:rFonts w:ascii="Calibri" w:hAnsi="Calibri" w:eastAsia="Calibri" w:cs="Calibri"/>
          <w:b/>
          <w:sz w:val="24"/>
          <w:szCs w:val="24"/>
        </w:rPr>
      </w:pPr>
      <w:r>
        <w:rPr>
          <w:rFonts w:ascii="Calibri" w:hAnsi="Calibri" w:eastAsia="Calibri" w:cs="Calibri"/>
          <w:sz w:val="24"/>
          <w:szCs w:val="24"/>
        </w:rPr>
        <w:t>If not, it should show “Group added successfully”</w:t>
      </w:r>
    </w:p>
    <w:p w:rsidR="00DC21A2" w:rsidRDefault="00DC21A2" w14:paraId="6239FD00" w14:textId="77777777">
      <w:pPr>
        <w:spacing w:line="240" w:lineRule="auto"/>
        <w:rPr>
          <w:rFonts w:ascii="Calibri" w:hAnsi="Calibri" w:eastAsia="Calibri" w:cs="Calibri"/>
          <w:b/>
          <w:sz w:val="24"/>
          <w:szCs w:val="24"/>
        </w:rPr>
      </w:pPr>
    </w:p>
    <w:p w:rsidR="00DC21A2" w:rsidRDefault="0091387A" w14:paraId="65ABC443" w14:textId="77777777">
      <w:pPr>
        <w:spacing w:line="240" w:lineRule="auto"/>
        <w:ind w:firstLine="360"/>
        <w:rPr>
          <w:rFonts w:ascii="Calibri" w:hAnsi="Calibri" w:eastAsia="Calibri" w:cs="Calibri"/>
          <w:b/>
          <w:sz w:val="24"/>
          <w:szCs w:val="24"/>
        </w:rPr>
      </w:pPr>
      <w:r>
        <w:rPr>
          <w:rFonts w:ascii="Calibri" w:hAnsi="Calibri" w:eastAsia="Calibri" w:cs="Calibri"/>
          <w:b/>
          <w:sz w:val="24"/>
          <w:szCs w:val="24"/>
        </w:rPr>
        <w:t xml:space="preserve">Messages: </w:t>
      </w:r>
    </w:p>
    <w:p w:rsidR="00DC21A2" w:rsidRDefault="00DC21A2" w14:paraId="09952153" w14:textId="77777777">
      <w:pPr>
        <w:spacing w:line="240" w:lineRule="auto"/>
        <w:ind w:firstLine="360"/>
        <w:rPr>
          <w:rFonts w:ascii="Calibri" w:hAnsi="Calibri" w:eastAsia="Calibri" w:cs="Calibri"/>
          <w:b/>
          <w:sz w:val="24"/>
          <w:szCs w:val="24"/>
        </w:rPr>
      </w:pPr>
    </w:p>
    <w:p w:rsidR="00DC21A2" w:rsidRDefault="0091387A" w14:paraId="392C1E9B" w14:textId="77777777">
      <w:pPr>
        <w:numPr>
          <w:ilvl w:val="0"/>
          <w:numId w:val="79"/>
        </w:numPr>
        <w:spacing w:line="240" w:lineRule="auto"/>
        <w:rPr>
          <w:rFonts w:ascii="Calibri" w:hAnsi="Calibri" w:eastAsia="Calibri" w:cs="Calibri"/>
          <w:sz w:val="24"/>
          <w:szCs w:val="24"/>
        </w:rPr>
      </w:pPr>
      <w:r>
        <w:rPr>
          <w:rFonts w:ascii="Calibri" w:hAnsi="Calibri" w:eastAsia="Calibri" w:cs="Calibri"/>
          <w:sz w:val="24"/>
          <w:szCs w:val="24"/>
        </w:rPr>
        <w:t>Add – Group added successfully.</w:t>
      </w:r>
    </w:p>
    <w:p w:rsidR="00DC21A2" w:rsidP="42094E3C" w:rsidRDefault="0091387A" w14:paraId="6C9EF5A6" w14:textId="77777777">
      <w:pPr>
        <w:numPr>
          <w:ilvl w:val="0"/>
          <w:numId w:val="79"/>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Edit – Group was updated successfully.</w:t>
      </w:r>
    </w:p>
    <w:p w:rsidR="00DC21A2" w:rsidP="4DF41364" w:rsidRDefault="0091387A" w14:paraId="2942DD3D" w14:textId="77777777">
      <w:pPr>
        <w:numPr>
          <w:ilvl w:val="0"/>
          <w:numId w:val="79"/>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Delete - Group deleted successfully.</w:t>
      </w:r>
    </w:p>
    <w:p w:rsidR="00DC21A2" w:rsidRDefault="00DC21A2" w14:paraId="052E316C" w14:textId="77777777">
      <w:pPr>
        <w:keepNext/>
        <w:keepLines/>
        <w:spacing w:before="40" w:line="259" w:lineRule="auto"/>
        <w:rPr>
          <w:rFonts w:ascii="Calibri" w:hAnsi="Calibri" w:eastAsia="Calibri" w:cs="Calibri"/>
          <w:sz w:val="24"/>
          <w:szCs w:val="24"/>
        </w:rPr>
      </w:pPr>
      <w:bookmarkStart w:name="_pm1a6v7dtiqw" w:colFirst="0" w:colLast="0" w:id="11"/>
      <w:bookmarkEnd w:id="11"/>
    </w:p>
    <w:p w:rsidR="00DC21A2" w:rsidRDefault="00097F05" w14:paraId="582AC1EB" w14:textId="77777777">
      <w:pPr>
        <w:keepNext/>
        <w:keepLines/>
        <w:spacing w:before="40" w:line="259" w:lineRule="auto"/>
        <w:rPr>
          <w:rFonts w:ascii="Calibri" w:hAnsi="Calibri" w:eastAsia="Calibri" w:cs="Calibri"/>
          <w:b/>
          <w:sz w:val="28"/>
          <w:szCs w:val="28"/>
        </w:rPr>
      </w:pPr>
      <w:bookmarkStart w:name="_3as4poj" w:colFirst="0" w:colLast="0" w:id="12"/>
      <w:bookmarkEnd w:id="12"/>
      <w:r>
        <w:rPr>
          <w:rFonts w:ascii="Calibri" w:hAnsi="Calibri" w:eastAsia="Calibri" w:cs="Calibri"/>
          <w:b/>
          <w:sz w:val="28"/>
          <w:szCs w:val="28"/>
        </w:rPr>
        <w:t>5.6.3 Master Permission</w:t>
      </w:r>
    </w:p>
    <w:p w:rsidR="00DC21A2" w:rsidRDefault="00DC21A2" w14:paraId="7B5E2B5C" w14:textId="77777777">
      <w:pPr>
        <w:spacing w:line="240" w:lineRule="auto"/>
        <w:rPr>
          <w:rFonts w:ascii="Calibri" w:hAnsi="Calibri" w:eastAsia="Calibri" w:cs="Calibri"/>
          <w:b/>
          <w:sz w:val="24"/>
          <w:szCs w:val="24"/>
        </w:rPr>
      </w:pPr>
    </w:p>
    <w:p w:rsidR="00DC21A2" w:rsidRDefault="0091387A" w14:paraId="66B26434" w14:textId="13C0DEF9">
      <w:pPr>
        <w:spacing w:line="240" w:lineRule="auto"/>
        <w:rPr>
          <w:rFonts w:ascii="Calibri" w:hAnsi="Calibri" w:eastAsia="Calibri" w:cs="Calibri"/>
          <w:sz w:val="24"/>
          <w:szCs w:val="24"/>
        </w:rPr>
      </w:pPr>
      <w:r>
        <w:rPr>
          <w:rFonts w:ascii="Calibri" w:hAnsi="Calibri" w:eastAsia="Calibri" w:cs="Calibri"/>
          <w:sz w:val="24"/>
          <w:szCs w:val="24"/>
        </w:rPr>
        <w:t xml:space="preserve">Master Permission is a list of </w:t>
      </w:r>
      <w:r w:rsidR="00DE41C7">
        <w:rPr>
          <w:rFonts w:ascii="Calibri" w:hAnsi="Calibri" w:eastAsia="Calibri" w:cs="Calibri"/>
          <w:sz w:val="24"/>
          <w:szCs w:val="24"/>
        </w:rPr>
        <w:t>functionalities</w:t>
      </w:r>
      <w:r>
        <w:rPr>
          <w:rFonts w:ascii="Calibri" w:hAnsi="Calibri" w:eastAsia="Calibri" w:cs="Calibri"/>
          <w:sz w:val="24"/>
          <w:szCs w:val="24"/>
        </w:rPr>
        <w:t xml:space="preserve"> associated with each page in an admin application.</w:t>
      </w:r>
    </w:p>
    <w:p w:rsidR="00DC21A2" w:rsidRDefault="00DC21A2" w14:paraId="64BAFB6D" w14:textId="77777777">
      <w:pPr>
        <w:spacing w:line="240" w:lineRule="auto"/>
        <w:ind w:firstLine="360"/>
        <w:rPr>
          <w:rFonts w:ascii="Calibri" w:hAnsi="Calibri" w:eastAsia="Calibri" w:cs="Calibri"/>
          <w:sz w:val="24"/>
          <w:szCs w:val="24"/>
        </w:rPr>
      </w:pPr>
    </w:p>
    <w:p w:rsidR="00DC21A2" w:rsidRDefault="0091387A" w14:paraId="744C6AF2" w14:textId="77777777">
      <w:pPr>
        <w:spacing w:line="240" w:lineRule="auto"/>
        <w:ind w:firstLine="360"/>
        <w:rPr>
          <w:rFonts w:ascii="Calibri" w:hAnsi="Calibri" w:eastAsia="Calibri" w:cs="Calibri"/>
          <w:sz w:val="24"/>
          <w:szCs w:val="24"/>
        </w:rPr>
      </w:pPr>
      <w:r>
        <w:rPr>
          <w:rFonts w:ascii="Calibri" w:hAnsi="Calibri" w:eastAsia="Calibri" w:cs="Calibri"/>
          <w:b/>
          <w:sz w:val="24"/>
          <w:szCs w:val="24"/>
        </w:rPr>
        <w:t>List View</w:t>
      </w:r>
      <w:r>
        <w:rPr>
          <w:rFonts w:ascii="Calibri" w:hAnsi="Calibri" w:eastAsia="Calibri" w:cs="Calibri"/>
          <w:sz w:val="24"/>
          <w:szCs w:val="24"/>
        </w:rPr>
        <w:t>:</w:t>
      </w:r>
    </w:p>
    <w:p w:rsidR="00DC21A2" w:rsidRDefault="00DC21A2" w14:paraId="32AFCAC3" w14:textId="77777777">
      <w:pPr>
        <w:spacing w:line="240" w:lineRule="auto"/>
        <w:ind w:firstLine="360"/>
        <w:rPr>
          <w:rFonts w:ascii="Calibri" w:hAnsi="Calibri" w:eastAsia="Calibri" w:cs="Calibri"/>
          <w:sz w:val="24"/>
          <w:szCs w:val="24"/>
        </w:rPr>
      </w:pPr>
    </w:p>
    <w:p w:rsidR="00DC21A2" w:rsidRDefault="0091387A" w14:paraId="1D0276A1" w14:textId="77777777">
      <w:pPr>
        <w:numPr>
          <w:ilvl w:val="0"/>
          <w:numId w:val="56"/>
        </w:numPr>
        <w:spacing w:line="240" w:lineRule="auto"/>
        <w:rPr>
          <w:rFonts w:ascii="Calibri" w:hAnsi="Calibri" w:eastAsia="Calibri" w:cs="Calibri"/>
          <w:sz w:val="24"/>
          <w:szCs w:val="24"/>
        </w:rPr>
      </w:pPr>
      <w:r>
        <w:rPr>
          <w:rFonts w:ascii="Calibri" w:hAnsi="Calibri" w:eastAsia="Calibri" w:cs="Calibri"/>
          <w:sz w:val="24"/>
          <w:szCs w:val="24"/>
        </w:rPr>
        <w:t>Title</w:t>
      </w:r>
    </w:p>
    <w:p w:rsidR="00DC21A2" w:rsidRDefault="0091387A" w14:paraId="028DC586" w14:textId="77777777">
      <w:pPr>
        <w:numPr>
          <w:ilvl w:val="0"/>
          <w:numId w:val="56"/>
        </w:numPr>
        <w:spacing w:line="240" w:lineRule="auto"/>
        <w:rPr>
          <w:rFonts w:ascii="Calibri" w:hAnsi="Calibri" w:eastAsia="Calibri" w:cs="Calibri"/>
          <w:sz w:val="24"/>
          <w:szCs w:val="24"/>
        </w:rPr>
      </w:pPr>
      <w:r>
        <w:rPr>
          <w:rFonts w:ascii="Calibri" w:hAnsi="Calibri" w:eastAsia="Calibri" w:cs="Calibri"/>
          <w:sz w:val="24"/>
          <w:szCs w:val="24"/>
        </w:rPr>
        <w:t>Actions</w:t>
      </w:r>
    </w:p>
    <w:p w:rsidR="00DC21A2" w:rsidRDefault="0091387A" w14:paraId="13DF60A7" w14:textId="77777777">
      <w:pPr>
        <w:numPr>
          <w:ilvl w:val="0"/>
          <w:numId w:val="24"/>
        </w:numPr>
        <w:spacing w:line="240" w:lineRule="auto"/>
        <w:rPr>
          <w:rFonts w:ascii="Calibri" w:hAnsi="Calibri" w:eastAsia="Calibri" w:cs="Calibri"/>
          <w:sz w:val="24"/>
          <w:szCs w:val="24"/>
        </w:rPr>
      </w:pPr>
      <w:r>
        <w:rPr>
          <w:rFonts w:ascii="Calibri" w:hAnsi="Calibri" w:eastAsia="Calibri" w:cs="Calibri"/>
          <w:sz w:val="24"/>
          <w:szCs w:val="24"/>
        </w:rPr>
        <w:t>Edit</w:t>
      </w:r>
    </w:p>
    <w:p w:rsidR="00DC21A2" w:rsidRDefault="0091387A" w14:paraId="7B8B9845" w14:textId="77777777">
      <w:pPr>
        <w:numPr>
          <w:ilvl w:val="0"/>
          <w:numId w:val="24"/>
        </w:numPr>
        <w:spacing w:line="240" w:lineRule="auto"/>
        <w:rPr>
          <w:rFonts w:ascii="Calibri" w:hAnsi="Calibri" w:eastAsia="Calibri" w:cs="Calibri"/>
          <w:sz w:val="24"/>
          <w:szCs w:val="24"/>
        </w:rPr>
      </w:pPr>
      <w:r>
        <w:rPr>
          <w:rFonts w:ascii="Calibri" w:hAnsi="Calibri" w:eastAsia="Calibri" w:cs="Calibri"/>
          <w:sz w:val="24"/>
          <w:szCs w:val="24"/>
        </w:rPr>
        <w:t>Remove</w:t>
      </w:r>
    </w:p>
    <w:p w:rsidR="00DC21A2" w:rsidRDefault="00DC21A2" w14:paraId="355D895A" w14:textId="77777777">
      <w:pPr>
        <w:spacing w:line="240" w:lineRule="auto"/>
        <w:ind w:left="1080"/>
        <w:rPr>
          <w:rFonts w:ascii="Calibri" w:hAnsi="Calibri" w:eastAsia="Calibri" w:cs="Calibri"/>
          <w:sz w:val="24"/>
          <w:szCs w:val="24"/>
        </w:rPr>
      </w:pPr>
    </w:p>
    <w:p w:rsidR="00DC21A2" w:rsidRDefault="0091387A" w14:paraId="606B05F4" w14:textId="77777777">
      <w:pPr>
        <w:spacing w:line="240" w:lineRule="auto"/>
        <w:ind w:firstLine="360"/>
        <w:rPr>
          <w:rFonts w:ascii="Calibri" w:hAnsi="Calibri" w:eastAsia="Calibri" w:cs="Calibri"/>
          <w:sz w:val="24"/>
          <w:szCs w:val="24"/>
        </w:rPr>
      </w:pPr>
      <w:r>
        <w:rPr>
          <w:rFonts w:ascii="Calibri" w:hAnsi="Calibri" w:eastAsia="Calibri" w:cs="Calibri"/>
          <w:b/>
          <w:sz w:val="24"/>
          <w:szCs w:val="24"/>
        </w:rPr>
        <w:t>Add View</w:t>
      </w:r>
      <w:r>
        <w:rPr>
          <w:rFonts w:ascii="Calibri" w:hAnsi="Calibri" w:eastAsia="Calibri" w:cs="Calibri"/>
          <w:sz w:val="24"/>
          <w:szCs w:val="24"/>
        </w:rPr>
        <w:t>:</w:t>
      </w:r>
    </w:p>
    <w:p w:rsidR="00DC21A2" w:rsidRDefault="00DC21A2" w14:paraId="04D04DB1" w14:textId="77777777">
      <w:pPr>
        <w:spacing w:line="240" w:lineRule="auto"/>
        <w:ind w:firstLine="360"/>
        <w:rPr>
          <w:rFonts w:ascii="Calibri" w:hAnsi="Calibri" w:eastAsia="Calibri" w:cs="Calibri"/>
          <w:sz w:val="24"/>
          <w:szCs w:val="24"/>
        </w:rPr>
      </w:pPr>
    </w:p>
    <w:tbl>
      <w:tblPr>
        <w:tblStyle w:val="aa"/>
        <w:tblW w:w="97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0"/>
        <w:gridCol w:w="2430"/>
        <w:gridCol w:w="1650"/>
        <w:gridCol w:w="1590"/>
        <w:gridCol w:w="1560"/>
        <w:gridCol w:w="1695"/>
      </w:tblGrid>
      <w:tr w:rsidR="00DC21A2" w14:paraId="31C127D0" w14:textId="77777777">
        <w:trPr>
          <w:trHeight w:val="260"/>
        </w:trPr>
        <w:tc>
          <w:tcPr>
            <w:tcW w:w="840" w:type="dxa"/>
          </w:tcPr>
          <w:p w:rsidR="00DC21A2" w:rsidRDefault="0091387A" w14:paraId="46412FEE" w14:textId="77777777">
            <w:pPr>
              <w:jc w:val="center"/>
              <w:rPr>
                <w:rFonts w:ascii="Calibri" w:hAnsi="Calibri" w:eastAsia="Calibri" w:cs="Calibri"/>
                <w:b/>
              </w:rPr>
            </w:pPr>
            <w:r>
              <w:rPr>
                <w:rFonts w:ascii="Calibri" w:hAnsi="Calibri" w:eastAsia="Calibri" w:cs="Calibri"/>
                <w:b/>
              </w:rPr>
              <w:t>SL NO</w:t>
            </w:r>
          </w:p>
        </w:tc>
        <w:tc>
          <w:tcPr>
            <w:tcW w:w="2430" w:type="dxa"/>
          </w:tcPr>
          <w:p w:rsidR="00DC21A2" w:rsidRDefault="0091387A" w14:paraId="4DD892E1" w14:textId="77777777">
            <w:pPr>
              <w:jc w:val="center"/>
              <w:rPr>
                <w:rFonts w:ascii="Calibri" w:hAnsi="Calibri" w:eastAsia="Calibri" w:cs="Calibri"/>
                <w:b/>
              </w:rPr>
            </w:pPr>
            <w:r>
              <w:rPr>
                <w:rFonts w:ascii="Calibri" w:hAnsi="Calibri" w:eastAsia="Calibri" w:cs="Calibri"/>
                <w:b/>
              </w:rPr>
              <w:t>Fields</w:t>
            </w:r>
          </w:p>
        </w:tc>
        <w:tc>
          <w:tcPr>
            <w:tcW w:w="1650" w:type="dxa"/>
          </w:tcPr>
          <w:p w:rsidR="00DC21A2" w:rsidRDefault="0091387A" w14:paraId="08879E47" w14:textId="77777777">
            <w:pPr>
              <w:jc w:val="center"/>
              <w:rPr>
                <w:rFonts w:ascii="Calibri" w:hAnsi="Calibri" w:eastAsia="Calibri" w:cs="Calibri"/>
                <w:b/>
              </w:rPr>
            </w:pPr>
            <w:r>
              <w:rPr>
                <w:rFonts w:ascii="Calibri" w:hAnsi="Calibri" w:eastAsia="Calibri" w:cs="Calibri"/>
                <w:b/>
              </w:rPr>
              <w:t>Control</w:t>
            </w:r>
          </w:p>
        </w:tc>
        <w:tc>
          <w:tcPr>
            <w:tcW w:w="1590" w:type="dxa"/>
          </w:tcPr>
          <w:p w:rsidR="00DC21A2" w:rsidRDefault="0091387A" w14:paraId="55CFC9C8" w14:textId="77777777">
            <w:pPr>
              <w:jc w:val="center"/>
              <w:rPr>
                <w:rFonts w:ascii="Calibri" w:hAnsi="Calibri" w:eastAsia="Calibri" w:cs="Calibri"/>
                <w:b/>
              </w:rPr>
            </w:pPr>
            <w:r>
              <w:rPr>
                <w:rFonts w:ascii="Calibri" w:hAnsi="Calibri" w:eastAsia="Calibri" w:cs="Calibri"/>
                <w:b/>
              </w:rPr>
              <w:t>Mandatory</w:t>
            </w:r>
          </w:p>
        </w:tc>
        <w:tc>
          <w:tcPr>
            <w:tcW w:w="1560" w:type="dxa"/>
          </w:tcPr>
          <w:p w:rsidR="00DC21A2" w:rsidRDefault="0091387A" w14:paraId="1F7CDC25" w14:textId="77777777">
            <w:pPr>
              <w:jc w:val="center"/>
              <w:rPr>
                <w:rFonts w:ascii="Calibri" w:hAnsi="Calibri" w:eastAsia="Calibri" w:cs="Calibri"/>
                <w:b/>
              </w:rPr>
            </w:pPr>
            <w:r>
              <w:rPr>
                <w:rFonts w:ascii="Calibri" w:hAnsi="Calibri" w:eastAsia="Calibri" w:cs="Calibri"/>
                <w:b/>
              </w:rPr>
              <w:t>Value</w:t>
            </w:r>
          </w:p>
        </w:tc>
        <w:tc>
          <w:tcPr>
            <w:tcW w:w="1695" w:type="dxa"/>
          </w:tcPr>
          <w:p w:rsidR="00DC21A2" w:rsidRDefault="0091387A" w14:paraId="14162CCB" w14:textId="77777777">
            <w:pPr>
              <w:jc w:val="center"/>
              <w:rPr>
                <w:rFonts w:ascii="Calibri" w:hAnsi="Calibri" w:eastAsia="Calibri" w:cs="Calibri"/>
                <w:b/>
              </w:rPr>
            </w:pPr>
            <w:r>
              <w:rPr>
                <w:rFonts w:ascii="Calibri" w:hAnsi="Calibri" w:eastAsia="Calibri" w:cs="Calibri"/>
                <w:b/>
              </w:rPr>
              <w:t>Default Value</w:t>
            </w:r>
          </w:p>
        </w:tc>
      </w:tr>
      <w:tr w:rsidR="00DC21A2" w14:paraId="743DE50D" w14:textId="77777777">
        <w:trPr>
          <w:trHeight w:val="240"/>
        </w:trPr>
        <w:tc>
          <w:tcPr>
            <w:tcW w:w="840" w:type="dxa"/>
          </w:tcPr>
          <w:p w:rsidR="00DC21A2" w:rsidRDefault="0091387A" w14:paraId="5A2115A7" w14:textId="77777777">
            <w:pPr>
              <w:jc w:val="center"/>
              <w:rPr>
                <w:rFonts w:ascii="Calibri" w:hAnsi="Calibri" w:eastAsia="Calibri" w:cs="Calibri"/>
              </w:rPr>
            </w:pPr>
            <w:r>
              <w:rPr>
                <w:rFonts w:ascii="Calibri" w:hAnsi="Calibri" w:eastAsia="Calibri" w:cs="Calibri"/>
              </w:rPr>
              <w:t>1</w:t>
            </w:r>
          </w:p>
        </w:tc>
        <w:tc>
          <w:tcPr>
            <w:tcW w:w="2430" w:type="dxa"/>
          </w:tcPr>
          <w:p w:rsidR="00DC21A2" w:rsidRDefault="0091387A" w14:paraId="42487F42" w14:textId="77777777">
            <w:pPr>
              <w:rPr>
                <w:rFonts w:ascii="Calibri" w:hAnsi="Calibri" w:eastAsia="Calibri" w:cs="Calibri"/>
              </w:rPr>
            </w:pPr>
            <w:r>
              <w:rPr>
                <w:rFonts w:ascii="Calibri" w:hAnsi="Calibri" w:eastAsia="Calibri" w:cs="Calibri"/>
              </w:rPr>
              <w:t>Permission Name</w:t>
            </w:r>
          </w:p>
        </w:tc>
        <w:tc>
          <w:tcPr>
            <w:tcW w:w="1650" w:type="dxa"/>
          </w:tcPr>
          <w:p w:rsidR="00DC21A2" w:rsidRDefault="0091387A" w14:paraId="7246EDC7" w14:textId="77777777">
            <w:pPr>
              <w:rPr>
                <w:rFonts w:ascii="Calibri" w:hAnsi="Calibri" w:eastAsia="Calibri" w:cs="Calibri"/>
              </w:rPr>
            </w:pPr>
            <w:r>
              <w:rPr>
                <w:rFonts w:ascii="Calibri" w:hAnsi="Calibri" w:eastAsia="Calibri" w:cs="Calibri"/>
              </w:rPr>
              <w:t>Text box</w:t>
            </w:r>
          </w:p>
        </w:tc>
        <w:tc>
          <w:tcPr>
            <w:tcW w:w="1590" w:type="dxa"/>
          </w:tcPr>
          <w:p w:rsidR="00DC21A2" w:rsidRDefault="0091387A" w14:paraId="261CCD3A" w14:textId="77777777">
            <w:pPr>
              <w:rPr>
                <w:rFonts w:ascii="Calibri" w:hAnsi="Calibri" w:eastAsia="Calibri" w:cs="Calibri"/>
              </w:rPr>
            </w:pPr>
            <w:r>
              <w:rPr>
                <w:rFonts w:ascii="Calibri" w:hAnsi="Calibri" w:eastAsia="Calibri" w:cs="Calibri"/>
              </w:rPr>
              <w:t>Required</w:t>
            </w:r>
          </w:p>
        </w:tc>
        <w:tc>
          <w:tcPr>
            <w:tcW w:w="1560" w:type="dxa"/>
          </w:tcPr>
          <w:p w:rsidR="00DC21A2" w:rsidRDefault="00DC21A2" w14:paraId="39F9ED22" w14:textId="77777777">
            <w:pPr>
              <w:rPr>
                <w:rFonts w:ascii="Calibri" w:hAnsi="Calibri" w:eastAsia="Calibri" w:cs="Calibri"/>
              </w:rPr>
            </w:pPr>
          </w:p>
        </w:tc>
        <w:tc>
          <w:tcPr>
            <w:tcW w:w="1695" w:type="dxa"/>
          </w:tcPr>
          <w:p w:rsidR="00DC21A2" w:rsidRDefault="00DC21A2" w14:paraId="440AFAA2" w14:textId="77777777">
            <w:pPr>
              <w:rPr>
                <w:rFonts w:ascii="Calibri" w:hAnsi="Calibri" w:eastAsia="Calibri" w:cs="Calibri"/>
              </w:rPr>
            </w:pPr>
          </w:p>
        </w:tc>
      </w:tr>
    </w:tbl>
    <w:p w:rsidR="00DC21A2" w:rsidRDefault="00DC21A2" w14:paraId="05891984" w14:textId="77777777">
      <w:pPr>
        <w:spacing w:line="240" w:lineRule="auto"/>
        <w:ind w:left="2520"/>
        <w:rPr>
          <w:rFonts w:ascii="Calibri" w:hAnsi="Calibri" w:eastAsia="Calibri" w:cs="Calibri"/>
          <w:sz w:val="24"/>
          <w:szCs w:val="24"/>
        </w:rPr>
      </w:pPr>
    </w:p>
    <w:p w:rsidR="00DC21A2" w:rsidP="42094E3C" w:rsidRDefault="0091387A" w14:paraId="77A47EBE" w14:textId="77777777">
      <w:pPr>
        <w:numPr>
          <w:ilvl w:val="0"/>
          <w:numId w:val="89"/>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Permission Name – Maximum of 150 characters allowed and only allow alphabets.</w:t>
      </w:r>
    </w:p>
    <w:p w:rsidR="00DC21A2" w:rsidP="4DF41364" w:rsidRDefault="0091387A" w14:paraId="7C9F3C26" w14:textId="77777777">
      <w:pPr>
        <w:numPr>
          <w:ilvl w:val="0"/>
          <w:numId w:val="89"/>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If the permission already exists in DB, it should show “Permission already exists with this name”.</w:t>
      </w:r>
    </w:p>
    <w:p w:rsidR="00DC21A2" w:rsidRDefault="0091387A" w14:paraId="03D38B33" w14:textId="77777777">
      <w:pPr>
        <w:numPr>
          <w:ilvl w:val="0"/>
          <w:numId w:val="89"/>
        </w:numPr>
        <w:spacing w:line="240" w:lineRule="auto"/>
        <w:rPr>
          <w:rFonts w:ascii="Calibri" w:hAnsi="Calibri" w:eastAsia="Calibri" w:cs="Calibri"/>
          <w:b/>
          <w:sz w:val="24"/>
          <w:szCs w:val="24"/>
        </w:rPr>
      </w:pPr>
      <w:r>
        <w:rPr>
          <w:rFonts w:ascii="Calibri" w:hAnsi="Calibri" w:eastAsia="Calibri" w:cs="Calibri"/>
          <w:sz w:val="24"/>
          <w:szCs w:val="24"/>
        </w:rPr>
        <w:t>If not, it should show “Permission added successfully”</w:t>
      </w:r>
    </w:p>
    <w:p w:rsidR="00DC21A2" w:rsidRDefault="00DC21A2" w14:paraId="658FCDB6" w14:textId="77777777">
      <w:pPr>
        <w:spacing w:line="240" w:lineRule="auto"/>
        <w:rPr>
          <w:rFonts w:ascii="Calibri" w:hAnsi="Calibri" w:eastAsia="Calibri" w:cs="Calibri"/>
          <w:b/>
          <w:sz w:val="24"/>
          <w:szCs w:val="24"/>
        </w:rPr>
      </w:pPr>
    </w:p>
    <w:p w:rsidR="00DC21A2" w:rsidP="00E330A7" w:rsidRDefault="0091387A" w14:paraId="4A23CF37" w14:textId="5770135A">
      <w:pPr>
        <w:spacing w:line="240" w:lineRule="auto"/>
        <w:ind w:firstLine="360"/>
        <w:rPr>
          <w:rFonts w:ascii="Calibri" w:hAnsi="Calibri" w:eastAsia="Calibri" w:cs="Calibri"/>
          <w:b/>
          <w:sz w:val="24"/>
          <w:szCs w:val="24"/>
        </w:rPr>
      </w:pPr>
      <w:r>
        <w:rPr>
          <w:rFonts w:ascii="Calibri" w:hAnsi="Calibri" w:eastAsia="Calibri" w:cs="Calibri"/>
          <w:b/>
          <w:sz w:val="24"/>
          <w:szCs w:val="24"/>
        </w:rPr>
        <w:t xml:space="preserve">Messages: </w:t>
      </w:r>
    </w:p>
    <w:p w:rsidR="00DC21A2" w:rsidRDefault="0091387A" w14:paraId="5AD15D7A" w14:textId="77777777">
      <w:pPr>
        <w:numPr>
          <w:ilvl w:val="0"/>
          <w:numId w:val="15"/>
        </w:numPr>
        <w:spacing w:line="240" w:lineRule="auto"/>
        <w:rPr>
          <w:rFonts w:ascii="Calibri" w:hAnsi="Calibri" w:eastAsia="Calibri" w:cs="Calibri"/>
          <w:sz w:val="24"/>
          <w:szCs w:val="24"/>
        </w:rPr>
      </w:pPr>
      <w:r>
        <w:rPr>
          <w:rFonts w:ascii="Calibri" w:hAnsi="Calibri" w:eastAsia="Calibri" w:cs="Calibri"/>
          <w:sz w:val="24"/>
          <w:szCs w:val="24"/>
        </w:rPr>
        <w:t>Add – Master Permission added successfully.</w:t>
      </w:r>
    </w:p>
    <w:p w:rsidR="00DC21A2" w:rsidRDefault="0091387A" w14:paraId="2CFBEBC3" w14:textId="77777777">
      <w:pPr>
        <w:numPr>
          <w:ilvl w:val="0"/>
          <w:numId w:val="15"/>
        </w:numPr>
        <w:spacing w:line="240" w:lineRule="auto"/>
        <w:rPr>
          <w:rFonts w:ascii="Calibri" w:hAnsi="Calibri" w:eastAsia="Calibri" w:cs="Calibri"/>
          <w:sz w:val="24"/>
          <w:szCs w:val="24"/>
        </w:rPr>
      </w:pPr>
      <w:r>
        <w:rPr>
          <w:rFonts w:ascii="Calibri" w:hAnsi="Calibri" w:eastAsia="Calibri" w:cs="Calibri"/>
          <w:sz w:val="24"/>
          <w:szCs w:val="24"/>
        </w:rPr>
        <w:t>Edit – Master Permission updated successfully.</w:t>
      </w:r>
    </w:p>
    <w:p w:rsidRPr="00E330A7" w:rsidR="00DC21A2" w:rsidP="4DF41364" w:rsidRDefault="0091387A" w14:paraId="5FFE5D05" w14:textId="2E1700EA">
      <w:pPr>
        <w:numPr>
          <w:ilvl w:val="0"/>
          <w:numId w:val="15"/>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Delete – Master Permission deleted successfully.</w:t>
      </w:r>
    </w:p>
    <w:p w:rsidRPr="00E330A7" w:rsidR="00DC21A2" w:rsidP="00E330A7" w:rsidRDefault="00097F05" w14:paraId="0556DD38" w14:textId="312E8360">
      <w:pPr>
        <w:keepNext/>
        <w:keepLines/>
        <w:spacing w:before="40" w:line="259" w:lineRule="auto"/>
        <w:rPr>
          <w:rFonts w:ascii="Calibri" w:hAnsi="Calibri" w:eastAsia="Calibri" w:cs="Calibri"/>
          <w:b/>
          <w:sz w:val="28"/>
          <w:szCs w:val="28"/>
        </w:rPr>
      </w:pPr>
      <w:bookmarkStart w:name="_1pxezwc" w:colFirst="0" w:colLast="0" w:id="13"/>
      <w:bookmarkEnd w:id="13"/>
      <w:r>
        <w:rPr>
          <w:rFonts w:ascii="Calibri" w:hAnsi="Calibri" w:eastAsia="Calibri" w:cs="Calibri"/>
          <w:b/>
          <w:sz w:val="28"/>
          <w:szCs w:val="28"/>
        </w:rPr>
        <w:t>5.6.4 Rule</w:t>
      </w:r>
    </w:p>
    <w:p w:rsidR="00DC21A2" w:rsidP="42094E3C" w:rsidRDefault="0091387A" w14:paraId="46298627" w14:textId="5797F5E2">
      <w:p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Rules that specify which users or systems are granted or denied access to a particular object or system resource.</w:t>
      </w:r>
    </w:p>
    <w:p w:rsidR="00DC21A2" w:rsidP="00E330A7" w:rsidRDefault="0091387A" w14:paraId="7221E37F" w14:textId="2C865339">
      <w:pPr>
        <w:spacing w:line="240" w:lineRule="auto"/>
        <w:ind w:firstLine="360"/>
        <w:rPr>
          <w:rFonts w:ascii="Calibri" w:hAnsi="Calibri" w:eastAsia="Calibri" w:cs="Calibri"/>
          <w:sz w:val="24"/>
          <w:szCs w:val="24"/>
        </w:rPr>
      </w:pPr>
      <w:r>
        <w:rPr>
          <w:rFonts w:ascii="Calibri" w:hAnsi="Calibri" w:eastAsia="Calibri" w:cs="Calibri"/>
          <w:b/>
          <w:sz w:val="24"/>
          <w:szCs w:val="24"/>
        </w:rPr>
        <w:t>List View</w:t>
      </w:r>
      <w:r>
        <w:rPr>
          <w:rFonts w:ascii="Calibri" w:hAnsi="Calibri" w:eastAsia="Calibri" w:cs="Calibri"/>
          <w:sz w:val="24"/>
          <w:szCs w:val="24"/>
        </w:rPr>
        <w:t>:</w:t>
      </w:r>
    </w:p>
    <w:p w:rsidR="00DC21A2" w:rsidRDefault="0091387A" w14:paraId="192171B4" w14:textId="77777777">
      <w:pPr>
        <w:numPr>
          <w:ilvl w:val="0"/>
          <w:numId w:val="100"/>
        </w:numPr>
        <w:spacing w:line="240" w:lineRule="auto"/>
        <w:rPr>
          <w:rFonts w:ascii="Calibri" w:hAnsi="Calibri" w:eastAsia="Calibri" w:cs="Calibri"/>
          <w:sz w:val="24"/>
          <w:szCs w:val="24"/>
        </w:rPr>
      </w:pPr>
      <w:r>
        <w:rPr>
          <w:rFonts w:ascii="Calibri" w:hAnsi="Calibri" w:eastAsia="Calibri" w:cs="Calibri"/>
          <w:sz w:val="24"/>
          <w:szCs w:val="24"/>
        </w:rPr>
        <w:t>Rule Name</w:t>
      </w:r>
    </w:p>
    <w:p w:rsidR="00DC21A2" w:rsidRDefault="0091387A" w14:paraId="3313D5E4" w14:textId="77777777">
      <w:pPr>
        <w:numPr>
          <w:ilvl w:val="0"/>
          <w:numId w:val="100"/>
        </w:numPr>
        <w:spacing w:line="240" w:lineRule="auto"/>
        <w:rPr>
          <w:rFonts w:ascii="Calibri" w:hAnsi="Calibri" w:eastAsia="Calibri" w:cs="Calibri"/>
          <w:sz w:val="24"/>
          <w:szCs w:val="24"/>
        </w:rPr>
      </w:pPr>
      <w:r>
        <w:rPr>
          <w:rFonts w:ascii="Calibri" w:hAnsi="Calibri" w:eastAsia="Calibri" w:cs="Calibri"/>
          <w:sz w:val="24"/>
          <w:szCs w:val="24"/>
        </w:rPr>
        <w:t>Actions</w:t>
      </w:r>
    </w:p>
    <w:p w:rsidR="00DC21A2" w:rsidRDefault="0091387A" w14:paraId="1B015AF4" w14:textId="77777777">
      <w:pPr>
        <w:numPr>
          <w:ilvl w:val="0"/>
          <w:numId w:val="108"/>
        </w:numPr>
        <w:spacing w:line="240" w:lineRule="auto"/>
        <w:rPr>
          <w:rFonts w:ascii="Calibri" w:hAnsi="Calibri" w:eastAsia="Calibri" w:cs="Calibri"/>
          <w:sz w:val="24"/>
          <w:szCs w:val="24"/>
        </w:rPr>
      </w:pPr>
      <w:r>
        <w:rPr>
          <w:rFonts w:ascii="Calibri" w:hAnsi="Calibri" w:eastAsia="Calibri" w:cs="Calibri"/>
          <w:sz w:val="24"/>
          <w:szCs w:val="24"/>
        </w:rPr>
        <w:t>Edit</w:t>
      </w:r>
    </w:p>
    <w:p w:rsidRPr="00E330A7" w:rsidR="00DC21A2" w:rsidP="00E330A7" w:rsidRDefault="0091387A" w14:paraId="2A3C78C6" w14:textId="1C5531A5">
      <w:pPr>
        <w:numPr>
          <w:ilvl w:val="0"/>
          <w:numId w:val="108"/>
        </w:numPr>
        <w:spacing w:line="240" w:lineRule="auto"/>
        <w:rPr>
          <w:rFonts w:ascii="Calibri" w:hAnsi="Calibri" w:eastAsia="Calibri" w:cs="Calibri"/>
          <w:sz w:val="24"/>
          <w:szCs w:val="24"/>
        </w:rPr>
      </w:pPr>
      <w:r>
        <w:rPr>
          <w:rFonts w:ascii="Calibri" w:hAnsi="Calibri" w:eastAsia="Calibri" w:cs="Calibri"/>
          <w:sz w:val="24"/>
          <w:szCs w:val="24"/>
        </w:rPr>
        <w:t>Remove</w:t>
      </w:r>
    </w:p>
    <w:p w:rsidR="00E330A7" w:rsidRDefault="00E330A7" w14:paraId="3A9D5967" w14:textId="77777777">
      <w:pPr>
        <w:rPr>
          <w:rFonts w:ascii="Calibri" w:hAnsi="Calibri" w:eastAsia="Calibri" w:cs="Calibri"/>
          <w:b/>
          <w:sz w:val="24"/>
          <w:szCs w:val="24"/>
        </w:rPr>
      </w:pPr>
      <w:r>
        <w:rPr>
          <w:rFonts w:ascii="Calibri" w:hAnsi="Calibri" w:eastAsia="Calibri" w:cs="Calibri"/>
          <w:b/>
          <w:sz w:val="24"/>
          <w:szCs w:val="24"/>
        </w:rPr>
        <w:br w:type="page"/>
      </w:r>
    </w:p>
    <w:p w:rsidR="00DC21A2" w:rsidRDefault="0091387A" w14:paraId="6CF202F1" w14:textId="0B5E4583">
      <w:pPr>
        <w:spacing w:line="240" w:lineRule="auto"/>
        <w:ind w:firstLine="360"/>
        <w:rPr>
          <w:rFonts w:ascii="Calibri" w:hAnsi="Calibri" w:eastAsia="Calibri" w:cs="Calibri"/>
          <w:sz w:val="24"/>
          <w:szCs w:val="24"/>
        </w:rPr>
      </w:pPr>
      <w:r>
        <w:rPr>
          <w:rFonts w:ascii="Calibri" w:hAnsi="Calibri" w:eastAsia="Calibri" w:cs="Calibri"/>
          <w:b/>
          <w:sz w:val="24"/>
          <w:szCs w:val="24"/>
        </w:rPr>
        <w:t>Add View</w:t>
      </w:r>
      <w:r>
        <w:rPr>
          <w:rFonts w:ascii="Calibri" w:hAnsi="Calibri" w:eastAsia="Calibri" w:cs="Calibri"/>
          <w:sz w:val="24"/>
          <w:szCs w:val="24"/>
        </w:rPr>
        <w:t>:</w:t>
      </w:r>
    </w:p>
    <w:p w:rsidR="00DC21A2" w:rsidRDefault="00DC21A2" w14:paraId="1B67CE8A" w14:textId="77777777">
      <w:pPr>
        <w:spacing w:line="240" w:lineRule="auto"/>
        <w:ind w:firstLine="360"/>
        <w:rPr>
          <w:rFonts w:ascii="Calibri" w:hAnsi="Calibri" w:eastAsia="Calibri" w:cs="Calibri"/>
          <w:sz w:val="24"/>
          <w:szCs w:val="24"/>
        </w:rPr>
      </w:pPr>
    </w:p>
    <w:tbl>
      <w:tblPr>
        <w:tblStyle w:val="ab"/>
        <w:tblW w:w="97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85"/>
        <w:gridCol w:w="2250"/>
        <w:gridCol w:w="1755"/>
        <w:gridCol w:w="1485"/>
        <w:gridCol w:w="1740"/>
        <w:gridCol w:w="1665"/>
      </w:tblGrid>
      <w:tr w:rsidR="00DC21A2" w:rsidTr="4DF41364" w14:paraId="6B43086F" w14:textId="77777777">
        <w:trPr>
          <w:trHeight w:val="260"/>
        </w:trPr>
        <w:tc>
          <w:tcPr>
            <w:tcW w:w="885" w:type="dxa"/>
          </w:tcPr>
          <w:p w:rsidR="00DC21A2" w:rsidRDefault="0091387A" w14:paraId="786B48B0" w14:textId="77777777">
            <w:pPr>
              <w:jc w:val="center"/>
              <w:rPr>
                <w:rFonts w:ascii="Calibri" w:hAnsi="Calibri" w:eastAsia="Calibri" w:cs="Calibri"/>
                <w:b/>
              </w:rPr>
            </w:pPr>
            <w:r>
              <w:rPr>
                <w:rFonts w:ascii="Calibri" w:hAnsi="Calibri" w:eastAsia="Calibri" w:cs="Calibri"/>
                <w:b/>
              </w:rPr>
              <w:t>SL NO</w:t>
            </w:r>
          </w:p>
        </w:tc>
        <w:tc>
          <w:tcPr>
            <w:tcW w:w="2250" w:type="dxa"/>
          </w:tcPr>
          <w:p w:rsidR="00DC21A2" w:rsidRDefault="0091387A" w14:paraId="46D08FDB" w14:textId="77777777">
            <w:pPr>
              <w:jc w:val="center"/>
              <w:rPr>
                <w:rFonts w:ascii="Calibri" w:hAnsi="Calibri" w:eastAsia="Calibri" w:cs="Calibri"/>
                <w:b/>
              </w:rPr>
            </w:pPr>
            <w:r>
              <w:rPr>
                <w:rFonts w:ascii="Calibri" w:hAnsi="Calibri" w:eastAsia="Calibri" w:cs="Calibri"/>
                <w:b/>
              </w:rPr>
              <w:t>Fields</w:t>
            </w:r>
          </w:p>
        </w:tc>
        <w:tc>
          <w:tcPr>
            <w:tcW w:w="1755" w:type="dxa"/>
          </w:tcPr>
          <w:p w:rsidR="00DC21A2" w:rsidRDefault="0091387A" w14:paraId="4A2BB194" w14:textId="77777777">
            <w:pPr>
              <w:jc w:val="center"/>
              <w:rPr>
                <w:rFonts w:ascii="Calibri" w:hAnsi="Calibri" w:eastAsia="Calibri" w:cs="Calibri"/>
                <w:b/>
              </w:rPr>
            </w:pPr>
            <w:r>
              <w:rPr>
                <w:rFonts w:ascii="Calibri" w:hAnsi="Calibri" w:eastAsia="Calibri" w:cs="Calibri"/>
                <w:b/>
              </w:rPr>
              <w:t>Control</w:t>
            </w:r>
          </w:p>
        </w:tc>
        <w:tc>
          <w:tcPr>
            <w:tcW w:w="1485" w:type="dxa"/>
          </w:tcPr>
          <w:p w:rsidR="00DC21A2" w:rsidRDefault="0091387A" w14:paraId="09485F9F" w14:textId="77777777">
            <w:pPr>
              <w:jc w:val="center"/>
              <w:rPr>
                <w:rFonts w:ascii="Calibri" w:hAnsi="Calibri" w:eastAsia="Calibri" w:cs="Calibri"/>
                <w:b/>
              </w:rPr>
            </w:pPr>
            <w:r>
              <w:rPr>
                <w:rFonts w:ascii="Calibri" w:hAnsi="Calibri" w:eastAsia="Calibri" w:cs="Calibri"/>
                <w:b/>
              </w:rPr>
              <w:t>Mandatory</w:t>
            </w:r>
          </w:p>
        </w:tc>
        <w:tc>
          <w:tcPr>
            <w:tcW w:w="1740" w:type="dxa"/>
          </w:tcPr>
          <w:p w:rsidR="00DC21A2" w:rsidRDefault="0091387A" w14:paraId="38891CF8" w14:textId="77777777">
            <w:pPr>
              <w:jc w:val="center"/>
              <w:rPr>
                <w:rFonts w:ascii="Calibri" w:hAnsi="Calibri" w:eastAsia="Calibri" w:cs="Calibri"/>
                <w:b/>
              </w:rPr>
            </w:pPr>
            <w:r>
              <w:rPr>
                <w:rFonts w:ascii="Calibri" w:hAnsi="Calibri" w:eastAsia="Calibri" w:cs="Calibri"/>
                <w:b/>
              </w:rPr>
              <w:t>Value</w:t>
            </w:r>
          </w:p>
        </w:tc>
        <w:tc>
          <w:tcPr>
            <w:tcW w:w="1665" w:type="dxa"/>
          </w:tcPr>
          <w:p w:rsidR="00DC21A2" w:rsidRDefault="0091387A" w14:paraId="7F29377F" w14:textId="77777777">
            <w:pPr>
              <w:jc w:val="center"/>
              <w:rPr>
                <w:rFonts w:ascii="Calibri" w:hAnsi="Calibri" w:eastAsia="Calibri" w:cs="Calibri"/>
                <w:b/>
              </w:rPr>
            </w:pPr>
            <w:r>
              <w:rPr>
                <w:rFonts w:ascii="Calibri" w:hAnsi="Calibri" w:eastAsia="Calibri" w:cs="Calibri"/>
                <w:b/>
              </w:rPr>
              <w:t>Default Value</w:t>
            </w:r>
          </w:p>
        </w:tc>
      </w:tr>
      <w:tr w:rsidR="00DC21A2" w:rsidTr="4DF41364" w14:paraId="610D3ACF" w14:textId="77777777">
        <w:trPr>
          <w:trHeight w:val="240"/>
        </w:trPr>
        <w:tc>
          <w:tcPr>
            <w:tcW w:w="885" w:type="dxa"/>
          </w:tcPr>
          <w:p w:rsidR="00DC21A2" w:rsidRDefault="0091387A" w14:paraId="05A76990" w14:textId="77777777">
            <w:pPr>
              <w:jc w:val="center"/>
              <w:rPr>
                <w:rFonts w:ascii="Calibri" w:hAnsi="Calibri" w:eastAsia="Calibri" w:cs="Calibri"/>
              </w:rPr>
            </w:pPr>
            <w:r>
              <w:rPr>
                <w:rFonts w:ascii="Calibri" w:hAnsi="Calibri" w:eastAsia="Calibri" w:cs="Calibri"/>
              </w:rPr>
              <w:t>1</w:t>
            </w:r>
          </w:p>
        </w:tc>
        <w:tc>
          <w:tcPr>
            <w:tcW w:w="2250" w:type="dxa"/>
          </w:tcPr>
          <w:p w:rsidR="00DC21A2" w:rsidP="4DF41364" w:rsidRDefault="0091387A" w14:paraId="028967B2" w14:textId="77777777">
            <w:pPr>
              <w:rPr>
                <w:rFonts w:ascii="Calibri" w:hAnsi="Calibri" w:eastAsia="Calibri" w:cs="Calibri"/>
                <w:lang w:val="en-US"/>
              </w:rPr>
            </w:pPr>
            <w:r w:rsidRPr="4DF41364">
              <w:rPr>
                <w:rFonts w:ascii="Calibri" w:hAnsi="Calibri" w:eastAsia="Calibri" w:cs="Calibri"/>
                <w:lang w:val="en-US"/>
              </w:rPr>
              <w:t>Rule  Name</w:t>
            </w:r>
          </w:p>
        </w:tc>
        <w:tc>
          <w:tcPr>
            <w:tcW w:w="1755" w:type="dxa"/>
          </w:tcPr>
          <w:p w:rsidR="00DC21A2" w:rsidRDefault="0091387A" w14:paraId="6C5BDBD9" w14:textId="77777777">
            <w:pPr>
              <w:rPr>
                <w:rFonts w:ascii="Calibri" w:hAnsi="Calibri" w:eastAsia="Calibri" w:cs="Calibri"/>
              </w:rPr>
            </w:pPr>
            <w:r>
              <w:rPr>
                <w:rFonts w:ascii="Calibri" w:hAnsi="Calibri" w:eastAsia="Calibri" w:cs="Calibri"/>
              </w:rPr>
              <w:t>Text box</w:t>
            </w:r>
          </w:p>
        </w:tc>
        <w:tc>
          <w:tcPr>
            <w:tcW w:w="1485" w:type="dxa"/>
          </w:tcPr>
          <w:p w:rsidR="00DC21A2" w:rsidRDefault="0091387A" w14:paraId="1B0DF8EA" w14:textId="77777777">
            <w:pPr>
              <w:rPr>
                <w:rFonts w:ascii="Calibri" w:hAnsi="Calibri" w:eastAsia="Calibri" w:cs="Calibri"/>
              </w:rPr>
            </w:pPr>
            <w:r>
              <w:rPr>
                <w:rFonts w:ascii="Calibri" w:hAnsi="Calibri" w:eastAsia="Calibri" w:cs="Calibri"/>
              </w:rPr>
              <w:t>Required</w:t>
            </w:r>
          </w:p>
        </w:tc>
        <w:tc>
          <w:tcPr>
            <w:tcW w:w="1740" w:type="dxa"/>
          </w:tcPr>
          <w:p w:rsidR="00DC21A2" w:rsidRDefault="00DC21A2" w14:paraId="0212F4C4" w14:textId="77777777">
            <w:pPr>
              <w:rPr>
                <w:rFonts w:ascii="Calibri" w:hAnsi="Calibri" w:eastAsia="Calibri" w:cs="Calibri"/>
              </w:rPr>
            </w:pPr>
          </w:p>
        </w:tc>
        <w:tc>
          <w:tcPr>
            <w:tcW w:w="1665" w:type="dxa"/>
          </w:tcPr>
          <w:p w:rsidR="00DC21A2" w:rsidRDefault="00DC21A2" w14:paraId="2C44A8D2" w14:textId="77777777">
            <w:pPr>
              <w:rPr>
                <w:rFonts w:ascii="Calibri" w:hAnsi="Calibri" w:eastAsia="Calibri" w:cs="Calibri"/>
              </w:rPr>
            </w:pPr>
          </w:p>
        </w:tc>
      </w:tr>
      <w:tr w:rsidR="00DC21A2" w:rsidTr="4DF41364" w14:paraId="52A2D6AC" w14:textId="77777777">
        <w:trPr>
          <w:trHeight w:val="232"/>
        </w:trPr>
        <w:tc>
          <w:tcPr>
            <w:tcW w:w="885" w:type="dxa"/>
          </w:tcPr>
          <w:p w:rsidR="00DC21A2" w:rsidRDefault="0091387A" w14:paraId="539602B8" w14:textId="77777777">
            <w:pPr>
              <w:jc w:val="center"/>
              <w:rPr>
                <w:rFonts w:ascii="Calibri" w:hAnsi="Calibri" w:eastAsia="Calibri" w:cs="Calibri"/>
              </w:rPr>
            </w:pPr>
            <w:r>
              <w:rPr>
                <w:rFonts w:ascii="Calibri" w:hAnsi="Calibri" w:eastAsia="Calibri" w:cs="Calibri"/>
              </w:rPr>
              <w:t>2</w:t>
            </w:r>
          </w:p>
        </w:tc>
        <w:tc>
          <w:tcPr>
            <w:tcW w:w="2250" w:type="dxa"/>
          </w:tcPr>
          <w:p w:rsidR="00DC21A2" w:rsidRDefault="0091387A" w14:paraId="3CF33FC9" w14:textId="77777777">
            <w:pPr>
              <w:rPr>
                <w:rFonts w:ascii="Calibri" w:hAnsi="Calibri" w:eastAsia="Calibri" w:cs="Calibri"/>
              </w:rPr>
            </w:pPr>
            <w:r>
              <w:rPr>
                <w:rFonts w:ascii="Calibri" w:hAnsi="Calibri" w:eastAsia="Calibri" w:cs="Calibri"/>
              </w:rPr>
              <w:t>Status</w:t>
            </w:r>
          </w:p>
        </w:tc>
        <w:tc>
          <w:tcPr>
            <w:tcW w:w="1755" w:type="dxa"/>
          </w:tcPr>
          <w:p w:rsidR="00DC21A2" w:rsidRDefault="0091387A" w14:paraId="5AE2CDEC" w14:textId="77777777">
            <w:pPr>
              <w:rPr>
                <w:rFonts w:ascii="Calibri" w:hAnsi="Calibri" w:eastAsia="Calibri" w:cs="Calibri"/>
              </w:rPr>
            </w:pPr>
            <w:r>
              <w:rPr>
                <w:rFonts w:ascii="Calibri" w:hAnsi="Calibri" w:eastAsia="Calibri" w:cs="Calibri"/>
              </w:rPr>
              <w:t>Dropdown</w:t>
            </w:r>
          </w:p>
        </w:tc>
        <w:tc>
          <w:tcPr>
            <w:tcW w:w="1485" w:type="dxa"/>
          </w:tcPr>
          <w:p w:rsidR="00DC21A2" w:rsidRDefault="0091387A" w14:paraId="4A02B0A6" w14:textId="77777777">
            <w:pPr>
              <w:rPr>
                <w:rFonts w:ascii="Calibri" w:hAnsi="Calibri" w:eastAsia="Calibri" w:cs="Calibri"/>
              </w:rPr>
            </w:pPr>
            <w:r>
              <w:rPr>
                <w:rFonts w:ascii="Calibri" w:hAnsi="Calibri" w:eastAsia="Calibri" w:cs="Calibri"/>
              </w:rPr>
              <w:t>Required</w:t>
            </w:r>
          </w:p>
        </w:tc>
        <w:tc>
          <w:tcPr>
            <w:tcW w:w="1740" w:type="dxa"/>
          </w:tcPr>
          <w:p w:rsidR="00DC21A2" w:rsidRDefault="0091387A" w14:paraId="643FA8F1" w14:textId="77777777">
            <w:pPr>
              <w:rPr>
                <w:rFonts w:ascii="Calibri" w:hAnsi="Calibri" w:eastAsia="Calibri" w:cs="Calibri"/>
              </w:rPr>
            </w:pPr>
            <w:r>
              <w:rPr>
                <w:rFonts w:ascii="Calibri" w:hAnsi="Calibri" w:eastAsia="Calibri" w:cs="Calibri"/>
              </w:rPr>
              <w:t>Active/ Inactive</w:t>
            </w:r>
          </w:p>
        </w:tc>
        <w:tc>
          <w:tcPr>
            <w:tcW w:w="1665" w:type="dxa"/>
          </w:tcPr>
          <w:p w:rsidR="00DC21A2" w:rsidRDefault="0091387A" w14:paraId="7941212E" w14:textId="77777777">
            <w:pPr>
              <w:rPr>
                <w:rFonts w:ascii="Calibri" w:hAnsi="Calibri" w:eastAsia="Calibri" w:cs="Calibri"/>
                <w:color w:val="FF0000"/>
              </w:rPr>
            </w:pPr>
            <w:r>
              <w:rPr>
                <w:rFonts w:ascii="Calibri" w:hAnsi="Calibri" w:eastAsia="Calibri" w:cs="Calibri"/>
              </w:rPr>
              <w:t>Active</w:t>
            </w:r>
          </w:p>
        </w:tc>
      </w:tr>
      <w:tr w:rsidR="00DC21A2" w:rsidTr="4DF41364" w14:paraId="5735A97E" w14:textId="77777777">
        <w:trPr>
          <w:trHeight w:val="232"/>
        </w:trPr>
        <w:tc>
          <w:tcPr>
            <w:tcW w:w="885" w:type="dxa"/>
          </w:tcPr>
          <w:p w:rsidR="00DC21A2" w:rsidRDefault="0091387A" w14:paraId="4C127327" w14:textId="77777777">
            <w:pPr>
              <w:jc w:val="center"/>
              <w:rPr>
                <w:rFonts w:ascii="Calibri" w:hAnsi="Calibri" w:eastAsia="Calibri" w:cs="Calibri"/>
              </w:rPr>
            </w:pPr>
            <w:r>
              <w:rPr>
                <w:rFonts w:ascii="Calibri" w:hAnsi="Calibri" w:eastAsia="Calibri" w:cs="Calibri"/>
              </w:rPr>
              <w:t>3</w:t>
            </w:r>
          </w:p>
        </w:tc>
        <w:tc>
          <w:tcPr>
            <w:tcW w:w="2250" w:type="dxa"/>
          </w:tcPr>
          <w:p w:rsidR="00DC21A2" w:rsidRDefault="0091387A" w14:paraId="7AD883DE" w14:textId="77777777">
            <w:pPr>
              <w:rPr>
                <w:rFonts w:ascii="Calibri" w:hAnsi="Calibri" w:eastAsia="Calibri" w:cs="Calibri"/>
              </w:rPr>
            </w:pPr>
            <w:r>
              <w:rPr>
                <w:rFonts w:ascii="Calibri" w:hAnsi="Calibri" w:eastAsia="Calibri" w:cs="Calibri"/>
              </w:rPr>
              <w:t>Type</w:t>
            </w:r>
          </w:p>
        </w:tc>
        <w:tc>
          <w:tcPr>
            <w:tcW w:w="1755" w:type="dxa"/>
          </w:tcPr>
          <w:p w:rsidR="00DC21A2" w:rsidRDefault="0091387A" w14:paraId="5F47E0A5" w14:textId="77777777">
            <w:pPr>
              <w:rPr>
                <w:rFonts w:ascii="Calibri" w:hAnsi="Calibri" w:eastAsia="Calibri" w:cs="Calibri"/>
              </w:rPr>
            </w:pPr>
            <w:r>
              <w:rPr>
                <w:rFonts w:ascii="Calibri" w:hAnsi="Calibri" w:eastAsia="Calibri" w:cs="Calibri"/>
              </w:rPr>
              <w:t>Dropdown</w:t>
            </w:r>
          </w:p>
        </w:tc>
        <w:tc>
          <w:tcPr>
            <w:tcW w:w="1485" w:type="dxa"/>
          </w:tcPr>
          <w:p w:rsidR="00DC21A2" w:rsidRDefault="0091387A" w14:paraId="638203AA" w14:textId="77777777">
            <w:pPr>
              <w:rPr>
                <w:rFonts w:ascii="Calibri" w:hAnsi="Calibri" w:eastAsia="Calibri" w:cs="Calibri"/>
              </w:rPr>
            </w:pPr>
            <w:r>
              <w:rPr>
                <w:rFonts w:ascii="Calibri" w:hAnsi="Calibri" w:eastAsia="Calibri" w:cs="Calibri"/>
              </w:rPr>
              <w:t>Required</w:t>
            </w:r>
          </w:p>
        </w:tc>
        <w:tc>
          <w:tcPr>
            <w:tcW w:w="1740" w:type="dxa"/>
          </w:tcPr>
          <w:p w:rsidR="00DC21A2" w:rsidP="4DF41364" w:rsidRDefault="0091387A" w14:paraId="0DD375EA" w14:textId="77777777">
            <w:pPr>
              <w:rPr>
                <w:rFonts w:ascii="Calibri" w:hAnsi="Calibri" w:eastAsia="Calibri" w:cs="Calibri"/>
                <w:lang w:val="en-US"/>
              </w:rPr>
            </w:pPr>
            <w:r w:rsidRPr="4DF41364">
              <w:rPr>
                <w:rFonts w:ascii="Calibri" w:hAnsi="Calibri" w:eastAsia="Calibri" w:cs="Calibri"/>
                <w:lang w:val="en-US"/>
              </w:rPr>
              <w:t>[Superadmin, Admin, Seller, Customer]</w:t>
            </w:r>
          </w:p>
        </w:tc>
        <w:tc>
          <w:tcPr>
            <w:tcW w:w="1665" w:type="dxa"/>
          </w:tcPr>
          <w:p w:rsidR="00DC21A2" w:rsidRDefault="00DC21A2" w14:paraId="045F4DBB" w14:textId="77777777">
            <w:pPr>
              <w:rPr>
                <w:rFonts w:ascii="Calibri" w:hAnsi="Calibri" w:eastAsia="Calibri" w:cs="Calibri"/>
              </w:rPr>
            </w:pPr>
          </w:p>
        </w:tc>
      </w:tr>
      <w:tr w:rsidR="00DC21A2" w:rsidTr="4DF41364" w14:paraId="349CD52C" w14:textId="77777777">
        <w:trPr>
          <w:trHeight w:val="232"/>
        </w:trPr>
        <w:tc>
          <w:tcPr>
            <w:tcW w:w="885" w:type="dxa"/>
          </w:tcPr>
          <w:p w:rsidR="00DC21A2" w:rsidRDefault="00DC21A2" w14:paraId="40B42735" w14:textId="77777777">
            <w:pPr>
              <w:jc w:val="center"/>
              <w:rPr>
                <w:rFonts w:ascii="Calibri" w:hAnsi="Calibri" w:eastAsia="Calibri" w:cs="Calibri"/>
              </w:rPr>
            </w:pPr>
          </w:p>
        </w:tc>
        <w:tc>
          <w:tcPr>
            <w:tcW w:w="2250" w:type="dxa"/>
          </w:tcPr>
          <w:p w:rsidR="00DC21A2" w:rsidRDefault="0091387A" w14:paraId="5A50ED53" w14:textId="77777777">
            <w:pPr>
              <w:rPr>
                <w:rFonts w:ascii="Calibri" w:hAnsi="Calibri" w:eastAsia="Calibri" w:cs="Calibri"/>
              </w:rPr>
            </w:pPr>
            <w:r>
              <w:rPr>
                <w:rFonts w:ascii="Calibri" w:hAnsi="Calibri" w:eastAsia="Calibri" w:cs="Calibri"/>
              </w:rPr>
              <w:t>Permissions</w:t>
            </w:r>
          </w:p>
        </w:tc>
        <w:tc>
          <w:tcPr>
            <w:tcW w:w="1755" w:type="dxa"/>
          </w:tcPr>
          <w:p w:rsidR="00DC21A2" w:rsidRDefault="00DC21A2" w14:paraId="6DAD7785" w14:textId="77777777">
            <w:pPr>
              <w:rPr>
                <w:rFonts w:ascii="Calibri" w:hAnsi="Calibri" w:eastAsia="Calibri" w:cs="Calibri"/>
              </w:rPr>
            </w:pPr>
          </w:p>
        </w:tc>
        <w:tc>
          <w:tcPr>
            <w:tcW w:w="1485" w:type="dxa"/>
          </w:tcPr>
          <w:p w:rsidR="00DC21A2" w:rsidRDefault="00DC21A2" w14:paraId="32CF1883" w14:textId="77777777">
            <w:pPr>
              <w:rPr>
                <w:rFonts w:ascii="Calibri" w:hAnsi="Calibri" w:eastAsia="Calibri" w:cs="Calibri"/>
              </w:rPr>
            </w:pPr>
          </w:p>
        </w:tc>
        <w:tc>
          <w:tcPr>
            <w:tcW w:w="1740" w:type="dxa"/>
          </w:tcPr>
          <w:p w:rsidR="00DC21A2" w:rsidRDefault="00DC21A2" w14:paraId="4DEC2258" w14:textId="77777777">
            <w:pPr>
              <w:rPr>
                <w:rFonts w:ascii="Calibri" w:hAnsi="Calibri" w:eastAsia="Calibri" w:cs="Calibri"/>
              </w:rPr>
            </w:pPr>
          </w:p>
        </w:tc>
        <w:tc>
          <w:tcPr>
            <w:tcW w:w="1665" w:type="dxa"/>
          </w:tcPr>
          <w:p w:rsidR="00DC21A2" w:rsidRDefault="00DC21A2" w14:paraId="76EE721E" w14:textId="77777777">
            <w:pPr>
              <w:rPr>
                <w:rFonts w:ascii="Calibri" w:hAnsi="Calibri" w:eastAsia="Calibri" w:cs="Calibri"/>
                <w:color w:val="FF0000"/>
              </w:rPr>
            </w:pPr>
          </w:p>
        </w:tc>
      </w:tr>
      <w:tr w:rsidR="00DC21A2" w:rsidTr="4DF41364" w14:paraId="4A8C4505" w14:textId="77777777">
        <w:trPr>
          <w:trHeight w:val="232"/>
        </w:trPr>
        <w:tc>
          <w:tcPr>
            <w:tcW w:w="885" w:type="dxa"/>
          </w:tcPr>
          <w:p w:rsidR="00DC21A2" w:rsidRDefault="0091387A" w14:paraId="7FAABE97" w14:textId="77777777">
            <w:pPr>
              <w:jc w:val="center"/>
              <w:rPr>
                <w:rFonts w:ascii="Calibri" w:hAnsi="Calibri" w:eastAsia="Calibri" w:cs="Calibri"/>
              </w:rPr>
            </w:pPr>
            <w:r>
              <w:rPr>
                <w:rFonts w:ascii="Calibri" w:hAnsi="Calibri" w:eastAsia="Calibri" w:cs="Calibri"/>
              </w:rPr>
              <w:t>4</w:t>
            </w:r>
          </w:p>
        </w:tc>
        <w:tc>
          <w:tcPr>
            <w:tcW w:w="2250" w:type="dxa"/>
          </w:tcPr>
          <w:p w:rsidR="00DC21A2" w:rsidRDefault="0091387A" w14:paraId="545E9D3E" w14:textId="77777777">
            <w:pPr>
              <w:rPr>
                <w:rFonts w:ascii="Calibri" w:hAnsi="Calibri" w:eastAsia="Calibri" w:cs="Calibri"/>
              </w:rPr>
            </w:pPr>
            <w:r>
              <w:rPr>
                <w:rFonts w:ascii="Calibri" w:hAnsi="Calibri" w:eastAsia="Calibri" w:cs="Calibri"/>
              </w:rPr>
              <w:t>Menu with Permission UI</w:t>
            </w:r>
          </w:p>
        </w:tc>
        <w:tc>
          <w:tcPr>
            <w:tcW w:w="1755" w:type="dxa"/>
          </w:tcPr>
          <w:p w:rsidR="00DC21A2" w:rsidRDefault="0091387A" w14:paraId="4CC32D10" w14:textId="77777777">
            <w:pPr>
              <w:rPr>
                <w:rFonts w:ascii="Calibri" w:hAnsi="Calibri" w:eastAsia="Calibri" w:cs="Calibri"/>
              </w:rPr>
            </w:pPr>
            <w:r>
              <w:rPr>
                <w:rFonts w:ascii="Calibri" w:hAnsi="Calibri" w:eastAsia="Calibri" w:cs="Calibri"/>
              </w:rPr>
              <w:t>Radio Button</w:t>
            </w:r>
          </w:p>
        </w:tc>
        <w:tc>
          <w:tcPr>
            <w:tcW w:w="1485" w:type="dxa"/>
          </w:tcPr>
          <w:p w:rsidR="00DC21A2" w:rsidRDefault="00DC21A2" w14:paraId="76A49AF9" w14:textId="77777777">
            <w:pPr>
              <w:rPr>
                <w:rFonts w:ascii="Calibri" w:hAnsi="Calibri" w:eastAsia="Calibri" w:cs="Calibri"/>
              </w:rPr>
            </w:pPr>
          </w:p>
        </w:tc>
        <w:tc>
          <w:tcPr>
            <w:tcW w:w="1740" w:type="dxa"/>
          </w:tcPr>
          <w:p w:rsidR="00DC21A2" w:rsidRDefault="00DC21A2" w14:paraId="23DA2C55" w14:textId="77777777">
            <w:pPr>
              <w:rPr>
                <w:rFonts w:ascii="Calibri" w:hAnsi="Calibri" w:eastAsia="Calibri" w:cs="Calibri"/>
              </w:rPr>
            </w:pPr>
          </w:p>
        </w:tc>
        <w:tc>
          <w:tcPr>
            <w:tcW w:w="1665" w:type="dxa"/>
          </w:tcPr>
          <w:p w:rsidR="00DC21A2" w:rsidRDefault="00DC21A2" w14:paraId="03E385AF" w14:textId="77777777">
            <w:pPr>
              <w:rPr>
                <w:rFonts w:ascii="Calibri" w:hAnsi="Calibri" w:eastAsia="Calibri" w:cs="Calibri"/>
                <w:color w:val="FF0000"/>
              </w:rPr>
            </w:pPr>
          </w:p>
        </w:tc>
      </w:tr>
    </w:tbl>
    <w:p w:rsidR="00DC21A2" w:rsidRDefault="00DC21A2" w14:paraId="02409E5F" w14:textId="77777777">
      <w:pPr>
        <w:spacing w:line="240" w:lineRule="auto"/>
        <w:ind w:firstLine="360"/>
        <w:rPr>
          <w:rFonts w:ascii="Calibri" w:hAnsi="Calibri" w:eastAsia="Calibri" w:cs="Calibri"/>
          <w:sz w:val="24"/>
          <w:szCs w:val="24"/>
        </w:rPr>
      </w:pPr>
    </w:p>
    <w:p w:rsidR="00DC21A2" w:rsidP="4DF41364" w:rsidRDefault="0091387A" w14:paraId="040855EB" w14:textId="77777777">
      <w:pPr>
        <w:numPr>
          <w:ilvl w:val="0"/>
          <w:numId w:val="27"/>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Rule Name – Maximum of 150 characters allowed and allow alphabets, space and numerals.</w:t>
      </w:r>
    </w:p>
    <w:p w:rsidR="00DC21A2" w:rsidRDefault="0091387A" w14:paraId="4ED4BCB7" w14:textId="77777777">
      <w:pPr>
        <w:numPr>
          <w:ilvl w:val="0"/>
          <w:numId w:val="27"/>
        </w:numPr>
        <w:spacing w:line="240" w:lineRule="auto"/>
        <w:rPr>
          <w:rFonts w:ascii="Calibri" w:hAnsi="Calibri" w:eastAsia="Calibri" w:cs="Calibri"/>
          <w:sz w:val="24"/>
          <w:szCs w:val="24"/>
        </w:rPr>
      </w:pPr>
      <w:r>
        <w:rPr>
          <w:rFonts w:ascii="Calibri" w:hAnsi="Calibri" w:eastAsia="Calibri" w:cs="Calibri"/>
          <w:sz w:val="24"/>
          <w:szCs w:val="24"/>
        </w:rPr>
        <w:t>Status - should show whether the rule is active or inactive.</w:t>
      </w:r>
    </w:p>
    <w:p w:rsidR="00DC21A2" w:rsidRDefault="0091387A" w14:paraId="5258869F" w14:textId="77777777">
      <w:pPr>
        <w:numPr>
          <w:ilvl w:val="0"/>
          <w:numId w:val="27"/>
        </w:numPr>
        <w:spacing w:line="240" w:lineRule="auto"/>
        <w:rPr>
          <w:rFonts w:ascii="Calibri" w:hAnsi="Calibri" w:eastAsia="Calibri" w:cs="Calibri"/>
          <w:sz w:val="24"/>
          <w:szCs w:val="24"/>
        </w:rPr>
      </w:pPr>
      <w:r>
        <w:rPr>
          <w:rFonts w:ascii="Calibri" w:hAnsi="Calibri" w:eastAsia="Calibri" w:cs="Calibri"/>
          <w:sz w:val="24"/>
          <w:szCs w:val="24"/>
        </w:rPr>
        <w:t>Type - Any one value from the dropdown.</w:t>
      </w:r>
    </w:p>
    <w:p w:rsidR="00DC21A2" w:rsidRDefault="0091387A" w14:paraId="29315DA0" w14:textId="77777777">
      <w:pPr>
        <w:numPr>
          <w:ilvl w:val="0"/>
          <w:numId w:val="27"/>
        </w:numPr>
        <w:spacing w:line="240" w:lineRule="auto"/>
        <w:rPr>
          <w:rFonts w:ascii="Calibri" w:hAnsi="Calibri" w:eastAsia="Calibri" w:cs="Calibri"/>
          <w:sz w:val="24"/>
          <w:szCs w:val="24"/>
        </w:rPr>
      </w:pPr>
      <w:r>
        <w:rPr>
          <w:rFonts w:ascii="Calibri" w:hAnsi="Calibri" w:eastAsia="Calibri" w:cs="Calibri"/>
          <w:sz w:val="24"/>
          <w:szCs w:val="24"/>
        </w:rPr>
        <w:t>Menu with Permission UI – Align the menu in the Y-axis and Permission in the X-axis, with radio options against each combination.</w:t>
      </w:r>
    </w:p>
    <w:p w:rsidR="00DC21A2" w:rsidP="4DF41364" w:rsidRDefault="0091387A" w14:paraId="65E19120" w14:textId="77777777">
      <w:pPr>
        <w:numPr>
          <w:ilvl w:val="0"/>
          <w:numId w:val="27"/>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If the rule already exists in DB, it should show “Rule already exists with this name”.</w:t>
      </w:r>
    </w:p>
    <w:p w:rsidR="00DC21A2" w:rsidRDefault="0091387A" w14:paraId="198955D7" w14:textId="77777777">
      <w:pPr>
        <w:numPr>
          <w:ilvl w:val="0"/>
          <w:numId w:val="27"/>
        </w:numPr>
        <w:spacing w:line="240" w:lineRule="auto"/>
        <w:rPr>
          <w:rFonts w:ascii="Calibri" w:hAnsi="Calibri" w:eastAsia="Calibri" w:cs="Calibri"/>
          <w:b/>
          <w:sz w:val="24"/>
          <w:szCs w:val="24"/>
        </w:rPr>
      </w:pPr>
      <w:r>
        <w:rPr>
          <w:rFonts w:ascii="Calibri" w:hAnsi="Calibri" w:eastAsia="Calibri" w:cs="Calibri"/>
          <w:sz w:val="24"/>
          <w:szCs w:val="24"/>
        </w:rPr>
        <w:t>If not, it should show “Rule added successfully”</w:t>
      </w:r>
    </w:p>
    <w:p w:rsidR="00DC21A2" w:rsidRDefault="00DC21A2" w14:paraId="44AECB15" w14:textId="77777777">
      <w:pPr>
        <w:spacing w:line="240" w:lineRule="auto"/>
        <w:rPr>
          <w:rFonts w:ascii="Calibri" w:hAnsi="Calibri" w:eastAsia="Calibri" w:cs="Calibri"/>
          <w:b/>
          <w:sz w:val="24"/>
          <w:szCs w:val="24"/>
        </w:rPr>
      </w:pPr>
    </w:p>
    <w:p w:rsidR="00DC21A2" w:rsidRDefault="0091387A" w14:paraId="00B1C464" w14:textId="77777777">
      <w:pPr>
        <w:spacing w:line="240" w:lineRule="auto"/>
        <w:ind w:firstLine="360"/>
        <w:rPr>
          <w:rFonts w:ascii="Calibri" w:hAnsi="Calibri" w:eastAsia="Calibri" w:cs="Calibri"/>
          <w:b/>
          <w:sz w:val="24"/>
          <w:szCs w:val="24"/>
        </w:rPr>
      </w:pPr>
      <w:r>
        <w:rPr>
          <w:rFonts w:ascii="Calibri" w:hAnsi="Calibri" w:eastAsia="Calibri" w:cs="Calibri"/>
          <w:b/>
          <w:sz w:val="24"/>
          <w:szCs w:val="24"/>
        </w:rPr>
        <w:t xml:space="preserve">Messages: </w:t>
      </w:r>
    </w:p>
    <w:p w:rsidR="00DC21A2" w:rsidRDefault="00DC21A2" w14:paraId="3EC7E90D" w14:textId="77777777">
      <w:pPr>
        <w:spacing w:line="240" w:lineRule="auto"/>
        <w:ind w:firstLine="360"/>
        <w:rPr>
          <w:rFonts w:ascii="Calibri" w:hAnsi="Calibri" w:eastAsia="Calibri" w:cs="Calibri"/>
          <w:b/>
          <w:sz w:val="24"/>
          <w:szCs w:val="24"/>
        </w:rPr>
      </w:pPr>
    </w:p>
    <w:p w:rsidR="00DC21A2" w:rsidRDefault="0091387A" w14:paraId="16445E76" w14:textId="77777777">
      <w:pPr>
        <w:numPr>
          <w:ilvl w:val="0"/>
          <w:numId w:val="66"/>
        </w:numPr>
        <w:spacing w:line="240" w:lineRule="auto"/>
        <w:rPr>
          <w:rFonts w:ascii="Calibri" w:hAnsi="Calibri" w:eastAsia="Calibri" w:cs="Calibri"/>
          <w:sz w:val="24"/>
          <w:szCs w:val="24"/>
        </w:rPr>
      </w:pPr>
      <w:r>
        <w:rPr>
          <w:rFonts w:ascii="Calibri" w:hAnsi="Calibri" w:eastAsia="Calibri" w:cs="Calibri"/>
          <w:sz w:val="24"/>
          <w:szCs w:val="24"/>
        </w:rPr>
        <w:t>Add – Rule added successfully.</w:t>
      </w:r>
    </w:p>
    <w:p w:rsidR="00DC21A2" w:rsidRDefault="0091387A" w14:paraId="57E87F6D" w14:textId="77777777">
      <w:pPr>
        <w:numPr>
          <w:ilvl w:val="0"/>
          <w:numId w:val="66"/>
        </w:numPr>
        <w:spacing w:line="240" w:lineRule="auto"/>
        <w:rPr>
          <w:rFonts w:ascii="Calibri" w:hAnsi="Calibri" w:eastAsia="Calibri" w:cs="Calibri"/>
          <w:sz w:val="24"/>
          <w:szCs w:val="24"/>
        </w:rPr>
      </w:pPr>
      <w:r>
        <w:rPr>
          <w:rFonts w:ascii="Calibri" w:hAnsi="Calibri" w:eastAsia="Calibri" w:cs="Calibri"/>
          <w:sz w:val="24"/>
          <w:szCs w:val="24"/>
        </w:rPr>
        <w:t>Edit – Rule updated successfully.</w:t>
      </w:r>
    </w:p>
    <w:p w:rsidR="00DC21A2" w:rsidP="4DF41364" w:rsidRDefault="0091387A" w14:paraId="0D6D5909" w14:textId="77777777">
      <w:pPr>
        <w:numPr>
          <w:ilvl w:val="0"/>
          <w:numId w:val="66"/>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Delete - Rule deleted successfully.</w:t>
      </w:r>
    </w:p>
    <w:p w:rsidR="00DC21A2" w:rsidRDefault="00DC21A2" w14:paraId="36FD58FB" w14:textId="77777777">
      <w:pPr>
        <w:shd w:val="clear" w:color="auto" w:fill="FFFFFF"/>
        <w:spacing w:line="215" w:lineRule="auto"/>
        <w:rPr>
          <w:rFonts w:ascii="Calibri" w:hAnsi="Calibri" w:eastAsia="Calibri" w:cs="Calibri"/>
          <w:b/>
          <w:sz w:val="24"/>
          <w:szCs w:val="24"/>
        </w:rPr>
      </w:pPr>
    </w:p>
    <w:p w:rsidR="00DC21A2" w:rsidRDefault="00097F05" w14:paraId="304B5D31" w14:textId="77777777">
      <w:pPr>
        <w:keepNext/>
        <w:keepLines/>
        <w:spacing w:before="40" w:line="259" w:lineRule="auto"/>
        <w:rPr>
          <w:rFonts w:ascii="Calibri" w:hAnsi="Calibri" w:eastAsia="Calibri" w:cs="Calibri"/>
          <w:b/>
          <w:sz w:val="28"/>
          <w:szCs w:val="28"/>
        </w:rPr>
      </w:pPr>
      <w:bookmarkStart w:name="_49x2ik5" w:colFirst="0" w:colLast="0" w:id="14"/>
      <w:bookmarkEnd w:id="14"/>
      <w:r>
        <w:rPr>
          <w:rFonts w:ascii="Calibri" w:hAnsi="Calibri" w:eastAsia="Calibri" w:cs="Calibri"/>
          <w:b/>
          <w:sz w:val="28"/>
          <w:szCs w:val="28"/>
        </w:rPr>
        <w:t>5.7 Settings</w:t>
      </w:r>
    </w:p>
    <w:p w:rsidR="00DC21A2" w:rsidRDefault="00DC21A2" w14:paraId="5642E9A1" w14:textId="77777777">
      <w:pPr>
        <w:spacing w:line="240" w:lineRule="auto"/>
        <w:rPr>
          <w:rFonts w:ascii="Calibri" w:hAnsi="Calibri" w:eastAsia="Calibri" w:cs="Calibri"/>
          <w:b/>
          <w:sz w:val="24"/>
          <w:szCs w:val="24"/>
        </w:rPr>
      </w:pPr>
    </w:p>
    <w:p w:rsidR="00DC21A2" w:rsidRDefault="00097F05" w14:paraId="6009B49B" w14:textId="77777777">
      <w:pPr>
        <w:keepNext/>
        <w:keepLines/>
        <w:spacing w:before="40" w:line="259" w:lineRule="auto"/>
        <w:rPr>
          <w:rFonts w:ascii="Calibri" w:hAnsi="Calibri" w:eastAsia="Calibri" w:cs="Calibri"/>
          <w:b/>
          <w:sz w:val="28"/>
          <w:szCs w:val="28"/>
        </w:rPr>
      </w:pPr>
      <w:bookmarkStart w:name="_2p2csry" w:colFirst="0" w:colLast="0" w:id="15"/>
      <w:bookmarkEnd w:id="15"/>
      <w:r>
        <w:rPr>
          <w:rFonts w:ascii="Calibri" w:hAnsi="Calibri" w:eastAsia="Calibri" w:cs="Calibri"/>
          <w:b/>
          <w:sz w:val="28"/>
          <w:szCs w:val="28"/>
        </w:rPr>
        <w:t>5.7.1 General Settings</w:t>
      </w:r>
    </w:p>
    <w:p w:rsidR="00DC21A2" w:rsidRDefault="00DC21A2" w14:paraId="6F628675" w14:textId="77777777">
      <w:pPr>
        <w:spacing w:line="240" w:lineRule="auto"/>
        <w:rPr>
          <w:rFonts w:ascii="Calibri" w:hAnsi="Calibri" w:eastAsia="Calibri" w:cs="Calibri"/>
          <w:b/>
          <w:sz w:val="24"/>
          <w:szCs w:val="24"/>
        </w:rPr>
      </w:pPr>
    </w:p>
    <w:p w:rsidR="00DC21A2" w:rsidP="42094E3C" w:rsidRDefault="0091387A" w14:paraId="31CD22C7" w14:textId="77777777">
      <w:p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The General Settings are where you configure the broad settings of your site including changing your site title, tagline, site admin email address, time zone, date/time format etc.</w:t>
      </w:r>
    </w:p>
    <w:p w:rsidR="00DC21A2" w:rsidRDefault="00DC21A2" w14:paraId="25BBF1E7" w14:textId="77777777">
      <w:pPr>
        <w:spacing w:line="240" w:lineRule="auto"/>
        <w:ind w:left="1080"/>
        <w:rPr>
          <w:rFonts w:ascii="Calibri" w:hAnsi="Calibri" w:eastAsia="Calibri" w:cs="Calibri"/>
          <w:sz w:val="24"/>
          <w:szCs w:val="24"/>
        </w:rPr>
      </w:pPr>
    </w:p>
    <w:p w:rsidR="00E330A7" w:rsidRDefault="00E330A7" w14:paraId="3EF755B3" w14:textId="77777777">
      <w:pPr>
        <w:rPr>
          <w:rFonts w:ascii="Calibri" w:hAnsi="Calibri" w:eastAsia="Calibri" w:cs="Calibri"/>
          <w:b/>
          <w:sz w:val="24"/>
          <w:szCs w:val="24"/>
        </w:rPr>
      </w:pPr>
      <w:r>
        <w:rPr>
          <w:rFonts w:ascii="Calibri" w:hAnsi="Calibri" w:eastAsia="Calibri" w:cs="Calibri"/>
          <w:b/>
          <w:sz w:val="24"/>
          <w:szCs w:val="24"/>
        </w:rPr>
        <w:br w:type="page"/>
      </w:r>
    </w:p>
    <w:p w:rsidR="00DC21A2" w:rsidRDefault="0091387A" w14:paraId="363BFAF1" w14:textId="417BA1B4">
      <w:pPr>
        <w:spacing w:line="240" w:lineRule="auto"/>
        <w:ind w:firstLine="360"/>
        <w:rPr>
          <w:rFonts w:ascii="Calibri" w:hAnsi="Calibri" w:eastAsia="Calibri" w:cs="Calibri"/>
          <w:sz w:val="24"/>
          <w:szCs w:val="24"/>
        </w:rPr>
      </w:pPr>
      <w:r>
        <w:rPr>
          <w:rFonts w:ascii="Calibri" w:hAnsi="Calibri" w:eastAsia="Calibri" w:cs="Calibri"/>
          <w:b/>
          <w:sz w:val="24"/>
          <w:szCs w:val="24"/>
        </w:rPr>
        <w:t>Add View</w:t>
      </w:r>
      <w:r>
        <w:rPr>
          <w:rFonts w:ascii="Calibri" w:hAnsi="Calibri" w:eastAsia="Calibri" w:cs="Calibri"/>
          <w:sz w:val="24"/>
          <w:szCs w:val="24"/>
        </w:rPr>
        <w:t>:</w:t>
      </w:r>
    </w:p>
    <w:p w:rsidR="00DC21A2" w:rsidRDefault="00DC21A2" w14:paraId="3616C917" w14:textId="77777777">
      <w:pPr>
        <w:spacing w:line="240" w:lineRule="auto"/>
        <w:ind w:firstLine="360"/>
        <w:rPr>
          <w:rFonts w:ascii="Calibri" w:hAnsi="Calibri" w:eastAsia="Calibri" w:cs="Calibri"/>
          <w:sz w:val="24"/>
          <w:szCs w:val="24"/>
        </w:rPr>
      </w:pPr>
    </w:p>
    <w:tbl>
      <w:tblPr>
        <w:tblStyle w:val="ac"/>
        <w:tblW w:w="97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0"/>
        <w:gridCol w:w="2700"/>
        <w:gridCol w:w="1620"/>
        <w:gridCol w:w="1455"/>
        <w:gridCol w:w="1530"/>
        <w:gridCol w:w="1620"/>
      </w:tblGrid>
      <w:tr w:rsidR="00DC21A2" w14:paraId="5BB5DAEA" w14:textId="77777777">
        <w:trPr>
          <w:trHeight w:val="260"/>
        </w:trPr>
        <w:tc>
          <w:tcPr>
            <w:tcW w:w="840" w:type="dxa"/>
          </w:tcPr>
          <w:p w:rsidR="00DC21A2" w:rsidRDefault="0091387A" w14:paraId="232D5385" w14:textId="77777777">
            <w:pPr>
              <w:jc w:val="center"/>
              <w:rPr>
                <w:rFonts w:ascii="Calibri" w:hAnsi="Calibri" w:eastAsia="Calibri" w:cs="Calibri"/>
                <w:b/>
              </w:rPr>
            </w:pPr>
            <w:r>
              <w:rPr>
                <w:rFonts w:ascii="Calibri" w:hAnsi="Calibri" w:eastAsia="Calibri" w:cs="Calibri"/>
                <w:b/>
              </w:rPr>
              <w:t>SL NO</w:t>
            </w:r>
          </w:p>
        </w:tc>
        <w:tc>
          <w:tcPr>
            <w:tcW w:w="2700" w:type="dxa"/>
          </w:tcPr>
          <w:p w:rsidR="00DC21A2" w:rsidRDefault="0091387A" w14:paraId="1CE9D8D4" w14:textId="77777777">
            <w:pPr>
              <w:jc w:val="center"/>
              <w:rPr>
                <w:rFonts w:ascii="Calibri" w:hAnsi="Calibri" w:eastAsia="Calibri" w:cs="Calibri"/>
                <w:b/>
              </w:rPr>
            </w:pPr>
            <w:r>
              <w:rPr>
                <w:rFonts w:ascii="Calibri" w:hAnsi="Calibri" w:eastAsia="Calibri" w:cs="Calibri"/>
                <w:b/>
              </w:rPr>
              <w:t>Fields</w:t>
            </w:r>
          </w:p>
        </w:tc>
        <w:tc>
          <w:tcPr>
            <w:tcW w:w="1620" w:type="dxa"/>
          </w:tcPr>
          <w:p w:rsidR="00DC21A2" w:rsidRDefault="0091387A" w14:paraId="523009BE" w14:textId="77777777">
            <w:pPr>
              <w:jc w:val="center"/>
              <w:rPr>
                <w:rFonts w:ascii="Calibri" w:hAnsi="Calibri" w:eastAsia="Calibri" w:cs="Calibri"/>
                <w:b/>
              </w:rPr>
            </w:pPr>
            <w:r>
              <w:rPr>
                <w:rFonts w:ascii="Calibri" w:hAnsi="Calibri" w:eastAsia="Calibri" w:cs="Calibri"/>
                <w:b/>
              </w:rPr>
              <w:t>Control</w:t>
            </w:r>
          </w:p>
        </w:tc>
        <w:tc>
          <w:tcPr>
            <w:tcW w:w="1455" w:type="dxa"/>
          </w:tcPr>
          <w:p w:rsidR="00DC21A2" w:rsidRDefault="0091387A" w14:paraId="17F297DD" w14:textId="77777777">
            <w:pPr>
              <w:jc w:val="center"/>
              <w:rPr>
                <w:rFonts w:ascii="Calibri" w:hAnsi="Calibri" w:eastAsia="Calibri" w:cs="Calibri"/>
                <w:b/>
              </w:rPr>
            </w:pPr>
            <w:r>
              <w:rPr>
                <w:rFonts w:ascii="Calibri" w:hAnsi="Calibri" w:eastAsia="Calibri" w:cs="Calibri"/>
                <w:b/>
              </w:rPr>
              <w:t>Mandatory</w:t>
            </w:r>
          </w:p>
        </w:tc>
        <w:tc>
          <w:tcPr>
            <w:tcW w:w="1530" w:type="dxa"/>
          </w:tcPr>
          <w:p w:rsidR="00DC21A2" w:rsidRDefault="0091387A" w14:paraId="50B8CAF5" w14:textId="77777777">
            <w:pPr>
              <w:jc w:val="center"/>
              <w:rPr>
                <w:rFonts w:ascii="Calibri" w:hAnsi="Calibri" w:eastAsia="Calibri" w:cs="Calibri"/>
                <w:b/>
              </w:rPr>
            </w:pPr>
            <w:r>
              <w:rPr>
                <w:rFonts w:ascii="Calibri" w:hAnsi="Calibri" w:eastAsia="Calibri" w:cs="Calibri"/>
                <w:b/>
              </w:rPr>
              <w:t>Value</w:t>
            </w:r>
          </w:p>
        </w:tc>
        <w:tc>
          <w:tcPr>
            <w:tcW w:w="1620" w:type="dxa"/>
          </w:tcPr>
          <w:p w:rsidR="00DC21A2" w:rsidRDefault="0091387A" w14:paraId="5C4EF264" w14:textId="77777777">
            <w:pPr>
              <w:jc w:val="center"/>
              <w:rPr>
                <w:rFonts w:ascii="Calibri" w:hAnsi="Calibri" w:eastAsia="Calibri" w:cs="Calibri"/>
                <w:b/>
              </w:rPr>
            </w:pPr>
            <w:r>
              <w:rPr>
                <w:rFonts w:ascii="Calibri" w:hAnsi="Calibri" w:eastAsia="Calibri" w:cs="Calibri"/>
                <w:b/>
              </w:rPr>
              <w:t>Default Value</w:t>
            </w:r>
          </w:p>
        </w:tc>
      </w:tr>
      <w:tr w:rsidR="00DC21A2" w14:paraId="1B8266F3" w14:textId="77777777">
        <w:trPr>
          <w:trHeight w:val="240"/>
        </w:trPr>
        <w:tc>
          <w:tcPr>
            <w:tcW w:w="840" w:type="dxa"/>
          </w:tcPr>
          <w:p w:rsidR="00DC21A2" w:rsidRDefault="0091387A" w14:paraId="6A9C351F" w14:textId="77777777">
            <w:pPr>
              <w:jc w:val="center"/>
              <w:rPr>
                <w:rFonts w:ascii="Calibri" w:hAnsi="Calibri" w:eastAsia="Calibri" w:cs="Calibri"/>
              </w:rPr>
            </w:pPr>
            <w:r>
              <w:rPr>
                <w:rFonts w:ascii="Calibri" w:hAnsi="Calibri" w:eastAsia="Calibri" w:cs="Calibri"/>
              </w:rPr>
              <w:t>1</w:t>
            </w:r>
          </w:p>
        </w:tc>
        <w:tc>
          <w:tcPr>
            <w:tcW w:w="2700" w:type="dxa"/>
          </w:tcPr>
          <w:p w:rsidR="00DC21A2" w:rsidRDefault="0091387A" w14:paraId="05AED89B" w14:textId="77777777">
            <w:pPr>
              <w:rPr>
                <w:rFonts w:ascii="Calibri" w:hAnsi="Calibri" w:eastAsia="Calibri" w:cs="Calibri"/>
              </w:rPr>
            </w:pPr>
            <w:r>
              <w:rPr>
                <w:rFonts w:ascii="Calibri" w:hAnsi="Calibri" w:eastAsia="Calibri" w:cs="Calibri"/>
              </w:rPr>
              <w:t>Site Title</w:t>
            </w:r>
          </w:p>
        </w:tc>
        <w:tc>
          <w:tcPr>
            <w:tcW w:w="1620" w:type="dxa"/>
          </w:tcPr>
          <w:p w:rsidR="00DC21A2" w:rsidRDefault="0091387A" w14:paraId="1FB86CD4" w14:textId="77777777">
            <w:pPr>
              <w:rPr>
                <w:rFonts w:ascii="Calibri" w:hAnsi="Calibri" w:eastAsia="Calibri" w:cs="Calibri"/>
              </w:rPr>
            </w:pPr>
            <w:r>
              <w:rPr>
                <w:rFonts w:ascii="Calibri" w:hAnsi="Calibri" w:eastAsia="Calibri" w:cs="Calibri"/>
              </w:rPr>
              <w:t>Text box</w:t>
            </w:r>
          </w:p>
        </w:tc>
        <w:tc>
          <w:tcPr>
            <w:tcW w:w="1455" w:type="dxa"/>
          </w:tcPr>
          <w:p w:rsidR="00DC21A2" w:rsidRDefault="0091387A" w14:paraId="0133D58A" w14:textId="77777777">
            <w:pPr>
              <w:rPr>
                <w:rFonts w:ascii="Calibri" w:hAnsi="Calibri" w:eastAsia="Calibri" w:cs="Calibri"/>
              </w:rPr>
            </w:pPr>
            <w:r>
              <w:rPr>
                <w:rFonts w:ascii="Calibri" w:hAnsi="Calibri" w:eastAsia="Calibri" w:cs="Calibri"/>
              </w:rPr>
              <w:t>Required</w:t>
            </w:r>
          </w:p>
        </w:tc>
        <w:tc>
          <w:tcPr>
            <w:tcW w:w="1530" w:type="dxa"/>
          </w:tcPr>
          <w:p w:rsidR="00DC21A2" w:rsidRDefault="00DC21A2" w14:paraId="3C93BE6A" w14:textId="77777777">
            <w:pPr>
              <w:rPr>
                <w:rFonts w:ascii="Calibri" w:hAnsi="Calibri" w:eastAsia="Calibri" w:cs="Calibri"/>
              </w:rPr>
            </w:pPr>
          </w:p>
        </w:tc>
        <w:tc>
          <w:tcPr>
            <w:tcW w:w="1620" w:type="dxa"/>
          </w:tcPr>
          <w:p w:rsidR="00DC21A2" w:rsidRDefault="00DC21A2" w14:paraId="0AFCB397" w14:textId="77777777">
            <w:pPr>
              <w:rPr>
                <w:rFonts w:ascii="Calibri" w:hAnsi="Calibri" w:eastAsia="Calibri" w:cs="Calibri"/>
              </w:rPr>
            </w:pPr>
          </w:p>
        </w:tc>
      </w:tr>
      <w:tr w:rsidR="00DC21A2" w14:paraId="6C5B6D3D" w14:textId="77777777">
        <w:trPr>
          <w:trHeight w:val="232"/>
        </w:trPr>
        <w:tc>
          <w:tcPr>
            <w:tcW w:w="840" w:type="dxa"/>
          </w:tcPr>
          <w:p w:rsidR="00DC21A2" w:rsidRDefault="0091387A" w14:paraId="74B42981" w14:textId="77777777">
            <w:pPr>
              <w:jc w:val="center"/>
              <w:rPr>
                <w:rFonts w:ascii="Calibri" w:hAnsi="Calibri" w:eastAsia="Calibri" w:cs="Calibri"/>
              </w:rPr>
            </w:pPr>
            <w:r>
              <w:rPr>
                <w:rFonts w:ascii="Calibri" w:hAnsi="Calibri" w:eastAsia="Calibri" w:cs="Calibri"/>
              </w:rPr>
              <w:t>2</w:t>
            </w:r>
          </w:p>
        </w:tc>
        <w:tc>
          <w:tcPr>
            <w:tcW w:w="2700" w:type="dxa"/>
          </w:tcPr>
          <w:p w:rsidR="00DC21A2" w:rsidRDefault="0091387A" w14:paraId="3EA920AA" w14:textId="77777777">
            <w:pPr>
              <w:rPr>
                <w:rFonts w:ascii="Calibri" w:hAnsi="Calibri" w:eastAsia="Calibri" w:cs="Calibri"/>
              </w:rPr>
            </w:pPr>
            <w:r>
              <w:rPr>
                <w:rFonts w:ascii="Calibri" w:hAnsi="Calibri" w:eastAsia="Calibri" w:cs="Calibri"/>
              </w:rPr>
              <w:t>Site URL</w:t>
            </w:r>
          </w:p>
        </w:tc>
        <w:tc>
          <w:tcPr>
            <w:tcW w:w="1620" w:type="dxa"/>
          </w:tcPr>
          <w:p w:rsidR="00DC21A2" w:rsidRDefault="0091387A" w14:paraId="7956FBB0" w14:textId="77777777">
            <w:pPr>
              <w:rPr>
                <w:rFonts w:ascii="Calibri" w:hAnsi="Calibri" w:eastAsia="Calibri" w:cs="Calibri"/>
              </w:rPr>
            </w:pPr>
            <w:r>
              <w:rPr>
                <w:rFonts w:ascii="Calibri" w:hAnsi="Calibri" w:eastAsia="Calibri" w:cs="Calibri"/>
              </w:rPr>
              <w:t>Text box</w:t>
            </w:r>
          </w:p>
        </w:tc>
        <w:tc>
          <w:tcPr>
            <w:tcW w:w="1455" w:type="dxa"/>
          </w:tcPr>
          <w:p w:rsidR="00DC21A2" w:rsidRDefault="0091387A" w14:paraId="1902784A" w14:textId="77777777">
            <w:pPr>
              <w:rPr>
                <w:rFonts w:ascii="Calibri" w:hAnsi="Calibri" w:eastAsia="Calibri" w:cs="Calibri"/>
              </w:rPr>
            </w:pPr>
            <w:r>
              <w:rPr>
                <w:rFonts w:ascii="Calibri" w:hAnsi="Calibri" w:eastAsia="Calibri" w:cs="Calibri"/>
              </w:rPr>
              <w:t>Required</w:t>
            </w:r>
          </w:p>
        </w:tc>
        <w:tc>
          <w:tcPr>
            <w:tcW w:w="1530" w:type="dxa"/>
          </w:tcPr>
          <w:p w:rsidR="00DC21A2" w:rsidRDefault="00DC21A2" w14:paraId="0ECD7159" w14:textId="77777777">
            <w:pPr>
              <w:rPr>
                <w:rFonts w:ascii="Calibri" w:hAnsi="Calibri" w:eastAsia="Calibri" w:cs="Calibri"/>
              </w:rPr>
            </w:pPr>
          </w:p>
        </w:tc>
        <w:tc>
          <w:tcPr>
            <w:tcW w:w="1620" w:type="dxa"/>
          </w:tcPr>
          <w:p w:rsidR="00DC21A2" w:rsidRDefault="00DC21A2" w14:paraId="7A821B3A" w14:textId="77777777">
            <w:pPr>
              <w:rPr>
                <w:rFonts w:ascii="Calibri" w:hAnsi="Calibri" w:eastAsia="Calibri" w:cs="Calibri"/>
                <w:color w:val="FF0000"/>
              </w:rPr>
            </w:pPr>
          </w:p>
        </w:tc>
      </w:tr>
      <w:tr w:rsidR="00DC21A2" w14:paraId="1CF4C93F" w14:textId="77777777">
        <w:trPr>
          <w:trHeight w:val="232"/>
        </w:trPr>
        <w:tc>
          <w:tcPr>
            <w:tcW w:w="840" w:type="dxa"/>
          </w:tcPr>
          <w:p w:rsidR="00DC21A2" w:rsidRDefault="0091387A" w14:paraId="0A7AB007" w14:textId="77777777">
            <w:pPr>
              <w:jc w:val="center"/>
              <w:rPr>
                <w:rFonts w:ascii="Calibri" w:hAnsi="Calibri" w:eastAsia="Calibri" w:cs="Calibri"/>
              </w:rPr>
            </w:pPr>
            <w:r>
              <w:rPr>
                <w:rFonts w:ascii="Calibri" w:hAnsi="Calibri" w:eastAsia="Calibri" w:cs="Calibri"/>
              </w:rPr>
              <w:t>3</w:t>
            </w:r>
          </w:p>
        </w:tc>
        <w:tc>
          <w:tcPr>
            <w:tcW w:w="2700" w:type="dxa"/>
          </w:tcPr>
          <w:p w:rsidR="00DC21A2" w:rsidRDefault="0091387A" w14:paraId="1FBFC18E" w14:textId="77777777">
            <w:pPr>
              <w:ind w:left="2520" w:hanging="2567"/>
              <w:rPr>
                <w:rFonts w:ascii="Calibri" w:hAnsi="Calibri" w:eastAsia="Calibri" w:cs="Calibri"/>
              </w:rPr>
            </w:pPr>
            <w:r>
              <w:rPr>
                <w:rFonts w:ascii="Calibri" w:hAnsi="Calibri" w:eastAsia="Calibri" w:cs="Calibri"/>
              </w:rPr>
              <w:t xml:space="preserve"> Date Format</w:t>
            </w:r>
          </w:p>
        </w:tc>
        <w:tc>
          <w:tcPr>
            <w:tcW w:w="1620" w:type="dxa"/>
          </w:tcPr>
          <w:p w:rsidR="00DC21A2" w:rsidRDefault="0091387A" w14:paraId="1A71233B" w14:textId="77777777">
            <w:pPr>
              <w:rPr>
                <w:rFonts w:ascii="Calibri" w:hAnsi="Calibri" w:eastAsia="Calibri" w:cs="Calibri"/>
              </w:rPr>
            </w:pPr>
            <w:r>
              <w:rPr>
                <w:rFonts w:ascii="Calibri" w:hAnsi="Calibri" w:eastAsia="Calibri" w:cs="Calibri"/>
              </w:rPr>
              <w:t>Dropdown</w:t>
            </w:r>
          </w:p>
        </w:tc>
        <w:tc>
          <w:tcPr>
            <w:tcW w:w="1455" w:type="dxa"/>
          </w:tcPr>
          <w:p w:rsidR="00DC21A2" w:rsidRDefault="0091387A" w14:paraId="01613C38" w14:textId="77777777">
            <w:pPr>
              <w:rPr>
                <w:rFonts w:ascii="Calibri" w:hAnsi="Calibri" w:eastAsia="Calibri" w:cs="Calibri"/>
              </w:rPr>
            </w:pPr>
            <w:r>
              <w:rPr>
                <w:rFonts w:ascii="Calibri" w:hAnsi="Calibri" w:eastAsia="Calibri" w:cs="Calibri"/>
              </w:rPr>
              <w:t>Required</w:t>
            </w:r>
          </w:p>
        </w:tc>
        <w:tc>
          <w:tcPr>
            <w:tcW w:w="1530" w:type="dxa"/>
          </w:tcPr>
          <w:p w:rsidR="00DC21A2" w:rsidRDefault="00DC21A2" w14:paraId="0A4FE326" w14:textId="77777777">
            <w:pPr>
              <w:rPr>
                <w:rFonts w:ascii="Calibri" w:hAnsi="Calibri" w:eastAsia="Calibri" w:cs="Calibri"/>
              </w:rPr>
            </w:pPr>
          </w:p>
        </w:tc>
        <w:tc>
          <w:tcPr>
            <w:tcW w:w="1620" w:type="dxa"/>
          </w:tcPr>
          <w:p w:rsidR="00DC21A2" w:rsidRDefault="00DC21A2" w14:paraId="35C9E221" w14:textId="77777777">
            <w:pPr>
              <w:rPr>
                <w:rFonts w:ascii="Calibri" w:hAnsi="Calibri" w:eastAsia="Calibri" w:cs="Calibri"/>
                <w:color w:val="FF0000"/>
              </w:rPr>
            </w:pPr>
          </w:p>
        </w:tc>
      </w:tr>
      <w:tr w:rsidR="00DC21A2" w14:paraId="582DB8EC" w14:textId="77777777">
        <w:trPr>
          <w:trHeight w:val="232"/>
        </w:trPr>
        <w:tc>
          <w:tcPr>
            <w:tcW w:w="840" w:type="dxa"/>
          </w:tcPr>
          <w:p w:rsidR="00DC21A2" w:rsidRDefault="0091387A" w14:paraId="75D928FC" w14:textId="77777777">
            <w:pPr>
              <w:jc w:val="center"/>
              <w:rPr>
                <w:rFonts w:ascii="Calibri" w:hAnsi="Calibri" w:eastAsia="Calibri" w:cs="Calibri"/>
              </w:rPr>
            </w:pPr>
            <w:r>
              <w:rPr>
                <w:rFonts w:ascii="Calibri" w:hAnsi="Calibri" w:eastAsia="Calibri" w:cs="Calibri"/>
              </w:rPr>
              <w:t>4</w:t>
            </w:r>
          </w:p>
        </w:tc>
        <w:tc>
          <w:tcPr>
            <w:tcW w:w="2700" w:type="dxa"/>
          </w:tcPr>
          <w:p w:rsidR="00DC21A2" w:rsidRDefault="0091387A" w14:paraId="2706471B" w14:textId="77777777">
            <w:pPr>
              <w:rPr>
                <w:rFonts w:ascii="Calibri" w:hAnsi="Calibri" w:eastAsia="Calibri" w:cs="Calibri"/>
              </w:rPr>
            </w:pPr>
            <w:r>
              <w:rPr>
                <w:rFonts w:ascii="Calibri" w:hAnsi="Calibri" w:eastAsia="Calibri" w:cs="Calibri"/>
              </w:rPr>
              <w:t>Max Image Size (In MB)</w:t>
            </w:r>
          </w:p>
        </w:tc>
        <w:tc>
          <w:tcPr>
            <w:tcW w:w="1620" w:type="dxa"/>
          </w:tcPr>
          <w:p w:rsidR="00DC21A2" w:rsidRDefault="0091387A" w14:paraId="36E29E84" w14:textId="77777777">
            <w:pPr>
              <w:rPr>
                <w:rFonts w:ascii="Calibri" w:hAnsi="Calibri" w:eastAsia="Calibri" w:cs="Calibri"/>
              </w:rPr>
            </w:pPr>
            <w:r>
              <w:rPr>
                <w:rFonts w:ascii="Calibri" w:hAnsi="Calibri" w:eastAsia="Calibri" w:cs="Calibri"/>
              </w:rPr>
              <w:t>Text box</w:t>
            </w:r>
          </w:p>
        </w:tc>
        <w:tc>
          <w:tcPr>
            <w:tcW w:w="1455" w:type="dxa"/>
          </w:tcPr>
          <w:p w:rsidR="00DC21A2" w:rsidRDefault="0091387A" w14:paraId="2EE80146" w14:textId="77777777">
            <w:pPr>
              <w:rPr>
                <w:rFonts w:ascii="Calibri" w:hAnsi="Calibri" w:eastAsia="Calibri" w:cs="Calibri"/>
              </w:rPr>
            </w:pPr>
            <w:r>
              <w:rPr>
                <w:rFonts w:ascii="Calibri" w:hAnsi="Calibri" w:eastAsia="Calibri" w:cs="Calibri"/>
              </w:rPr>
              <w:t>Required</w:t>
            </w:r>
          </w:p>
        </w:tc>
        <w:tc>
          <w:tcPr>
            <w:tcW w:w="1530" w:type="dxa"/>
          </w:tcPr>
          <w:p w:rsidR="00DC21A2" w:rsidRDefault="00DC21A2" w14:paraId="1585B3AC" w14:textId="77777777">
            <w:pPr>
              <w:rPr>
                <w:rFonts w:ascii="Calibri" w:hAnsi="Calibri" w:eastAsia="Calibri" w:cs="Calibri"/>
              </w:rPr>
            </w:pPr>
          </w:p>
        </w:tc>
        <w:tc>
          <w:tcPr>
            <w:tcW w:w="1620" w:type="dxa"/>
          </w:tcPr>
          <w:p w:rsidR="00DC21A2" w:rsidRDefault="00DC21A2" w14:paraId="454A8DC6" w14:textId="77777777">
            <w:pPr>
              <w:rPr>
                <w:rFonts w:ascii="Calibri" w:hAnsi="Calibri" w:eastAsia="Calibri" w:cs="Calibri"/>
                <w:color w:val="FF0000"/>
              </w:rPr>
            </w:pPr>
          </w:p>
        </w:tc>
      </w:tr>
      <w:tr w:rsidR="00DC21A2" w14:paraId="4E361623" w14:textId="77777777">
        <w:trPr>
          <w:trHeight w:val="232"/>
        </w:trPr>
        <w:tc>
          <w:tcPr>
            <w:tcW w:w="840" w:type="dxa"/>
          </w:tcPr>
          <w:p w:rsidR="00DC21A2" w:rsidRDefault="0091387A" w14:paraId="6D1C2753" w14:textId="77777777">
            <w:pPr>
              <w:jc w:val="center"/>
              <w:rPr>
                <w:rFonts w:ascii="Calibri" w:hAnsi="Calibri" w:eastAsia="Calibri" w:cs="Calibri"/>
              </w:rPr>
            </w:pPr>
            <w:r>
              <w:rPr>
                <w:rFonts w:ascii="Calibri" w:hAnsi="Calibri" w:eastAsia="Calibri" w:cs="Calibri"/>
              </w:rPr>
              <w:t>5</w:t>
            </w:r>
          </w:p>
        </w:tc>
        <w:tc>
          <w:tcPr>
            <w:tcW w:w="2700" w:type="dxa"/>
          </w:tcPr>
          <w:p w:rsidR="00DC21A2" w:rsidRDefault="0091387A" w14:paraId="6C1D8313" w14:textId="77777777">
            <w:pPr>
              <w:rPr>
                <w:rFonts w:ascii="Calibri" w:hAnsi="Calibri" w:eastAsia="Calibri" w:cs="Calibri"/>
              </w:rPr>
            </w:pPr>
            <w:r>
              <w:rPr>
                <w:rFonts w:ascii="Calibri" w:hAnsi="Calibri" w:eastAsia="Calibri" w:cs="Calibri"/>
              </w:rPr>
              <w:t>Currency</w:t>
            </w:r>
          </w:p>
        </w:tc>
        <w:tc>
          <w:tcPr>
            <w:tcW w:w="1620" w:type="dxa"/>
          </w:tcPr>
          <w:p w:rsidR="00DC21A2" w:rsidRDefault="0091387A" w14:paraId="433A6DB5" w14:textId="77777777">
            <w:pPr>
              <w:rPr>
                <w:rFonts w:ascii="Calibri" w:hAnsi="Calibri" w:eastAsia="Calibri" w:cs="Calibri"/>
              </w:rPr>
            </w:pPr>
            <w:r>
              <w:rPr>
                <w:rFonts w:ascii="Calibri" w:hAnsi="Calibri" w:eastAsia="Calibri" w:cs="Calibri"/>
              </w:rPr>
              <w:t>Dropdown</w:t>
            </w:r>
          </w:p>
        </w:tc>
        <w:tc>
          <w:tcPr>
            <w:tcW w:w="1455" w:type="dxa"/>
          </w:tcPr>
          <w:p w:rsidR="00DC21A2" w:rsidRDefault="0091387A" w14:paraId="338F91B2" w14:textId="77777777">
            <w:pPr>
              <w:rPr>
                <w:rFonts w:ascii="Calibri" w:hAnsi="Calibri" w:eastAsia="Calibri" w:cs="Calibri"/>
              </w:rPr>
            </w:pPr>
            <w:r>
              <w:rPr>
                <w:rFonts w:ascii="Calibri" w:hAnsi="Calibri" w:eastAsia="Calibri" w:cs="Calibri"/>
              </w:rPr>
              <w:t>Required</w:t>
            </w:r>
          </w:p>
        </w:tc>
        <w:tc>
          <w:tcPr>
            <w:tcW w:w="1530" w:type="dxa"/>
          </w:tcPr>
          <w:p w:rsidR="00DC21A2" w:rsidRDefault="0091387A" w14:paraId="25D52472" w14:textId="77777777">
            <w:pPr>
              <w:rPr>
                <w:rFonts w:ascii="Calibri" w:hAnsi="Calibri" w:eastAsia="Calibri" w:cs="Calibri"/>
              </w:rPr>
            </w:pPr>
            <w:r>
              <w:rPr>
                <w:rFonts w:ascii="Calibri" w:hAnsi="Calibri" w:eastAsia="Calibri" w:cs="Calibri"/>
              </w:rPr>
              <w:t>[Dollar, Rupees …]</w:t>
            </w:r>
          </w:p>
        </w:tc>
        <w:tc>
          <w:tcPr>
            <w:tcW w:w="1620" w:type="dxa"/>
          </w:tcPr>
          <w:p w:rsidR="00DC21A2" w:rsidRDefault="00DC21A2" w14:paraId="7CE3E787" w14:textId="77777777">
            <w:pPr>
              <w:rPr>
                <w:rFonts w:ascii="Calibri" w:hAnsi="Calibri" w:eastAsia="Calibri" w:cs="Calibri"/>
                <w:color w:val="FF0000"/>
              </w:rPr>
            </w:pPr>
          </w:p>
        </w:tc>
      </w:tr>
      <w:tr w:rsidR="00DC21A2" w14:paraId="26849E1D" w14:textId="77777777">
        <w:trPr>
          <w:trHeight w:val="232"/>
        </w:trPr>
        <w:tc>
          <w:tcPr>
            <w:tcW w:w="840" w:type="dxa"/>
          </w:tcPr>
          <w:p w:rsidR="00DC21A2" w:rsidRDefault="0091387A" w14:paraId="0BFC0C5E" w14:textId="77777777">
            <w:pPr>
              <w:jc w:val="center"/>
              <w:rPr>
                <w:rFonts w:ascii="Calibri" w:hAnsi="Calibri" w:eastAsia="Calibri" w:cs="Calibri"/>
              </w:rPr>
            </w:pPr>
            <w:r>
              <w:rPr>
                <w:rFonts w:ascii="Calibri" w:hAnsi="Calibri" w:eastAsia="Calibri" w:cs="Calibri"/>
              </w:rPr>
              <w:t>6</w:t>
            </w:r>
          </w:p>
        </w:tc>
        <w:tc>
          <w:tcPr>
            <w:tcW w:w="2700" w:type="dxa"/>
          </w:tcPr>
          <w:p w:rsidR="00DC21A2" w:rsidRDefault="0091387A" w14:paraId="5F7328D8" w14:textId="77777777">
            <w:pPr>
              <w:rPr>
                <w:rFonts w:ascii="Calibri" w:hAnsi="Calibri" w:eastAsia="Calibri" w:cs="Calibri"/>
              </w:rPr>
            </w:pPr>
            <w:r>
              <w:rPr>
                <w:rFonts w:ascii="Calibri" w:hAnsi="Calibri" w:eastAsia="Calibri" w:cs="Calibri"/>
              </w:rPr>
              <w:t>Show Currency Symbol</w:t>
            </w:r>
          </w:p>
        </w:tc>
        <w:tc>
          <w:tcPr>
            <w:tcW w:w="1620" w:type="dxa"/>
          </w:tcPr>
          <w:p w:rsidR="00DC21A2" w:rsidRDefault="0091387A" w14:paraId="5FF2D73C" w14:textId="77777777">
            <w:pPr>
              <w:rPr>
                <w:rFonts w:ascii="Calibri" w:hAnsi="Calibri" w:eastAsia="Calibri" w:cs="Calibri"/>
              </w:rPr>
            </w:pPr>
            <w:r>
              <w:rPr>
                <w:rFonts w:ascii="Calibri" w:hAnsi="Calibri" w:eastAsia="Calibri" w:cs="Calibri"/>
              </w:rPr>
              <w:t>Dropdown</w:t>
            </w:r>
          </w:p>
        </w:tc>
        <w:tc>
          <w:tcPr>
            <w:tcW w:w="1455" w:type="dxa"/>
          </w:tcPr>
          <w:p w:rsidR="00DC21A2" w:rsidRDefault="0091387A" w14:paraId="023800CD" w14:textId="77777777">
            <w:pPr>
              <w:rPr>
                <w:rFonts w:ascii="Calibri" w:hAnsi="Calibri" w:eastAsia="Calibri" w:cs="Calibri"/>
              </w:rPr>
            </w:pPr>
            <w:r>
              <w:rPr>
                <w:rFonts w:ascii="Calibri" w:hAnsi="Calibri" w:eastAsia="Calibri" w:cs="Calibri"/>
              </w:rPr>
              <w:t>Required</w:t>
            </w:r>
          </w:p>
        </w:tc>
        <w:tc>
          <w:tcPr>
            <w:tcW w:w="1530" w:type="dxa"/>
          </w:tcPr>
          <w:p w:rsidR="00DC21A2" w:rsidRDefault="0091387A" w14:paraId="39837072" w14:textId="77777777">
            <w:pPr>
              <w:rPr>
                <w:rFonts w:ascii="Calibri" w:hAnsi="Calibri" w:eastAsia="Calibri" w:cs="Calibri"/>
              </w:rPr>
            </w:pPr>
            <w:r>
              <w:rPr>
                <w:rFonts w:ascii="Calibri" w:hAnsi="Calibri" w:eastAsia="Calibri" w:cs="Calibri"/>
              </w:rPr>
              <w:t>[Before, After]</w:t>
            </w:r>
          </w:p>
        </w:tc>
        <w:tc>
          <w:tcPr>
            <w:tcW w:w="1620" w:type="dxa"/>
          </w:tcPr>
          <w:p w:rsidR="00DC21A2" w:rsidRDefault="00DC21A2" w14:paraId="027D9332" w14:textId="77777777">
            <w:pPr>
              <w:rPr>
                <w:rFonts w:ascii="Calibri" w:hAnsi="Calibri" w:eastAsia="Calibri" w:cs="Calibri"/>
                <w:color w:val="FF0000"/>
              </w:rPr>
            </w:pPr>
          </w:p>
        </w:tc>
      </w:tr>
      <w:tr w:rsidR="00DC21A2" w14:paraId="5D3CE8CE" w14:textId="77777777">
        <w:trPr>
          <w:trHeight w:val="232"/>
        </w:trPr>
        <w:tc>
          <w:tcPr>
            <w:tcW w:w="840" w:type="dxa"/>
          </w:tcPr>
          <w:p w:rsidR="00DC21A2" w:rsidRDefault="0091387A" w14:paraId="48B273D0" w14:textId="77777777">
            <w:pPr>
              <w:jc w:val="center"/>
              <w:rPr>
                <w:rFonts w:ascii="Calibri" w:hAnsi="Calibri" w:eastAsia="Calibri" w:cs="Calibri"/>
              </w:rPr>
            </w:pPr>
            <w:r>
              <w:rPr>
                <w:rFonts w:ascii="Calibri" w:hAnsi="Calibri" w:eastAsia="Calibri" w:cs="Calibri"/>
              </w:rPr>
              <w:t>7</w:t>
            </w:r>
          </w:p>
        </w:tc>
        <w:tc>
          <w:tcPr>
            <w:tcW w:w="2700" w:type="dxa"/>
          </w:tcPr>
          <w:p w:rsidR="00DC21A2" w:rsidRDefault="0091387A" w14:paraId="0111C2AA" w14:textId="77777777">
            <w:pPr>
              <w:rPr>
                <w:rFonts w:ascii="Calibri" w:hAnsi="Calibri" w:eastAsia="Calibri" w:cs="Calibri"/>
              </w:rPr>
            </w:pPr>
            <w:r>
              <w:rPr>
                <w:rFonts w:ascii="Calibri" w:hAnsi="Calibri" w:eastAsia="Calibri" w:cs="Calibri"/>
              </w:rPr>
              <w:t>Short logo</w:t>
            </w:r>
          </w:p>
        </w:tc>
        <w:tc>
          <w:tcPr>
            <w:tcW w:w="1620" w:type="dxa"/>
          </w:tcPr>
          <w:p w:rsidR="00DC21A2" w:rsidRDefault="0091387A" w14:paraId="2165ADE8" w14:textId="77777777">
            <w:pPr>
              <w:rPr>
                <w:rFonts w:ascii="Calibri" w:hAnsi="Calibri" w:eastAsia="Calibri" w:cs="Calibri"/>
              </w:rPr>
            </w:pPr>
            <w:r>
              <w:rPr>
                <w:rFonts w:ascii="Calibri" w:hAnsi="Calibri" w:eastAsia="Calibri" w:cs="Calibri"/>
              </w:rPr>
              <w:t>File Picker</w:t>
            </w:r>
          </w:p>
        </w:tc>
        <w:tc>
          <w:tcPr>
            <w:tcW w:w="1455" w:type="dxa"/>
          </w:tcPr>
          <w:p w:rsidR="00DC21A2" w:rsidRDefault="0091387A" w14:paraId="54CD4EF5" w14:textId="77777777">
            <w:pPr>
              <w:rPr>
                <w:rFonts w:ascii="Calibri" w:hAnsi="Calibri" w:eastAsia="Calibri" w:cs="Calibri"/>
              </w:rPr>
            </w:pPr>
            <w:r>
              <w:rPr>
                <w:rFonts w:ascii="Calibri" w:hAnsi="Calibri" w:eastAsia="Calibri" w:cs="Calibri"/>
              </w:rPr>
              <w:t>Required</w:t>
            </w:r>
          </w:p>
        </w:tc>
        <w:tc>
          <w:tcPr>
            <w:tcW w:w="1530" w:type="dxa"/>
          </w:tcPr>
          <w:p w:rsidR="00DC21A2" w:rsidRDefault="00DC21A2" w14:paraId="635B02C0" w14:textId="77777777">
            <w:pPr>
              <w:rPr>
                <w:rFonts w:ascii="Calibri" w:hAnsi="Calibri" w:eastAsia="Calibri" w:cs="Calibri"/>
              </w:rPr>
            </w:pPr>
          </w:p>
        </w:tc>
        <w:tc>
          <w:tcPr>
            <w:tcW w:w="1620" w:type="dxa"/>
          </w:tcPr>
          <w:p w:rsidR="00DC21A2" w:rsidRDefault="00DC21A2" w14:paraId="35857DEE" w14:textId="77777777">
            <w:pPr>
              <w:rPr>
                <w:rFonts w:ascii="Calibri" w:hAnsi="Calibri" w:eastAsia="Calibri" w:cs="Calibri"/>
                <w:color w:val="FF0000"/>
              </w:rPr>
            </w:pPr>
          </w:p>
        </w:tc>
      </w:tr>
      <w:tr w:rsidR="00DC21A2" w14:paraId="30FDE056" w14:textId="77777777">
        <w:trPr>
          <w:trHeight w:val="232"/>
        </w:trPr>
        <w:tc>
          <w:tcPr>
            <w:tcW w:w="840" w:type="dxa"/>
          </w:tcPr>
          <w:p w:rsidR="00DC21A2" w:rsidRDefault="0091387A" w14:paraId="04BBFC68" w14:textId="77777777">
            <w:pPr>
              <w:jc w:val="center"/>
              <w:rPr>
                <w:rFonts w:ascii="Calibri" w:hAnsi="Calibri" w:eastAsia="Calibri" w:cs="Calibri"/>
              </w:rPr>
            </w:pPr>
            <w:r>
              <w:rPr>
                <w:rFonts w:ascii="Calibri" w:hAnsi="Calibri" w:eastAsia="Calibri" w:cs="Calibri"/>
              </w:rPr>
              <w:t>8</w:t>
            </w:r>
          </w:p>
        </w:tc>
        <w:tc>
          <w:tcPr>
            <w:tcW w:w="2700" w:type="dxa"/>
          </w:tcPr>
          <w:p w:rsidR="00DC21A2" w:rsidRDefault="0091387A" w14:paraId="3ACEE5E4" w14:textId="77777777">
            <w:pPr>
              <w:rPr>
                <w:rFonts w:ascii="Calibri" w:hAnsi="Calibri" w:eastAsia="Calibri" w:cs="Calibri"/>
              </w:rPr>
            </w:pPr>
            <w:r>
              <w:rPr>
                <w:rFonts w:ascii="Calibri" w:hAnsi="Calibri" w:eastAsia="Calibri" w:cs="Calibri"/>
              </w:rPr>
              <w:t>Full logo</w:t>
            </w:r>
          </w:p>
        </w:tc>
        <w:tc>
          <w:tcPr>
            <w:tcW w:w="1620" w:type="dxa"/>
          </w:tcPr>
          <w:p w:rsidR="00DC21A2" w:rsidRDefault="0091387A" w14:paraId="2E5639F1" w14:textId="77777777">
            <w:pPr>
              <w:rPr>
                <w:rFonts w:ascii="Calibri" w:hAnsi="Calibri" w:eastAsia="Calibri" w:cs="Calibri"/>
              </w:rPr>
            </w:pPr>
            <w:r>
              <w:rPr>
                <w:rFonts w:ascii="Calibri" w:hAnsi="Calibri" w:eastAsia="Calibri" w:cs="Calibri"/>
              </w:rPr>
              <w:t>File Picker</w:t>
            </w:r>
          </w:p>
        </w:tc>
        <w:tc>
          <w:tcPr>
            <w:tcW w:w="1455" w:type="dxa"/>
          </w:tcPr>
          <w:p w:rsidR="00DC21A2" w:rsidRDefault="0091387A" w14:paraId="3CF98B6C" w14:textId="77777777">
            <w:pPr>
              <w:rPr>
                <w:rFonts w:ascii="Calibri" w:hAnsi="Calibri" w:eastAsia="Calibri" w:cs="Calibri"/>
              </w:rPr>
            </w:pPr>
            <w:r>
              <w:rPr>
                <w:rFonts w:ascii="Calibri" w:hAnsi="Calibri" w:eastAsia="Calibri" w:cs="Calibri"/>
              </w:rPr>
              <w:t>Required</w:t>
            </w:r>
          </w:p>
        </w:tc>
        <w:tc>
          <w:tcPr>
            <w:tcW w:w="1530" w:type="dxa"/>
          </w:tcPr>
          <w:p w:rsidR="00DC21A2" w:rsidRDefault="00DC21A2" w14:paraId="4C6682E7" w14:textId="77777777">
            <w:pPr>
              <w:rPr>
                <w:rFonts w:ascii="Calibri" w:hAnsi="Calibri" w:eastAsia="Calibri" w:cs="Calibri"/>
              </w:rPr>
            </w:pPr>
          </w:p>
        </w:tc>
        <w:tc>
          <w:tcPr>
            <w:tcW w:w="1620" w:type="dxa"/>
          </w:tcPr>
          <w:p w:rsidR="00DC21A2" w:rsidRDefault="00DC21A2" w14:paraId="13B8BB80" w14:textId="77777777">
            <w:pPr>
              <w:rPr>
                <w:rFonts w:ascii="Calibri" w:hAnsi="Calibri" w:eastAsia="Calibri" w:cs="Calibri"/>
                <w:color w:val="FF0000"/>
              </w:rPr>
            </w:pPr>
          </w:p>
        </w:tc>
      </w:tr>
      <w:tr w:rsidR="00DC21A2" w14:paraId="54CCF126" w14:textId="77777777">
        <w:trPr>
          <w:trHeight w:val="232"/>
        </w:trPr>
        <w:tc>
          <w:tcPr>
            <w:tcW w:w="840" w:type="dxa"/>
          </w:tcPr>
          <w:p w:rsidR="00DC21A2" w:rsidRDefault="00DC21A2" w14:paraId="16941DFC" w14:textId="77777777">
            <w:pPr>
              <w:jc w:val="center"/>
              <w:rPr>
                <w:rFonts w:ascii="Calibri" w:hAnsi="Calibri" w:eastAsia="Calibri" w:cs="Calibri"/>
              </w:rPr>
            </w:pPr>
          </w:p>
        </w:tc>
        <w:tc>
          <w:tcPr>
            <w:tcW w:w="2700" w:type="dxa"/>
          </w:tcPr>
          <w:p w:rsidR="00DC21A2" w:rsidRDefault="0091387A" w14:paraId="4B4EFEC0" w14:textId="77777777">
            <w:pPr>
              <w:rPr>
                <w:rFonts w:ascii="Calibri" w:hAnsi="Calibri" w:eastAsia="Calibri" w:cs="Calibri"/>
              </w:rPr>
            </w:pPr>
            <w:r>
              <w:rPr>
                <w:rFonts w:ascii="Calibri" w:hAnsi="Calibri" w:eastAsia="Calibri" w:cs="Calibri"/>
              </w:rPr>
              <w:t>Social Media Links</w:t>
            </w:r>
          </w:p>
        </w:tc>
        <w:tc>
          <w:tcPr>
            <w:tcW w:w="1620" w:type="dxa"/>
          </w:tcPr>
          <w:p w:rsidR="00DC21A2" w:rsidRDefault="00DC21A2" w14:paraId="308FDA0D" w14:textId="77777777">
            <w:pPr>
              <w:rPr>
                <w:rFonts w:ascii="Calibri" w:hAnsi="Calibri" w:eastAsia="Calibri" w:cs="Calibri"/>
              </w:rPr>
            </w:pPr>
          </w:p>
        </w:tc>
        <w:tc>
          <w:tcPr>
            <w:tcW w:w="1455" w:type="dxa"/>
          </w:tcPr>
          <w:p w:rsidR="00DC21A2" w:rsidRDefault="00DC21A2" w14:paraId="19ACF772" w14:textId="77777777">
            <w:pPr>
              <w:rPr>
                <w:rFonts w:ascii="Calibri" w:hAnsi="Calibri" w:eastAsia="Calibri" w:cs="Calibri"/>
              </w:rPr>
            </w:pPr>
          </w:p>
        </w:tc>
        <w:tc>
          <w:tcPr>
            <w:tcW w:w="1530" w:type="dxa"/>
          </w:tcPr>
          <w:p w:rsidR="00DC21A2" w:rsidRDefault="00DC21A2" w14:paraId="1B9D9846" w14:textId="77777777">
            <w:pPr>
              <w:rPr>
                <w:rFonts w:ascii="Calibri" w:hAnsi="Calibri" w:eastAsia="Calibri" w:cs="Calibri"/>
              </w:rPr>
            </w:pPr>
          </w:p>
        </w:tc>
        <w:tc>
          <w:tcPr>
            <w:tcW w:w="1620" w:type="dxa"/>
          </w:tcPr>
          <w:p w:rsidR="00DC21A2" w:rsidRDefault="00DC21A2" w14:paraId="07E77054" w14:textId="77777777">
            <w:pPr>
              <w:rPr>
                <w:rFonts w:ascii="Calibri" w:hAnsi="Calibri" w:eastAsia="Calibri" w:cs="Calibri"/>
                <w:color w:val="FF0000"/>
              </w:rPr>
            </w:pPr>
          </w:p>
        </w:tc>
      </w:tr>
      <w:tr w:rsidR="00DC21A2" w14:paraId="23AC5C64" w14:textId="77777777">
        <w:trPr>
          <w:trHeight w:val="232"/>
        </w:trPr>
        <w:tc>
          <w:tcPr>
            <w:tcW w:w="840" w:type="dxa"/>
          </w:tcPr>
          <w:p w:rsidR="00DC21A2" w:rsidRDefault="0091387A" w14:paraId="554C2634" w14:textId="77777777">
            <w:pPr>
              <w:jc w:val="center"/>
              <w:rPr>
                <w:rFonts w:ascii="Calibri" w:hAnsi="Calibri" w:eastAsia="Calibri" w:cs="Calibri"/>
              </w:rPr>
            </w:pPr>
            <w:r>
              <w:rPr>
                <w:rFonts w:ascii="Calibri" w:hAnsi="Calibri" w:eastAsia="Calibri" w:cs="Calibri"/>
              </w:rPr>
              <w:t>9</w:t>
            </w:r>
          </w:p>
        </w:tc>
        <w:tc>
          <w:tcPr>
            <w:tcW w:w="2700" w:type="dxa"/>
          </w:tcPr>
          <w:p w:rsidR="00DC21A2" w:rsidRDefault="0091387A" w14:paraId="65628C34" w14:textId="77777777">
            <w:pPr>
              <w:rPr>
                <w:rFonts w:ascii="Calibri" w:hAnsi="Calibri" w:eastAsia="Calibri" w:cs="Calibri"/>
              </w:rPr>
            </w:pPr>
            <w:r>
              <w:rPr>
                <w:rFonts w:ascii="Calibri" w:hAnsi="Calibri" w:eastAsia="Calibri" w:cs="Calibri"/>
              </w:rPr>
              <w:t>Facebook</w:t>
            </w:r>
          </w:p>
        </w:tc>
        <w:tc>
          <w:tcPr>
            <w:tcW w:w="1620" w:type="dxa"/>
          </w:tcPr>
          <w:p w:rsidR="00DC21A2" w:rsidRDefault="0091387A" w14:paraId="10A995A3" w14:textId="77777777">
            <w:pPr>
              <w:rPr>
                <w:rFonts w:ascii="Calibri" w:hAnsi="Calibri" w:eastAsia="Calibri" w:cs="Calibri"/>
              </w:rPr>
            </w:pPr>
            <w:r>
              <w:rPr>
                <w:rFonts w:ascii="Calibri" w:hAnsi="Calibri" w:eastAsia="Calibri" w:cs="Calibri"/>
              </w:rPr>
              <w:t>Text box</w:t>
            </w:r>
          </w:p>
        </w:tc>
        <w:tc>
          <w:tcPr>
            <w:tcW w:w="1455" w:type="dxa"/>
          </w:tcPr>
          <w:p w:rsidR="00DC21A2" w:rsidRDefault="0091387A" w14:paraId="54DE5386" w14:textId="77777777">
            <w:pPr>
              <w:rPr>
                <w:rFonts w:ascii="Calibri" w:hAnsi="Calibri" w:eastAsia="Calibri" w:cs="Calibri"/>
              </w:rPr>
            </w:pPr>
            <w:r>
              <w:rPr>
                <w:rFonts w:ascii="Calibri" w:hAnsi="Calibri" w:eastAsia="Calibri" w:cs="Calibri"/>
              </w:rPr>
              <w:t>Optional</w:t>
            </w:r>
          </w:p>
        </w:tc>
        <w:tc>
          <w:tcPr>
            <w:tcW w:w="1530" w:type="dxa"/>
          </w:tcPr>
          <w:p w:rsidR="00DC21A2" w:rsidRDefault="00DC21A2" w14:paraId="70371631" w14:textId="77777777">
            <w:pPr>
              <w:rPr>
                <w:rFonts w:ascii="Calibri" w:hAnsi="Calibri" w:eastAsia="Calibri" w:cs="Calibri"/>
              </w:rPr>
            </w:pPr>
          </w:p>
        </w:tc>
        <w:tc>
          <w:tcPr>
            <w:tcW w:w="1620" w:type="dxa"/>
          </w:tcPr>
          <w:p w:rsidR="00DC21A2" w:rsidRDefault="00DC21A2" w14:paraId="0C5B3FD4" w14:textId="77777777">
            <w:pPr>
              <w:rPr>
                <w:rFonts w:ascii="Calibri" w:hAnsi="Calibri" w:eastAsia="Calibri" w:cs="Calibri"/>
                <w:color w:val="FF0000"/>
              </w:rPr>
            </w:pPr>
          </w:p>
        </w:tc>
      </w:tr>
      <w:tr w:rsidR="00DC21A2" w14:paraId="690BABD1" w14:textId="77777777">
        <w:trPr>
          <w:trHeight w:val="232"/>
        </w:trPr>
        <w:tc>
          <w:tcPr>
            <w:tcW w:w="840" w:type="dxa"/>
          </w:tcPr>
          <w:p w:rsidR="00DC21A2" w:rsidRDefault="0091387A" w14:paraId="266140E5" w14:textId="77777777">
            <w:pPr>
              <w:jc w:val="center"/>
              <w:rPr>
                <w:rFonts w:ascii="Calibri" w:hAnsi="Calibri" w:eastAsia="Calibri" w:cs="Calibri"/>
              </w:rPr>
            </w:pPr>
            <w:r>
              <w:rPr>
                <w:rFonts w:ascii="Calibri" w:hAnsi="Calibri" w:eastAsia="Calibri" w:cs="Calibri"/>
              </w:rPr>
              <w:t>10</w:t>
            </w:r>
          </w:p>
        </w:tc>
        <w:tc>
          <w:tcPr>
            <w:tcW w:w="2700" w:type="dxa"/>
          </w:tcPr>
          <w:p w:rsidR="00DC21A2" w:rsidRDefault="0091387A" w14:paraId="7C035F7D" w14:textId="77777777">
            <w:pPr>
              <w:rPr>
                <w:rFonts w:ascii="Calibri" w:hAnsi="Calibri" w:eastAsia="Calibri" w:cs="Calibri"/>
              </w:rPr>
            </w:pPr>
            <w:r>
              <w:rPr>
                <w:rFonts w:ascii="Calibri" w:hAnsi="Calibri" w:eastAsia="Calibri" w:cs="Calibri"/>
              </w:rPr>
              <w:t>YouTube</w:t>
            </w:r>
          </w:p>
        </w:tc>
        <w:tc>
          <w:tcPr>
            <w:tcW w:w="1620" w:type="dxa"/>
          </w:tcPr>
          <w:p w:rsidR="00DC21A2" w:rsidRDefault="0091387A" w14:paraId="2873377F" w14:textId="77777777">
            <w:pPr>
              <w:rPr>
                <w:rFonts w:ascii="Calibri" w:hAnsi="Calibri" w:eastAsia="Calibri" w:cs="Calibri"/>
              </w:rPr>
            </w:pPr>
            <w:r>
              <w:rPr>
                <w:rFonts w:ascii="Calibri" w:hAnsi="Calibri" w:eastAsia="Calibri" w:cs="Calibri"/>
              </w:rPr>
              <w:t>Text box</w:t>
            </w:r>
          </w:p>
        </w:tc>
        <w:tc>
          <w:tcPr>
            <w:tcW w:w="1455" w:type="dxa"/>
          </w:tcPr>
          <w:p w:rsidR="00DC21A2" w:rsidRDefault="0091387A" w14:paraId="6724CAFE" w14:textId="77777777">
            <w:pPr>
              <w:rPr>
                <w:rFonts w:ascii="Calibri" w:hAnsi="Calibri" w:eastAsia="Calibri" w:cs="Calibri"/>
              </w:rPr>
            </w:pPr>
            <w:r>
              <w:rPr>
                <w:rFonts w:ascii="Calibri" w:hAnsi="Calibri" w:eastAsia="Calibri" w:cs="Calibri"/>
              </w:rPr>
              <w:t>Optional</w:t>
            </w:r>
          </w:p>
        </w:tc>
        <w:tc>
          <w:tcPr>
            <w:tcW w:w="1530" w:type="dxa"/>
          </w:tcPr>
          <w:p w:rsidR="00DC21A2" w:rsidRDefault="00DC21A2" w14:paraId="098C5389" w14:textId="77777777">
            <w:pPr>
              <w:rPr>
                <w:rFonts w:ascii="Calibri" w:hAnsi="Calibri" w:eastAsia="Calibri" w:cs="Calibri"/>
              </w:rPr>
            </w:pPr>
          </w:p>
        </w:tc>
        <w:tc>
          <w:tcPr>
            <w:tcW w:w="1620" w:type="dxa"/>
          </w:tcPr>
          <w:p w:rsidR="00DC21A2" w:rsidRDefault="00DC21A2" w14:paraId="676D5967" w14:textId="77777777">
            <w:pPr>
              <w:rPr>
                <w:rFonts w:ascii="Calibri" w:hAnsi="Calibri" w:eastAsia="Calibri" w:cs="Calibri"/>
                <w:color w:val="FF0000"/>
              </w:rPr>
            </w:pPr>
          </w:p>
        </w:tc>
      </w:tr>
      <w:tr w:rsidR="00DC21A2" w14:paraId="601178A3" w14:textId="77777777">
        <w:trPr>
          <w:trHeight w:val="232"/>
        </w:trPr>
        <w:tc>
          <w:tcPr>
            <w:tcW w:w="840" w:type="dxa"/>
          </w:tcPr>
          <w:p w:rsidR="00DC21A2" w:rsidRDefault="0091387A" w14:paraId="7FCB643D" w14:textId="77777777">
            <w:pPr>
              <w:jc w:val="center"/>
              <w:rPr>
                <w:rFonts w:ascii="Calibri" w:hAnsi="Calibri" w:eastAsia="Calibri" w:cs="Calibri"/>
              </w:rPr>
            </w:pPr>
            <w:r>
              <w:rPr>
                <w:rFonts w:ascii="Calibri" w:hAnsi="Calibri" w:eastAsia="Calibri" w:cs="Calibri"/>
              </w:rPr>
              <w:t>11</w:t>
            </w:r>
          </w:p>
        </w:tc>
        <w:tc>
          <w:tcPr>
            <w:tcW w:w="2700" w:type="dxa"/>
          </w:tcPr>
          <w:p w:rsidR="00DC21A2" w:rsidRDefault="0091387A" w14:paraId="38D166E8" w14:textId="77777777">
            <w:pPr>
              <w:rPr>
                <w:rFonts w:ascii="Calibri" w:hAnsi="Calibri" w:eastAsia="Calibri" w:cs="Calibri"/>
              </w:rPr>
            </w:pPr>
            <w:r>
              <w:rPr>
                <w:rFonts w:ascii="Calibri" w:hAnsi="Calibri" w:eastAsia="Calibri" w:cs="Calibri"/>
              </w:rPr>
              <w:t>Twitter</w:t>
            </w:r>
          </w:p>
        </w:tc>
        <w:tc>
          <w:tcPr>
            <w:tcW w:w="1620" w:type="dxa"/>
          </w:tcPr>
          <w:p w:rsidR="00DC21A2" w:rsidRDefault="0091387A" w14:paraId="546597BD" w14:textId="77777777">
            <w:pPr>
              <w:rPr>
                <w:rFonts w:ascii="Calibri" w:hAnsi="Calibri" w:eastAsia="Calibri" w:cs="Calibri"/>
              </w:rPr>
            </w:pPr>
            <w:r>
              <w:rPr>
                <w:rFonts w:ascii="Calibri" w:hAnsi="Calibri" w:eastAsia="Calibri" w:cs="Calibri"/>
              </w:rPr>
              <w:t>Text box</w:t>
            </w:r>
          </w:p>
        </w:tc>
        <w:tc>
          <w:tcPr>
            <w:tcW w:w="1455" w:type="dxa"/>
          </w:tcPr>
          <w:p w:rsidR="00DC21A2" w:rsidRDefault="0091387A" w14:paraId="587B161C" w14:textId="77777777">
            <w:pPr>
              <w:rPr>
                <w:rFonts w:ascii="Calibri" w:hAnsi="Calibri" w:eastAsia="Calibri" w:cs="Calibri"/>
              </w:rPr>
            </w:pPr>
            <w:r>
              <w:rPr>
                <w:rFonts w:ascii="Calibri" w:hAnsi="Calibri" w:eastAsia="Calibri" w:cs="Calibri"/>
              </w:rPr>
              <w:t>Optional</w:t>
            </w:r>
          </w:p>
        </w:tc>
        <w:tc>
          <w:tcPr>
            <w:tcW w:w="1530" w:type="dxa"/>
          </w:tcPr>
          <w:p w:rsidR="00DC21A2" w:rsidRDefault="00DC21A2" w14:paraId="050C11F5" w14:textId="77777777">
            <w:pPr>
              <w:rPr>
                <w:rFonts w:ascii="Calibri" w:hAnsi="Calibri" w:eastAsia="Calibri" w:cs="Calibri"/>
              </w:rPr>
            </w:pPr>
          </w:p>
        </w:tc>
        <w:tc>
          <w:tcPr>
            <w:tcW w:w="1620" w:type="dxa"/>
          </w:tcPr>
          <w:p w:rsidR="00DC21A2" w:rsidRDefault="00DC21A2" w14:paraId="3B19990E" w14:textId="77777777">
            <w:pPr>
              <w:rPr>
                <w:rFonts w:ascii="Calibri" w:hAnsi="Calibri" w:eastAsia="Calibri" w:cs="Calibri"/>
                <w:color w:val="FF0000"/>
              </w:rPr>
            </w:pPr>
          </w:p>
        </w:tc>
      </w:tr>
      <w:tr w:rsidR="00DC21A2" w14:paraId="2D9B22CE" w14:textId="77777777">
        <w:trPr>
          <w:trHeight w:val="232"/>
        </w:trPr>
        <w:tc>
          <w:tcPr>
            <w:tcW w:w="840" w:type="dxa"/>
          </w:tcPr>
          <w:p w:rsidR="00DC21A2" w:rsidRDefault="0091387A" w14:paraId="194DFB28" w14:textId="77777777">
            <w:pPr>
              <w:jc w:val="center"/>
              <w:rPr>
                <w:rFonts w:ascii="Calibri" w:hAnsi="Calibri" w:eastAsia="Calibri" w:cs="Calibri"/>
              </w:rPr>
            </w:pPr>
            <w:r>
              <w:rPr>
                <w:rFonts w:ascii="Calibri" w:hAnsi="Calibri" w:eastAsia="Calibri" w:cs="Calibri"/>
              </w:rPr>
              <w:t>12</w:t>
            </w:r>
          </w:p>
        </w:tc>
        <w:tc>
          <w:tcPr>
            <w:tcW w:w="2700" w:type="dxa"/>
          </w:tcPr>
          <w:p w:rsidR="00DC21A2" w:rsidRDefault="0091387A" w14:paraId="5FA8DD42" w14:textId="77777777">
            <w:pPr>
              <w:rPr>
                <w:rFonts w:ascii="Calibri" w:hAnsi="Calibri" w:eastAsia="Calibri" w:cs="Calibri"/>
              </w:rPr>
            </w:pPr>
            <w:r>
              <w:rPr>
                <w:rFonts w:ascii="Calibri" w:hAnsi="Calibri" w:eastAsia="Calibri" w:cs="Calibri"/>
              </w:rPr>
              <w:t>LinkedIn</w:t>
            </w:r>
          </w:p>
        </w:tc>
        <w:tc>
          <w:tcPr>
            <w:tcW w:w="1620" w:type="dxa"/>
          </w:tcPr>
          <w:p w:rsidR="00DC21A2" w:rsidRDefault="0091387A" w14:paraId="6C3D21DD" w14:textId="77777777">
            <w:pPr>
              <w:rPr>
                <w:rFonts w:ascii="Calibri" w:hAnsi="Calibri" w:eastAsia="Calibri" w:cs="Calibri"/>
              </w:rPr>
            </w:pPr>
            <w:r>
              <w:rPr>
                <w:rFonts w:ascii="Calibri" w:hAnsi="Calibri" w:eastAsia="Calibri" w:cs="Calibri"/>
              </w:rPr>
              <w:t>Text box</w:t>
            </w:r>
          </w:p>
        </w:tc>
        <w:tc>
          <w:tcPr>
            <w:tcW w:w="1455" w:type="dxa"/>
          </w:tcPr>
          <w:p w:rsidR="00DC21A2" w:rsidRDefault="0091387A" w14:paraId="004902EA" w14:textId="77777777">
            <w:pPr>
              <w:rPr>
                <w:rFonts w:ascii="Calibri" w:hAnsi="Calibri" w:eastAsia="Calibri" w:cs="Calibri"/>
              </w:rPr>
            </w:pPr>
            <w:r>
              <w:rPr>
                <w:rFonts w:ascii="Calibri" w:hAnsi="Calibri" w:eastAsia="Calibri" w:cs="Calibri"/>
              </w:rPr>
              <w:t>Optional</w:t>
            </w:r>
          </w:p>
        </w:tc>
        <w:tc>
          <w:tcPr>
            <w:tcW w:w="1530" w:type="dxa"/>
          </w:tcPr>
          <w:p w:rsidR="00DC21A2" w:rsidRDefault="00DC21A2" w14:paraId="0C018694" w14:textId="77777777">
            <w:pPr>
              <w:rPr>
                <w:rFonts w:ascii="Calibri" w:hAnsi="Calibri" w:eastAsia="Calibri" w:cs="Calibri"/>
              </w:rPr>
            </w:pPr>
          </w:p>
        </w:tc>
        <w:tc>
          <w:tcPr>
            <w:tcW w:w="1620" w:type="dxa"/>
          </w:tcPr>
          <w:p w:rsidR="00DC21A2" w:rsidRDefault="00DC21A2" w14:paraId="31949EC1" w14:textId="77777777">
            <w:pPr>
              <w:rPr>
                <w:rFonts w:ascii="Calibri" w:hAnsi="Calibri" w:eastAsia="Calibri" w:cs="Calibri"/>
                <w:color w:val="FF0000"/>
              </w:rPr>
            </w:pPr>
          </w:p>
        </w:tc>
      </w:tr>
      <w:tr w:rsidR="00DC21A2" w14:paraId="61A01942" w14:textId="77777777">
        <w:trPr>
          <w:trHeight w:val="232"/>
        </w:trPr>
        <w:tc>
          <w:tcPr>
            <w:tcW w:w="840" w:type="dxa"/>
            <w:tcBorders>
              <w:top w:val="single" w:color="000000" w:sz="4" w:space="0"/>
              <w:left w:val="single" w:color="000000" w:sz="4" w:space="0"/>
              <w:bottom w:val="single" w:color="000000" w:sz="4" w:space="0"/>
              <w:right w:val="single" w:color="000000" w:sz="4" w:space="0"/>
            </w:tcBorders>
          </w:tcPr>
          <w:p w:rsidR="00DC21A2" w:rsidRDefault="00DC21A2" w14:paraId="3392F51E" w14:textId="77777777">
            <w:pPr>
              <w:jc w:val="center"/>
              <w:rPr>
                <w:rFonts w:ascii="Calibri" w:hAnsi="Calibri" w:eastAsia="Calibri" w:cs="Calibri"/>
              </w:rPr>
            </w:pPr>
          </w:p>
        </w:tc>
        <w:tc>
          <w:tcPr>
            <w:tcW w:w="2700" w:type="dxa"/>
            <w:tcBorders>
              <w:top w:val="single" w:color="000000" w:sz="4" w:space="0"/>
              <w:left w:val="single" w:color="000000" w:sz="4" w:space="0"/>
              <w:bottom w:val="single" w:color="000000" w:sz="4" w:space="0"/>
              <w:right w:val="single" w:color="000000" w:sz="4" w:space="0"/>
            </w:tcBorders>
          </w:tcPr>
          <w:p w:rsidR="00DC21A2" w:rsidRDefault="0091387A" w14:paraId="27D24B8A" w14:textId="77777777">
            <w:pPr>
              <w:rPr>
                <w:rFonts w:ascii="Calibri" w:hAnsi="Calibri" w:eastAsia="Calibri" w:cs="Calibri"/>
              </w:rPr>
            </w:pPr>
            <w:r>
              <w:rPr>
                <w:rFonts w:ascii="Calibri" w:hAnsi="Calibri" w:eastAsia="Calibri" w:cs="Calibri"/>
              </w:rPr>
              <w:t>Site Contact Details</w:t>
            </w:r>
          </w:p>
        </w:tc>
        <w:tc>
          <w:tcPr>
            <w:tcW w:w="1620" w:type="dxa"/>
            <w:tcBorders>
              <w:top w:val="single" w:color="000000" w:sz="4" w:space="0"/>
              <w:left w:val="single" w:color="000000" w:sz="4" w:space="0"/>
              <w:bottom w:val="single" w:color="000000" w:sz="4" w:space="0"/>
              <w:right w:val="single" w:color="000000" w:sz="4" w:space="0"/>
            </w:tcBorders>
          </w:tcPr>
          <w:p w:rsidR="00DC21A2" w:rsidRDefault="00DC21A2" w14:paraId="49A8C1D7" w14:textId="77777777">
            <w:pPr>
              <w:rPr>
                <w:rFonts w:ascii="Calibri" w:hAnsi="Calibri" w:eastAsia="Calibri" w:cs="Calibri"/>
              </w:rPr>
            </w:pPr>
          </w:p>
        </w:tc>
        <w:tc>
          <w:tcPr>
            <w:tcW w:w="1455" w:type="dxa"/>
            <w:tcBorders>
              <w:top w:val="single" w:color="000000" w:sz="4" w:space="0"/>
              <w:left w:val="single" w:color="000000" w:sz="4" w:space="0"/>
              <w:bottom w:val="single" w:color="000000" w:sz="4" w:space="0"/>
              <w:right w:val="single" w:color="000000" w:sz="4" w:space="0"/>
            </w:tcBorders>
          </w:tcPr>
          <w:p w:rsidR="00DC21A2" w:rsidRDefault="00DC21A2" w14:paraId="6A2128FC" w14:textId="77777777">
            <w:pPr>
              <w:rPr>
                <w:rFonts w:ascii="Calibri" w:hAnsi="Calibri" w:eastAsia="Calibri" w:cs="Calibri"/>
              </w:rPr>
            </w:pPr>
          </w:p>
        </w:tc>
        <w:tc>
          <w:tcPr>
            <w:tcW w:w="1530" w:type="dxa"/>
            <w:tcBorders>
              <w:top w:val="single" w:color="000000" w:sz="4" w:space="0"/>
              <w:left w:val="single" w:color="000000" w:sz="4" w:space="0"/>
              <w:bottom w:val="single" w:color="000000" w:sz="4" w:space="0"/>
              <w:right w:val="single" w:color="000000" w:sz="4" w:space="0"/>
            </w:tcBorders>
          </w:tcPr>
          <w:p w:rsidR="00DC21A2" w:rsidRDefault="00DC21A2" w14:paraId="152E45D5" w14:textId="77777777">
            <w:pPr>
              <w:rPr>
                <w:rFonts w:ascii="Calibri" w:hAnsi="Calibri" w:eastAsia="Calibri" w:cs="Calibri"/>
              </w:rPr>
            </w:pPr>
          </w:p>
        </w:tc>
        <w:tc>
          <w:tcPr>
            <w:tcW w:w="1620" w:type="dxa"/>
            <w:tcBorders>
              <w:top w:val="single" w:color="000000" w:sz="4" w:space="0"/>
              <w:left w:val="single" w:color="000000" w:sz="4" w:space="0"/>
              <w:bottom w:val="single" w:color="000000" w:sz="4" w:space="0"/>
              <w:right w:val="single" w:color="000000" w:sz="4" w:space="0"/>
            </w:tcBorders>
          </w:tcPr>
          <w:p w:rsidR="00DC21A2" w:rsidRDefault="00DC21A2" w14:paraId="2B39C0A4" w14:textId="77777777">
            <w:pPr>
              <w:rPr>
                <w:rFonts w:ascii="Calibri" w:hAnsi="Calibri" w:eastAsia="Calibri" w:cs="Calibri"/>
                <w:color w:val="FF0000"/>
              </w:rPr>
            </w:pPr>
          </w:p>
        </w:tc>
      </w:tr>
      <w:tr w:rsidR="00DC21A2" w14:paraId="431F37DE" w14:textId="77777777">
        <w:trPr>
          <w:trHeight w:val="232"/>
        </w:trPr>
        <w:tc>
          <w:tcPr>
            <w:tcW w:w="840" w:type="dxa"/>
            <w:tcBorders>
              <w:top w:val="single" w:color="000000" w:sz="4" w:space="0"/>
              <w:left w:val="single" w:color="000000" w:sz="4" w:space="0"/>
              <w:bottom w:val="single" w:color="000000" w:sz="4" w:space="0"/>
              <w:right w:val="single" w:color="000000" w:sz="4" w:space="0"/>
            </w:tcBorders>
          </w:tcPr>
          <w:p w:rsidR="00DC21A2" w:rsidRDefault="0091387A" w14:paraId="55F5F655" w14:textId="77777777">
            <w:pPr>
              <w:jc w:val="center"/>
              <w:rPr>
                <w:rFonts w:ascii="Calibri" w:hAnsi="Calibri" w:eastAsia="Calibri" w:cs="Calibri"/>
              </w:rPr>
            </w:pPr>
            <w:r>
              <w:rPr>
                <w:rFonts w:ascii="Calibri" w:hAnsi="Calibri" w:eastAsia="Calibri" w:cs="Calibri"/>
              </w:rPr>
              <w:t>13</w:t>
            </w:r>
          </w:p>
        </w:tc>
        <w:tc>
          <w:tcPr>
            <w:tcW w:w="2700" w:type="dxa"/>
            <w:tcBorders>
              <w:top w:val="single" w:color="000000" w:sz="4" w:space="0"/>
              <w:left w:val="single" w:color="000000" w:sz="4" w:space="0"/>
              <w:bottom w:val="single" w:color="000000" w:sz="4" w:space="0"/>
              <w:right w:val="single" w:color="000000" w:sz="4" w:space="0"/>
            </w:tcBorders>
          </w:tcPr>
          <w:p w:rsidR="00DC21A2" w:rsidRDefault="0091387A" w14:paraId="57F7F04C" w14:textId="77777777">
            <w:pPr>
              <w:rPr>
                <w:rFonts w:ascii="Calibri" w:hAnsi="Calibri" w:eastAsia="Calibri" w:cs="Calibri"/>
              </w:rPr>
            </w:pPr>
            <w:r>
              <w:rPr>
                <w:rFonts w:ascii="Calibri" w:hAnsi="Calibri" w:eastAsia="Calibri" w:cs="Calibri"/>
              </w:rPr>
              <w:t xml:space="preserve">Email </w:t>
            </w:r>
          </w:p>
        </w:tc>
        <w:tc>
          <w:tcPr>
            <w:tcW w:w="1620" w:type="dxa"/>
            <w:tcBorders>
              <w:top w:val="single" w:color="000000" w:sz="4" w:space="0"/>
              <w:left w:val="single" w:color="000000" w:sz="4" w:space="0"/>
              <w:bottom w:val="single" w:color="000000" w:sz="4" w:space="0"/>
              <w:right w:val="single" w:color="000000" w:sz="4" w:space="0"/>
            </w:tcBorders>
          </w:tcPr>
          <w:p w:rsidR="00DC21A2" w:rsidRDefault="0091387A" w14:paraId="5DCA7025" w14:textId="77777777">
            <w:pPr>
              <w:rPr>
                <w:rFonts w:ascii="Calibri" w:hAnsi="Calibri" w:eastAsia="Calibri" w:cs="Calibri"/>
              </w:rPr>
            </w:pPr>
            <w:r>
              <w:rPr>
                <w:rFonts w:ascii="Calibri" w:hAnsi="Calibri" w:eastAsia="Calibri" w:cs="Calibri"/>
              </w:rPr>
              <w:t>Text box</w:t>
            </w:r>
          </w:p>
        </w:tc>
        <w:tc>
          <w:tcPr>
            <w:tcW w:w="1455" w:type="dxa"/>
            <w:tcBorders>
              <w:top w:val="single" w:color="000000" w:sz="4" w:space="0"/>
              <w:left w:val="single" w:color="000000" w:sz="4" w:space="0"/>
              <w:bottom w:val="single" w:color="000000" w:sz="4" w:space="0"/>
              <w:right w:val="single" w:color="000000" w:sz="4" w:space="0"/>
            </w:tcBorders>
          </w:tcPr>
          <w:p w:rsidR="00DC21A2" w:rsidRDefault="0091387A" w14:paraId="3A3D21CB" w14:textId="77777777">
            <w:pPr>
              <w:rPr>
                <w:rFonts w:ascii="Calibri" w:hAnsi="Calibri" w:eastAsia="Calibri" w:cs="Calibri"/>
              </w:rPr>
            </w:pPr>
            <w:r>
              <w:rPr>
                <w:rFonts w:ascii="Calibri" w:hAnsi="Calibri" w:eastAsia="Calibri" w:cs="Calibri"/>
              </w:rPr>
              <w:t>Required</w:t>
            </w:r>
          </w:p>
        </w:tc>
        <w:tc>
          <w:tcPr>
            <w:tcW w:w="1530" w:type="dxa"/>
            <w:tcBorders>
              <w:top w:val="single" w:color="000000" w:sz="4" w:space="0"/>
              <w:left w:val="single" w:color="000000" w:sz="4" w:space="0"/>
              <w:bottom w:val="single" w:color="000000" w:sz="4" w:space="0"/>
              <w:right w:val="single" w:color="000000" w:sz="4" w:space="0"/>
            </w:tcBorders>
          </w:tcPr>
          <w:p w:rsidR="00DC21A2" w:rsidRDefault="00DC21A2" w14:paraId="5646473B" w14:textId="77777777">
            <w:pPr>
              <w:rPr>
                <w:rFonts w:ascii="Calibri" w:hAnsi="Calibri" w:eastAsia="Calibri" w:cs="Calibri"/>
              </w:rPr>
            </w:pPr>
          </w:p>
        </w:tc>
        <w:tc>
          <w:tcPr>
            <w:tcW w:w="1620" w:type="dxa"/>
            <w:tcBorders>
              <w:top w:val="single" w:color="000000" w:sz="4" w:space="0"/>
              <w:left w:val="single" w:color="000000" w:sz="4" w:space="0"/>
              <w:bottom w:val="single" w:color="000000" w:sz="4" w:space="0"/>
              <w:right w:val="single" w:color="000000" w:sz="4" w:space="0"/>
            </w:tcBorders>
          </w:tcPr>
          <w:p w:rsidR="00DC21A2" w:rsidRDefault="00DC21A2" w14:paraId="61277E25" w14:textId="77777777">
            <w:pPr>
              <w:rPr>
                <w:rFonts w:ascii="Calibri" w:hAnsi="Calibri" w:eastAsia="Calibri" w:cs="Calibri"/>
                <w:color w:val="FF0000"/>
              </w:rPr>
            </w:pPr>
          </w:p>
        </w:tc>
      </w:tr>
      <w:tr w:rsidR="00DC21A2" w14:paraId="68236D64" w14:textId="77777777">
        <w:trPr>
          <w:trHeight w:val="232"/>
        </w:trPr>
        <w:tc>
          <w:tcPr>
            <w:tcW w:w="840" w:type="dxa"/>
            <w:tcBorders>
              <w:top w:val="single" w:color="000000" w:sz="4" w:space="0"/>
              <w:left w:val="single" w:color="000000" w:sz="4" w:space="0"/>
              <w:bottom w:val="single" w:color="000000" w:sz="4" w:space="0"/>
              <w:right w:val="single" w:color="000000" w:sz="4" w:space="0"/>
            </w:tcBorders>
          </w:tcPr>
          <w:p w:rsidR="00DC21A2" w:rsidRDefault="0091387A" w14:paraId="1FAF251B" w14:textId="77777777">
            <w:pPr>
              <w:jc w:val="center"/>
              <w:rPr>
                <w:rFonts w:ascii="Calibri" w:hAnsi="Calibri" w:eastAsia="Calibri" w:cs="Calibri"/>
              </w:rPr>
            </w:pPr>
            <w:r>
              <w:rPr>
                <w:rFonts w:ascii="Calibri" w:hAnsi="Calibri" w:eastAsia="Calibri" w:cs="Calibri"/>
              </w:rPr>
              <w:t>14</w:t>
            </w:r>
          </w:p>
        </w:tc>
        <w:tc>
          <w:tcPr>
            <w:tcW w:w="2700" w:type="dxa"/>
            <w:tcBorders>
              <w:top w:val="single" w:color="000000" w:sz="4" w:space="0"/>
              <w:left w:val="single" w:color="000000" w:sz="4" w:space="0"/>
              <w:bottom w:val="single" w:color="000000" w:sz="4" w:space="0"/>
              <w:right w:val="single" w:color="000000" w:sz="4" w:space="0"/>
            </w:tcBorders>
          </w:tcPr>
          <w:p w:rsidR="00DC21A2" w:rsidRDefault="0091387A" w14:paraId="1D2F2E0A" w14:textId="77777777">
            <w:pPr>
              <w:rPr>
                <w:rFonts w:ascii="Calibri" w:hAnsi="Calibri" w:eastAsia="Calibri" w:cs="Calibri"/>
              </w:rPr>
            </w:pPr>
            <w:r>
              <w:rPr>
                <w:rFonts w:ascii="Calibri" w:hAnsi="Calibri" w:eastAsia="Calibri" w:cs="Calibri"/>
              </w:rPr>
              <w:t>Mobile Number</w:t>
            </w:r>
          </w:p>
        </w:tc>
        <w:tc>
          <w:tcPr>
            <w:tcW w:w="1620" w:type="dxa"/>
            <w:tcBorders>
              <w:top w:val="single" w:color="000000" w:sz="4" w:space="0"/>
              <w:left w:val="single" w:color="000000" w:sz="4" w:space="0"/>
              <w:bottom w:val="single" w:color="000000" w:sz="4" w:space="0"/>
              <w:right w:val="single" w:color="000000" w:sz="4" w:space="0"/>
            </w:tcBorders>
          </w:tcPr>
          <w:p w:rsidR="00DC21A2" w:rsidRDefault="0091387A" w14:paraId="3605F612" w14:textId="77777777">
            <w:pPr>
              <w:rPr>
                <w:rFonts w:ascii="Calibri" w:hAnsi="Calibri" w:eastAsia="Calibri" w:cs="Calibri"/>
              </w:rPr>
            </w:pPr>
            <w:r>
              <w:rPr>
                <w:rFonts w:ascii="Calibri" w:hAnsi="Calibri" w:eastAsia="Calibri" w:cs="Calibri"/>
              </w:rPr>
              <w:t>Text box</w:t>
            </w:r>
          </w:p>
        </w:tc>
        <w:tc>
          <w:tcPr>
            <w:tcW w:w="1455" w:type="dxa"/>
            <w:tcBorders>
              <w:top w:val="single" w:color="000000" w:sz="4" w:space="0"/>
              <w:left w:val="single" w:color="000000" w:sz="4" w:space="0"/>
              <w:bottom w:val="single" w:color="000000" w:sz="4" w:space="0"/>
              <w:right w:val="single" w:color="000000" w:sz="4" w:space="0"/>
            </w:tcBorders>
          </w:tcPr>
          <w:p w:rsidR="00DC21A2" w:rsidRDefault="0091387A" w14:paraId="1DBDF279" w14:textId="77777777">
            <w:pPr>
              <w:rPr>
                <w:rFonts w:ascii="Calibri" w:hAnsi="Calibri" w:eastAsia="Calibri" w:cs="Calibri"/>
              </w:rPr>
            </w:pPr>
            <w:r>
              <w:rPr>
                <w:rFonts w:ascii="Calibri" w:hAnsi="Calibri" w:eastAsia="Calibri" w:cs="Calibri"/>
              </w:rPr>
              <w:t>Required</w:t>
            </w:r>
          </w:p>
        </w:tc>
        <w:tc>
          <w:tcPr>
            <w:tcW w:w="1530" w:type="dxa"/>
            <w:tcBorders>
              <w:top w:val="single" w:color="000000" w:sz="4" w:space="0"/>
              <w:left w:val="single" w:color="000000" w:sz="4" w:space="0"/>
              <w:bottom w:val="single" w:color="000000" w:sz="4" w:space="0"/>
              <w:right w:val="single" w:color="000000" w:sz="4" w:space="0"/>
            </w:tcBorders>
          </w:tcPr>
          <w:p w:rsidR="00DC21A2" w:rsidRDefault="00DC21A2" w14:paraId="1B0BCEF2" w14:textId="77777777">
            <w:pPr>
              <w:rPr>
                <w:rFonts w:ascii="Calibri" w:hAnsi="Calibri" w:eastAsia="Calibri" w:cs="Calibri"/>
              </w:rPr>
            </w:pPr>
          </w:p>
        </w:tc>
        <w:tc>
          <w:tcPr>
            <w:tcW w:w="1620" w:type="dxa"/>
            <w:tcBorders>
              <w:top w:val="single" w:color="000000" w:sz="4" w:space="0"/>
              <w:left w:val="single" w:color="000000" w:sz="4" w:space="0"/>
              <w:bottom w:val="single" w:color="000000" w:sz="4" w:space="0"/>
              <w:right w:val="single" w:color="000000" w:sz="4" w:space="0"/>
            </w:tcBorders>
          </w:tcPr>
          <w:p w:rsidR="00DC21A2" w:rsidRDefault="00DC21A2" w14:paraId="2F0EDC3A" w14:textId="77777777">
            <w:pPr>
              <w:rPr>
                <w:rFonts w:ascii="Calibri" w:hAnsi="Calibri" w:eastAsia="Calibri" w:cs="Calibri"/>
                <w:color w:val="FF0000"/>
              </w:rPr>
            </w:pPr>
          </w:p>
        </w:tc>
      </w:tr>
      <w:tr w:rsidR="00DC21A2" w14:paraId="5F440C49" w14:textId="77777777">
        <w:trPr>
          <w:trHeight w:val="232"/>
        </w:trPr>
        <w:tc>
          <w:tcPr>
            <w:tcW w:w="840" w:type="dxa"/>
            <w:tcBorders>
              <w:top w:val="single" w:color="000000" w:sz="4" w:space="0"/>
              <w:left w:val="single" w:color="000000" w:sz="4" w:space="0"/>
              <w:bottom w:val="single" w:color="000000" w:sz="4" w:space="0"/>
              <w:right w:val="single" w:color="000000" w:sz="4" w:space="0"/>
            </w:tcBorders>
          </w:tcPr>
          <w:p w:rsidR="00DC21A2" w:rsidRDefault="0091387A" w14:paraId="32288ABE" w14:textId="77777777">
            <w:pPr>
              <w:jc w:val="center"/>
              <w:rPr>
                <w:rFonts w:ascii="Calibri" w:hAnsi="Calibri" w:eastAsia="Calibri" w:cs="Calibri"/>
              </w:rPr>
            </w:pPr>
            <w:r>
              <w:rPr>
                <w:rFonts w:ascii="Calibri" w:hAnsi="Calibri" w:eastAsia="Calibri" w:cs="Calibri"/>
              </w:rPr>
              <w:t>15</w:t>
            </w:r>
          </w:p>
        </w:tc>
        <w:tc>
          <w:tcPr>
            <w:tcW w:w="2700" w:type="dxa"/>
            <w:tcBorders>
              <w:top w:val="single" w:color="000000" w:sz="4" w:space="0"/>
              <w:left w:val="single" w:color="000000" w:sz="4" w:space="0"/>
              <w:bottom w:val="single" w:color="000000" w:sz="4" w:space="0"/>
              <w:right w:val="single" w:color="000000" w:sz="4" w:space="0"/>
            </w:tcBorders>
          </w:tcPr>
          <w:p w:rsidR="00DC21A2" w:rsidRDefault="0091387A" w14:paraId="585F66B3" w14:textId="77777777">
            <w:pPr>
              <w:rPr>
                <w:rFonts w:ascii="Calibri" w:hAnsi="Calibri" w:eastAsia="Calibri" w:cs="Calibri"/>
              </w:rPr>
            </w:pPr>
            <w:r>
              <w:rPr>
                <w:rFonts w:ascii="Calibri" w:hAnsi="Calibri" w:eastAsia="Calibri" w:cs="Calibri"/>
              </w:rPr>
              <w:t>Address</w:t>
            </w:r>
          </w:p>
        </w:tc>
        <w:tc>
          <w:tcPr>
            <w:tcW w:w="1620" w:type="dxa"/>
            <w:tcBorders>
              <w:top w:val="single" w:color="000000" w:sz="4" w:space="0"/>
              <w:left w:val="single" w:color="000000" w:sz="4" w:space="0"/>
              <w:bottom w:val="single" w:color="000000" w:sz="4" w:space="0"/>
              <w:right w:val="single" w:color="000000" w:sz="4" w:space="0"/>
            </w:tcBorders>
          </w:tcPr>
          <w:p w:rsidR="00DC21A2" w:rsidRDefault="0091387A" w14:paraId="5EF3CC66" w14:textId="77777777">
            <w:pPr>
              <w:rPr>
                <w:rFonts w:ascii="Calibri" w:hAnsi="Calibri" w:eastAsia="Calibri" w:cs="Calibri"/>
              </w:rPr>
            </w:pPr>
            <w:r>
              <w:rPr>
                <w:rFonts w:ascii="Calibri" w:hAnsi="Calibri" w:eastAsia="Calibri" w:cs="Calibri"/>
              </w:rPr>
              <w:t>Text Area</w:t>
            </w:r>
          </w:p>
        </w:tc>
        <w:tc>
          <w:tcPr>
            <w:tcW w:w="1455" w:type="dxa"/>
            <w:tcBorders>
              <w:top w:val="single" w:color="000000" w:sz="4" w:space="0"/>
              <w:left w:val="single" w:color="000000" w:sz="4" w:space="0"/>
              <w:bottom w:val="single" w:color="000000" w:sz="4" w:space="0"/>
              <w:right w:val="single" w:color="000000" w:sz="4" w:space="0"/>
            </w:tcBorders>
          </w:tcPr>
          <w:p w:rsidR="00DC21A2" w:rsidRDefault="0091387A" w14:paraId="49F54A0F" w14:textId="77777777">
            <w:pPr>
              <w:rPr>
                <w:rFonts w:ascii="Calibri" w:hAnsi="Calibri" w:eastAsia="Calibri" w:cs="Calibri"/>
              </w:rPr>
            </w:pPr>
            <w:r>
              <w:rPr>
                <w:rFonts w:ascii="Calibri" w:hAnsi="Calibri" w:eastAsia="Calibri" w:cs="Calibri"/>
              </w:rPr>
              <w:t>Required</w:t>
            </w:r>
          </w:p>
        </w:tc>
        <w:tc>
          <w:tcPr>
            <w:tcW w:w="1530" w:type="dxa"/>
            <w:tcBorders>
              <w:top w:val="single" w:color="000000" w:sz="4" w:space="0"/>
              <w:left w:val="single" w:color="000000" w:sz="4" w:space="0"/>
              <w:bottom w:val="single" w:color="000000" w:sz="4" w:space="0"/>
              <w:right w:val="single" w:color="000000" w:sz="4" w:space="0"/>
            </w:tcBorders>
          </w:tcPr>
          <w:p w:rsidR="00DC21A2" w:rsidRDefault="00DC21A2" w14:paraId="6226F598" w14:textId="77777777">
            <w:pPr>
              <w:rPr>
                <w:rFonts w:ascii="Calibri" w:hAnsi="Calibri" w:eastAsia="Calibri" w:cs="Calibri"/>
              </w:rPr>
            </w:pPr>
          </w:p>
        </w:tc>
        <w:tc>
          <w:tcPr>
            <w:tcW w:w="1620" w:type="dxa"/>
            <w:tcBorders>
              <w:top w:val="single" w:color="000000" w:sz="4" w:space="0"/>
              <w:left w:val="single" w:color="000000" w:sz="4" w:space="0"/>
              <w:bottom w:val="single" w:color="000000" w:sz="4" w:space="0"/>
              <w:right w:val="single" w:color="000000" w:sz="4" w:space="0"/>
            </w:tcBorders>
          </w:tcPr>
          <w:p w:rsidR="00DC21A2" w:rsidRDefault="00DC21A2" w14:paraId="0BA8A163" w14:textId="77777777">
            <w:pPr>
              <w:rPr>
                <w:rFonts w:ascii="Calibri" w:hAnsi="Calibri" w:eastAsia="Calibri" w:cs="Calibri"/>
                <w:color w:val="FF0000"/>
              </w:rPr>
            </w:pPr>
          </w:p>
        </w:tc>
      </w:tr>
      <w:tr w:rsidR="00DC21A2" w14:paraId="4DA74DF9" w14:textId="77777777">
        <w:trPr>
          <w:trHeight w:val="232"/>
        </w:trPr>
        <w:tc>
          <w:tcPr>
            <w:tcW w:w="840" w:type="dxa"/>
            <w:tcBorders>
              <w:top w:val="single" w:color="000000" w:sz="4" w:space="0"/>
              <w:left w:val="single" w:color="000000" w:sz="4" w:space="0"/>
              <w:bottom w:val="single" w:color="000000" w:sz="4" w:space="0"/>
              <w:right w:val="single" w:color="000000" w:sz="4" w:space="0"/>
            </w:tcBorders>
          </w:tcPr>
          <w:p w:rsidR="00DC21A2" w:rsidRDefault="0091387A" w14:paraId="509824A2" w14:textId="77777777">
            <w:pPr>
              <w:jc w:val="center"/>
              <w:rPr>
                <w:rFonts w:ascii="Calibri" w:hAnsi="Calibri" w:eastAsia="Calibri" w:cs="Calibri"/>
              </w:rPr>
            </w:pPr>
            <w:r>
              <w:rPr>
                <w:rFonts w:ascii="Calibri" w:hAnsi="Calibri" w:eastAsia="Calibri" w:cs="Calibri"/>
              </w:rPr>
              <w:t>16</w:t>
            </w:r>
          </w:p>
        </w:tc>
        <w:tc>
          <w:tcPr>
            <w:tcW w:w="2700" w:type="dxa"/>
            <w:tcBorders>
              <w:top w:val="single" w:color="000000" w:sz="4" w:space="0"/>
              <w:left w:val="single" w:color="000000" w:sz="4" w:space="0"/>
              <w:bottom w:val="single" w:color="000000" w:sz="4" w:space="0"/>
              <w:right w:val="single" w:color="000000" w:sz="4" w:space="0"/>
            </w:tcBorders>
          </w:tcPr>
          <w:p w:rsidR="00DC21A2" w:rsidRDefault="0091387A" w14:paraId="77C24C11" w14:textId="77777777">
            <w:pPr>
              <w:rPr>
                <w:rFonts w:ascii="Calibri" w:hAnsi="Calibri" w:eastAsia="Calibri" w:cs="Calibri"/>
              </w:rPr>
            </w:pPr>
            <w:r>
              <w:rPr>
                <w:rFonts w:ascii="Calibri" w:hAnsi="Calibri" w:eastAsia="Calibri" w:cs="Calibri"/>
              </w:rPr>
              <w:t>Helpline</w:t>
            </w:r>
          </w:p>
        </w:tc>
        <w:tc>
          <w:tcPr>
            <w:tcW w:w="1620" w:type="dxa"/>
            <w:tcBorders>
              <w:top w:val="single" w:color="000000" w:sz="4" w:space="0"/>
              <w:left w:val="single" w:color="000000" w:sz="4" w:space="0"/>
              <w:bottom w:val="single" w:color="000000" w:sz="4" w:space="0"/>
              <w:right w:val="single" w:color="000000" w:sz="4" w:space="0"/>
            </w:tcBorders>
          </w:tcPr>
          <w:p w:rsidR="00DC21A2" w:rsidRDefault="0091387A" w14:paraId="73ED139F" w14:textId="77777777">
            <w:pPr>
              <w:rPr>
                <w:rFonts w:ascii="Calibri" w:hAnsi="Calibri" w:eastAsia="Calibri" w:cs="Calibri"/>
              </w:rPr>
            </w:pPr>
            <w:r>
              <w:rPr>
                <w:rFonts w:ascii="Calibri" w:hAnsi="Calibri" w:eastAsia="Calibri" w:cs="Calibri"/>
              </w:rPr>
              <w:t>Text box</w:t>
            </w:r>
          </w:p>
        </w:tc>
        <w:tc>
          <w:tcPr>
            <w:tcW w:w="1455" w:type="dxa"/>
            <w:tcBorders>
              <w:top w:val="single" w:color="000000" w:sz="4" w:space="0"/>
              <w:left w:val="single" w:color="000000" w:sz="4" w:space="0"/>
              <w:bottom w:val="single" w:color="000000" w:sz="4" w:space="0"/>
              <w:right w:val="single" w:color="000000" w:sz="4" w:space="0"/>
            </w:tcBorders>
          </w:tcPr>
          <w:p w:rsidR="00DC21A2" w:rsidRDefault="0091387A" w14:paraId="6916A6E2" w14:textId="77777777">
            <w:pPr>
              <w:rPr>
                <w:rFonts w:ascii="Calibri" w:hAnsi="Calibri" w:eastAsia="Calibri" w:cs="Calibri"/>
              </w:rPr>
            </w:pPr>
            <w:r>
              <w:rPr>
                <w:rFonts w:ascii="Calibri" w:hAnsi="Calibri" w:eastAsia="Calibri" w:cs="Calibri"/>
              </w:rPr>
              <w:t>Required</w:t>
            </w:r>
          </w:p>
        </w:tc>
        <w:tc>
          <w:tcPr>
            <w:tcW w:w="1530" w:type="dxa"/>
            <w:tcBorders>
              <w:top w:val="single" w:color="000000" w:sz="4" w:space="0"/>
              <w:left w:val="single" w:color="000000" w:sz="4" w:space="0"/>
              <w:bottom w:val="single" w:color="000000" w:sz="4" w:space="0"/>
              <w:right w:val="single" w:color="000000" w:sz="4" w:space="0"/>
            </w:tcBorders>
          </w:tcPr>
          <w:p w:rsidR="00DC21A2" w:rsidRDefault="00DC21A2" w14:paraId="250D0A23" w14:textId="77777777">
            <w:pPr>
              <w:rPr>
                <w:rFonts w:ascii="Calibri" w:hAnsi="Calibri" w:eastAsia="Calibri" w:cs="Calibri"/>
              </w:rPr>
            </w:pPr>
          </w:p>
        </w:tc>
        <w:tc>
          <w:tcPr>
            <w:tcW w:w="1620" w:type="dxa"/>
            <w:tcBorders>
              <w:top w:val="single" w:color="000000" w:sz="4" w:space="0"/>
              <w:left w:val="single" w:color="000000" w:sz="4" w:space="0"/>
              <w:bottom w:val="single" w:color="000000" w:sz="4" w:space="0"/>
              <w:right w:val="single" w:color="000000" w:sz="4" w:space="0"/>
            </w:tcBorders>
          </w:tcPr>
          <w:p w:rsidR="00DC21A2" w:rsidRDefault="00DC21A2" w14:paraId="004AB8FC" w14:textId="77777777">
            <w:pPr>
              <w:rPr>
                <w:rFonts w:ascii="Calibri" w:hAnsi="Calibri" w:eastAsia="Calibri" w:cs="Calibri"/>
                <w:color w:val="FF0000"/>
              </w:rPr>
            </w:pPr>
          </w:p>
        </w:tc>
      </w:tr>
      <w:tr w:rsidR="00DC21A2" w14:paraId="04E33C04" w14:textId="77777777">
        <w:trPr>
          <w:trHeight w:val="232"/>
        </w:trPr>
        <w:tc>
          <w:tcPr>
            <w:tcW w:w="840" w:type="dxa"/>
            <w:tcBorders>
              <w:top w:val="single" w:color="000000" w:sz="4" w:space="0"/>
              <w:left w:val="single" w:color="000000" w:sz="4" w:space="0"/>
              <w:bottom w:val="single" w:color="000000" w:sz="4" w:space="0"/>
              <w:right w:val="single" w:color="000000" w:sz="4" w:space="0"/>
            </w:tcBorders>
          </w:tcPr>
          <w:p w:rsidR="00DC21A2" w:rsidRDefault="00DC21A2" w14:paraId="26672CAA" w14:textId="77777777">
            <w:pPr>
              <w:jc w:val="center"/>
              <w:rPr>
                <w:rFonts w:ascii="Calibri" w:hAnsi="Calibri" w:eastAsia="Calibri" w:cs="Calibri"/>
              </w:rPr>
            </w:pPr>
          </w:p>
        </w:tc>
        <w:tc>
          <w:tcPr>
            <w:tcW w:w="2700" w:type="dxa"/>
            <w:tcBorders>
              <w:top w:val="single" w:color="000000" w:sz="4" w:space="0"/>
              <w:left w:val="single" w:color="000000" w:sz="4" w:space="0"/>
              <w:bottom w:val="single" w:color="000000" w:sz="4" w:space="0"/>
              <w:right w:val="single" w:color="000000" w:sz="4" w:space="0"/>
            </w:tcBorders>
          </w:tcPr>
          <w:p w:rsidR="00DC21A2" w:rsidRDefault="0091387A" w14:paraId="5F294A80" w14:textId="77777777">
            <w:pPr>
              <w:rPr>
                <w:rFonts w:ascii="Calibri" w:hAnsi="Calibri" w:eastAsia="Calibri" w:cs="Calibri"/>
              </w:rPr>
            </w:pPr>
            <w:r>
              <w:rPr>
                <w:rFonts w:ascii="Calibri" w:hAnsi="Calibri" w:eastAsia="Calibri" w:cs="Calibri"/>
              </w:rPr>
              <w:t>SEO</w:t>
            </w:r>
          </w:p>
        </w:tc>
        <w:tc>
          <w:tcPr>
            <w:tcW w:w="1620" w:type="dxa"/>
            <w:tcBorders>
              <w:top w:val="single" w:color="000000" w:sz="4" w:space="0"/>
              <w:left w:val="single" w:color="000000" w:sz="4" w:space="0"/>
              <w:bottom w:val="single" w:color="000000" w:sz="4" w:space="0"/>
              <w:right w:val="single" w:color="000000" w:sz="4" w:space="0"/>
            </w:tcBorders>
          </w:tcPr>
          <w:p w:rsidR="00DC21A2" w:rsidRDefault="00DC21A2" w14:paraId="4E1BFB0C" w14:textId="77777777">
            <w:pPr>
              <w:rPr>
                <w:rFonts w:ascii="Calibri" w:hAnsi="Calibri" w:eastAsia="Calibri" w:cs="Calibri"/>
              </w:rPr>
            </w:pPr>
          </w:p>
        </w:tc>
        <w:tc>
          <w:tcPr>
            <w:tcW w:w="1455" w:type="dxa"/>
            <w:tcBorders>
              <w:top w:val="single" w:color="000000" w:sz="4" w:space="0"/>
              <w:left w:val="single" w:color="000000" w:sz="4" w:space="0"/>
              <w:bottom w:val="single" w:color="000000" w:sz="4" w:space="0"/>
              <w:right w:val="single" w:color="000000" w:sz="4" w:space="0"/>
            </w:tcBorders>
          </w:tcPr>
          <w:p w:rsidR="00DC21A2" w:rsidRDefault="00DC21A2" w14:paraId="227AE071" w14:textId="77777777">
            <w:pPr>
              <w:rPr>
                <w:rFonts w:ascii="Calibri" w:hAnsi="Calibri" w:eastAsia="Calibri" w:cs="Calibri"/>
              </w:rPr>
            </w:pPr>
          </w:p>
        </w:tc>
        <w:tc>
          <w:tcPr>
            <w:tcW w:w="1530" w:type="dxa"/>
            <w:tcBorders>
              <w:top w:val="single" w:color="000000" w:sz="4" w:space="0"/>
              <w:left w:val="single" w:color="000000" w:sz="4" w:space="0"/>
              <w:bottom w:val="single" w:color="000000" w:sz="4" w:space="0"/>
              <w:right w:val="single" w:color="000000" w:sz="4" w:space="0"/>
            </w:tcBorders>
          </w:tcPr>
          <w:p w:rsidR="00DC21A2" w:rsidRDefault="00DC21A2" w14:paraId="5F0103CC" w14:textId="77777777">
            <w:pPr>
              <w:rPr>
                <w:rFonts w:ascii="Calibri" w:hAnsi="Calibri" w:eastAsia="Calibri" w:cs="Calibri"/>
              </w:rPr>
            </w:pPr>
          </w:p>
        </w:tc>
        <w:tc>
          <w:tcPr>
            <w:tcW w:w="1620" w:type="dxa"/>
            <w:tcBorders>
              <w:top w:val="single" w:color="000000" w:sz="4" w:space="0"/>
              <w:left w:val="single" w:color="000000" w:sz="4" w:space="0"/>
              <w:bottom w:val="single" w:color="000000" w:sz="4" w:space="0"/>
              <w:right w:val="single" w:color="000000" w:sz="4" w:space="0"/>
            </w:tcBorders>
          </w:tcPr>
          <w:p w:rsidR="00DC21A2" w:rsidRDefault="00DC21A2" w14:paraId="44FBA484" w14:textId="77777777">
            <w:pPr>
              <w:rPr>
                <w:rFonts w:ascii="Calibri" w:hAnsi="Calibri" w:eastAsia="Calibri" w:cs="Calibri"/>
                <w:color w:val="FF0000"/>
              </w:rPr>
            </w:pPr>
          </w:p>
        </w:tc>
      </w:tr>
      <w:tr w:rsidR="00DC21A2" w14:paraId="1CC24CAE" w14:textId="77777777">
        <w:trPr>
          <w:trHeight w:val="232"/>
        </w:trPr>
        <w:tc>
          <w:tcPr>
            <w:tcW w:w="840" w:type="dxa"/>
            <w:tcBorders>
              <w:top w:val="single" w:color="000000" w:sz="4" w:space="0"/>
              <w:left w:val="single" w:color="000000" w:sz="4" w:space="0"/>
              <w:bottom w:val="single" w:color="000000" w:sz="4" w:space="0"/>
              <w:right w:val="single" w:color="000000" w:sz="4" w:space="0"/>
            </w:tcBorders>
          </w:tcPr>
          <w:p w:rsidR="00DC21A2" w:rsidRDefault="0091387A" w14:paraId="1C8213B0" w14:textId="77777777">
            <w:pPr>
              <w:jc w:val="center"/>
              <w:rPr>
                <w:rFonts w:ascii="Calibri" w:hAnsi="Calibri" w:eastAsia="Calibri" w:cs="Calibri"/>
              </w:rPr>
            </w:pPr>
            <w:r>
              <w:rPr>
                <w:rFonts w:ascii="Calibri" w:hAnsi="Calibri" w:eastAsia="Calibri" w:cs="Calibri"/>
              </w:rPr>
              <w:t>17</w:t>
            </w:r>
          </w:p>
        </w:tc>
        <w:tc>
          <w:tcPr>
            <w:tcW w:w="2700" w:type="dxa"/>
            <w:tcBorders>
              <w:top w:val="single" w:color="000000" w:sz="4" w:space="0"/>
              <w:left w:val="single" w:color="000000" w:sz="4" w:space="0"/>
              <w:bottom w:val="single" w:color="000000" w:sz="4" w:space="0"/>
              <w:right w:val="single" w:color="000000" w:sz="4" w:space="0"/>
            </w:tcBorders>
          </w:tcPr>
          <w:p w:rsidR="00DC21A2" w:rsidRDefault="0091387A" w14:paraId="4539FD30" w14:textId="77777777">
            <w:pPr>
              <w:rPr>
                <w:rFonts w:ascii="Calibri" w:hAnsi="Calibri" w:eastAsia="Calibri" w:cs="Calibri"/>
              </w:rPr>
            </w:pPr>
            <w:r>
              <w:rPr>
                <w:rFonts w:ascii="Calibri" w:hAnsi="Calibri" w:eastAsia="Calibri" w:cs="Calibri"/>
              </w:rPr>
              <w:t>Meta Title</w:t>
            </w:r>
          </w:p>
        </w:tc>
        <w:tc>
          <w:tcPr>
            <w:tcW w:w="1620" w:type="dxa"/>
            <w:tcBorders>
              <w:top w:val="single" w:color="000000" w:sz="4" w:space="0"/>
              <w:left w:val="single" w:color="000000" w:sz="4" w:space="0"/>
              <w:bottom w:val="single" w:color="000000" w:sz="4" w:space="0"/>
              <w:right w:val="single" w:color="000000" w:sz="4" w:space="0"/>
            </w:tcBorders>
          </w:tcPr>
          <w:p w:rsidR="00DC21A2" w:rsidRDefault="0091387A" w14:paraId="5CB2E165" w14:textId="77777777">
            <w:pPr>
              <w:rPr>
                <w:rFonts w:ascii="Calibri" w:hAnsi="Calibri" w:eastAsia="Calibri" w:cs="Calibri"/>
              </w:rPr>
            </w:pPr>
            <w:r>
              <w:rPr>
                <w:rFonts w:ascii="Calibri" w:hAnsi="Calibri" w:eastAsia="Calibri" w:cs="Calibri"/>
              </w:rPr>
              <w:t>Text box</w:t>
            </w:r>
          </w:p>
        </w:tc>
        <w:tc>
          <w:tcPr>
            <w:tcW w:w="1455" w:type="dxa"/>
            <w:tcBorders>
              <w:top w:val="single" w:color="000000" w:sz="4" w:space="0"/>
              <w:left w:val="single" w:color="000000" w:sz="4" w:space="0"/>
              <w:bottom w:val="single" w:color="000000" w:sz="4" w:space="0"/>
              <w:right w:val="single" w:color="000000" w:sz="4" w:space="0"/>
            </w:tcBorders>
          </w:tcPr>
          <w:p w:rsidR="00DC21A2" w:rsidRDefault="0091387A" w14:paraId="557DBA0E" w14:textId="77777777">
            <w:pPr>
              <w:rPr>
                <w:rFonts w:ascii="Calibri" w:hAnsi="Calibri" w:eastAsia="Calibri" w:cs="Calibri"/>
              </w:rPr>
            </w:pPr>
            <w:r>
              <w:rPr>
                <w:rFonts w:ascii="Calibri" w:hAnsi="Calibri" w:eastAsia="Calibri" w:cs="Calibri"/>
              </w:rPr>
              <w:t>Optional</w:t>
            </w:r>
          </w:p>
        </w:tc>
        <w:tc>
          <w:tcPr>
            <w:tcW w:w="1530" w:type="dxa"/>
            <w:tcBorders>
              <w:top w:val="single" w:color="000000" w:sz="4" w:space="0"/>
              <w:left w:val="single" w:color="000000" w:sz="4" w:space="0"/>
              <w:bottom w:val="single" w:color="000000" w:sz="4" w:space="0"/>
              <w:right w:val="single" w:color="000000" w:sz="4" w:space="0"/>
            </w:tcBorders>
          </w:tcPr>
          <w:p w:rsidR="00DC21A2" w:rsidRDefault="00DC21A2" w14:paraId="5357872C" w14:textId="77777777">
            <w:pPr>
              <w:rPr>
                <w:rFonts w:ascii="Calibri" w:hAnsi="Calibri" w:eastAsia="Calibri" w:cs="Calibri"/>
              </w:rPr>
            </w:pPr>
          </w:p>
        </w:tc>
        <w:tc>
          <w:tcPr>
            <w:tcW w:w="1620" w:type="dxa"/>
            <w:tcBorders>
              <w:top w:val="single" w:color="000000" w:sz="4" w:space="0"/>
              <w:left w:val="single" w:color="000000" w:sz="4" w:space="0"/>
              <w:bottom w:val="single" w:color="000000" w:sz="4" w:space="0"/>
              <w:right w:val="single" w:color="000000" w:sz="4" w:space="0"/>
            </w:tcBorders>
          </w:tcPr>
          <w:p w:rsidR="00DC21A2" w:rsidRDefault="00DC21A2" w14:paraId="5FE985E3" w14:textId="77777777">
            <w:pPr>
              <w:rPr>
                <w:rFonts w:ascii="Calibri" w:hAnsi="Calibri" w:eastAsia="Calibri" w:cs="Calibri"/>
                <w:color w:val="FF0000"/>
              </w:rPr>
            </w:pPr>
          </w:p>
        </w:tc>
      </w:tr>
      <w:tr w:rsidR="00DC21A2" w14:paraId="3777EAA9" w14:textId="77777777">
        <w:trPr>
          <w:trHeight w:val="232"/>
        </w:trPr>
        <w:tc>
          <w:tcPr>
            <w:tcW w:w="840" w:type="dxa"/>
            <w:tcBorders>
              <w:top w:val="single" w:color="000000" w:sz="4" w:space="0"/>
              <w:left w:val="single" w:color="000000" w:sz="4" w:space="0"/>
              <w:bottom w:val="single" w:color="000000" w:sz="4" w:space="0"/>
              <w:right w:val="single" w:color="000000" w:sz="4" w:space="0"/>
            </w:tcBorders>
          </w:tcPr>
          <w:p w:rsidR="00DC21A2" w:rsidRDefault="0091387A" w14:paraId="6504624F" w14:textId="77777777">
            <w:pPr>
              <w:rPr>
                <w:rFonts w:ascii="Calibri" w:hAnsi="Calibri" w:eastAsia="Calibri" w:cs="Calibri"/>
              </w:rPr>
            </w:pPr>
            <w:r>
              <w:rPr>
                <w:rFonts w:ascii="Calibri" w:hAnsi="Calibri" w:eastAsia="Calibri" w:cs="Calibri"/>
              </w:rPr>
              <w:t xml:space="preserve">  18</w:t>
            </w:r>
          </w:p>
        </w:tc>
        <w:tc>
          <w:tcPr>
            <w:tcW w:w="2700" w:type="dxa"/>
            <w:tcBorders>
              <w:top w:val="single" w:color="000000" w:sz="4" w:space="0"/>
              <w:left w:val="single" w:color="000000" w:sz="4" w:space="0"/>
              <w:bottom w:val="single" w:color="000000" w:sz="4" w:space="0"/>
              <w:right w:val="single" w:color="000000" w:sz="4" w:space="0"/>
            </w:tcBorders>
          </w:tcPr>
          <w:p w:rsidR="00DC21A2" w:rsidRDefault="0091387A" w14:paraId="743C6C41" w14:textId="77777777">
            <w:pPr>
              <w:rPr>
                <w:rFonts w:ascii="Calibri" w:hAnsi="Calibri" w:eastAsia="Calibri" w:cs="Calibri"/>
              </w:rPr>
            </w:pPr>
            <w:r>
              <w:rPr>
                <w:rFonts w:ascii="Calibri" w:hAnsi="Calibri" w:eastAsia="Calibri" w:cs="Calibri"/>
              </w:rPr>
              <w:t>Meta Keywords</w:t>
            </w:r>
          </w:p>
        </w:tc>
        <w:tc>
          <w:tcPr>
            <w:tcW w:w="1620" w:type="dxa"/>
            <w:tcBorders>
              <w:top w:val="single" w:color="000000" w:sz="4" w:space="0"/>
              <w:left w:val="single" w:color="000000" w:sz="4" w:space="0"/>
              <w:bottom w:val="single" w:color="000000" w:sz="4" w:space="0"/>
              <w:right w:val="single" w:color="000000" w:sz="4" w:space="0"/>
            </w:tcBorders>
          </w:tcPr>
          <w:p w:rsidR="00DC21A2" w:rsidRDefault="0091387A" w14:paraId="4D11E79C" w14:textId="77777777">
            <w:pPr>
              <w:rPr>
                <w:rFonts w:ascii="Calibri" w:hAnsi="Calibri" w:eastAsia="Calibri" w:cs="Calibri"/>
              </w:rPr>
            </w:pPr>
            <w:r>
              <w:rPr>
                <w:rFonts w:ascii="Calibri" w:hAnsi="Calibri" w:eastAsia="Calibri" w:cs="Calibri"/>
              </w:rPr>
              <w:t>Text Area</w:t>
            </w:r>
          </w:p>
        </w:tc>
        <w:tc>
          <w:tcPr>
            <w:tcW w:w="1455" w:type="dxa"/>
            <w:tcBorders>
              <w:top w:val="single" w:color="000000" w:sz="4" w:space="0"/>
              <w:left w:val="single" w:color="000000" w:sz="4" w:space="0"/>
              <w:bottom w:val="single" w:color="000000" w:sz="4" w:space="0"/>
              <w:right w:val="single" w:color="000000" w:sz="4" w:space="0"/>
            </w:tcBorders>
          </w:tcPr>
          <w:p w:rsidR="00DC21A2" w:rsidRDefault="0091387A" w14:paraId="42EF1806" w14:textId="77777777">
            <w:pPr>
              <w:rPr>
                <w:rFonts w:ascii="Calibri" w:hAnsi="Calibri" w:eastAsia="Calibri" w:cs="Calibri"/>
              </w:rPr>
            </w:pPr>
            <w:r>
              <w:rPr>
                <w:rFonts w:ascii="Calibri" w:hAnsi="Calibri" w:eastAsia="Calibri" w:cs="Calibri"/>
              </w:rPr>
              <w:t>Optional</w:t>
            </w:r>
          </w:p>
        </w:tc>
        <w:tc>
          <w:tcPr>
            <w:tcW w:w="1530" w:type="dxa"/>
            <w:tcBorders>
              <w:top w:val="single" w:color="000000" w:sz="4" w:space="0"/>
              <w:left w:val="single" w:color="000000" w:sz="4" w:space="0"/>
              <w:bottom w:val="single" w:color="000000" w:sz="4" w:space="0"/>
              <w:right w:val="single" w:color="000000" w:sz="4" w:space="0"/>
            </w:tcBorders>
          </w:tcPr>
          <w:p w:rsidR="00DC21A2" w:rsidRDefault="00DC21A2" w14:paraId="69797B8A" w14:textId="77777777">
            <w:pPr>
              <w:rPr>
                <w:rFonts w:ascii="Calibri" w:hAnsi="Calibri" w:eastAsia="Calibri" w:cs="Calibri"/>
              </w:rPr>
            </w:pPr>
          </w:p>
        </w:tc>
        <w:tc>
          <w:tcPr>
            <w:tcW w:w="1620" w:type="dxa"/>
            <w:tcBorders>
              <w:top w:val="single" w:color="000000" w:sz="4" w:space="0"/>
              <w:left w:val="single" w:color="000000" w:sz="4" w:space="0"/>
              <w:bottom w:val="single" w:color="000000" w:sz="4" w:space="0"/>
              <w:right w:val="single" w:color="000000" w:sz="4" w:space="0"/>
            </w:tcBorders>
          </w:tcPr>
          <w:p w:rsidR="00DC21A2" w:rsidRDefault="00DC21A2" w14:paraId="74854368" w14:textId="77777777">
            <w:pPr>
              <w:rPr>
                <w:rFonts w:ascii="Calibri" w:hAnsi="Calibri" w:eastAsia="Calibri" w:cs="Calibri"/>
                <w:color w:val="FF0000"/>
              </w:rPr>
            </w:pPr>
          </w:p>
        </w:tc>
      </w:tr>
      <w:tr w:rsidR="00DC21A2" w14:paraId="2C027177" w14:textId="77777777">
        <w:trPr>
          <w:trHeight w:val="232"/>
        </w:trPr>
        <w:tc>
          <w:tcPr>
            <w:tcW w:w="840" w:type="dxa"/>
            <w:tcBorders>
              <w:top w:val="single" w:color="000000" w:sz="4" w:space="0"/>
              <w:left w:val="single" w:color="000000" w:sz="4" w:space="0"/>
              <w:bottom w:val="single" w:color="000000" w:sz="4" w:space="0"/>
              <w:right w:val="single" w:color="000000" w:sz="4" w:space="0"/>
            </w:tcBorders>
          </w:tcPr>
          <w:p w:rsidR="00DC21A2" w:rsidRDefault="0091387A" w14:paraId="0E72353B" w14:textId="77777777">
            <w:pPr>
              <w:jc w:val="center"/>
              <w:rPr>
                <w:rFonts w:ascii="Calibri" w:hAnsi="Calibri" w:eastAsia="Calibri" w:cs="Calibri"/>
              </w:rPr>
            </w:pPr>
            <w:r>
              <w:rPr>
                <w:rFonts w:ascii="Calibri" w:hAnsi="Calibri" w:eastAsia="Calibri" w:cs="Calibri"/>
              </w:rPr>
              <w:t>19</w:t>
            </w:r>
          </w:p>
        </w:tc>
        <w:tc>
          <w:tcPr>
            <w:tcW w:w="2700" w:type="dxa"/>
            <w:tcBorders>
              <w:top w:val="single" w:color="000000" w:sz="4" w:space="0"/>
              <w:left w:val="single" w:color="000000" w:sz="4" w:space="0"/>
              <w:bottom w:val="single" w:color="000000" w:sz="4" w:space="0"/>
              <w:right w:val="single" w:color="000000" w:sz="4" w:space="0"/>
            </w:tcBorders>
          </w:tcPr>
          <w:p w:rsidR="00DC21A2" w:rsidRDefault="0091387A" w14:paraId="4E70D81F" w14:textId="77777777">
            <w:pPr>
              <w:rPr>
                <w:rFonts w:ascii="Calibri" w:hAnsi="Calibri" w:eastAsia="Calibri" w:cs="Calibri"/>
              </w:rPr>
            </w:pPr>
            <w:r>
              <w:rPr>
                <w:rFonts w:ascii="Calibri" w:hAnsi="Calibri" w:eastAsia="Calibri" w:cs="Calibri"/>
              </w:rPr>
              <w:t>Meta Description</w:t>
            </w:r>
          </w:p>
        </w:tc>
        <w:tc>
          <w:tcPr>
            <w:tcW w:w="1620" w:type="dxa"/>
            <w:tcBorders>
              <w:top w:val="single" w:color="000000" w:sz="4" w:space="0"/>
              <w:left w:val="single" w:color="000000" w:sz="4" w:space="0"/>
              <w:bottom w:val="single" w:color="000000" w:sz="4" w:space="0"/>
              <w:right w:val="single" w:color="000000" w:sz="4" w:space="0"/>
            </w:tcBorders>
          </w:tcPr>
          <w:p w:rsidR="00DC21A2" w:rsidRDefault="0091387A" w14:paraId="5A20063C" w14:textId="77777777">
            <w:pPr>
              <w:rPr>
                <w:rFonts w:ascii="Calibri" w:hAnsi="Calibri" w:eastAsia="Calibri" w:cs="Calibri"/>
              </w:rPr>
            </w:pPr>
            <w:r>
              <w:rPr>
                <w:rFonts w:ascii="Calibri" w:hAnsi="Calibri" w:eastAsia="Calibri" w:cs="Calibri"/>
              </w:rPr>
              <w:t>Text Area</w:t>
            </w:r>
          </w:p>
        </w:tc>
        <w:tc>
          <w:tcPr>
            <w:tcW w:w="1455" w:type="dxa"/>
            <w:tcBorders>
              <w:top w:val="single" w:color="000000" w:sz="4" w:space="0"/>
              <w:left w:val="single" w:color="000000" w:sz="4" w:space="0"/>
              <w:bottom w:val="single" w:color="000000" w:sz="4" w:space="0"/>
              <w:right w:val="single" w:color="000000" w:sz="4" w:space="0"/>
            </w:tcBorders>
          </w:tcPr>
          <w:p w:rsidR="00DC21A2" w:rsidRDefault="0091387A" w14:paraId="199C17FF" w14:textId="77777777">
            <w:pPr>
              <w:rPr>
                <w:rFonts w:ascii="Calibri" w:hAnsi="Calibri" w:eastAsia="Calibri" w:cs="Calibri"/>
              </w:rPr>
            </w:pPr>
            <w:r>
              <w:rPr>
                <w:rFonts w:ascii="Calibri" w:hAnsi="Calibri" w:eastAsia="Calibri" w:cs="Calibri"/>
              </w:rPr>
              <w:t>Optional</w:t>
            </w:r>
          </w:p>
        </w:tc>
        <w:tc>
          <w:tcPr>
            <w:tcW w:w="1530" w:type="dxa"/>
            <w:tcBorders>
              <w:top w:val="single" w:color="000000" w:sz="4" w:space="0"/>
              <w:left w:val="single" w:color="000000" w:sz="4" w:space="0"/>
              <w:bottom w:val="single" w:color="000000" w:sz="4" w:space="0"/>
              <w:right w:val="single" w:color="000000" w:sz="4" w:space="0"/>
            </w:tcBorders>
          </w:tcPr>
          <w:p w:rsidR="00DC21A2" w:rsidRDefault="00DC21A2" w14:paraId="14515034" w14:textId="77777777">
            <w:pPr>
              <w:rPr>
                <w:rFonts w:ascii="Calibri" w:hAnsi="Calibri" w:eastAsia="Calibri" w:cs="Calibri"/>
              </w:rPr>
            </w:pPr>
          </w:p>
        </w:tc>
        <w:tc>
          <w:tcPr>
            <w:tcW w:w="1620" w:type="dxa"/>
            <w:tcBorders>
              <w:top w:val="single" w:color="000000" w:sz="4" w:space="0"/>
              <w:left w:val="single" w:color="000000" w:sz="4" w:space="0"/>
              <w:bottom w:val="single" w:color="000000" w:sz="4" w:space="0"/>
              <w:right w:val="single" w:color="000000" w:sz="4" w:space="0"/>
            </w:tcBorders>
          </w:tcPr>
          <w:p w:rsidR="00DC21A2" w:rsidRDefault="00DC21A2" w14:paraId="0E7EA812" w14:textId="77777777">
            <w:pPr>
              <w:rPr>
                <w:rFonts w:ascii="Calibri" w:hAnsi="Calibri" w:eastAsia="Calibri" w:cs="Calibri"/>
                <w:color w:val="FF0000"/>
              </w:rPr>
            </w:pPr>
          </w:p>
        </w:tc>
      </w:tr>
    </w:tbl>
    <w:p w:rsidR="00DC21A2" w:rsidRDefault="00DC21A2" w14:paraId="74C79B2C" w14:textId="77777777">
      <w:pPr>
        <w:spacing w:line="240" w:lineRule="auto"/>
        <w:ind w:firstLine="360"/>
        <w:rPr>
          <w:rFonts w:ascii="Calibri" w:hAnsi="Calibri" w:eastAsia="Calibri" w:cs="Calibri"/>
          <w:sz w:val="24"/>
          <w:szCs w:val="24"/>
        </w:rPr>
      </w:pPr>
    </w:p>
    <w:p w:rsidR="00DC21A2" w:rsidRDefault="0091387A" w14:paraId="2898E8FD" w14:textId="77777777">
      <w:pPr>
        <w:numPr>
          <w:ilvl w:val="0"/>
          <w:numId w:val="45"/>
        </w:numPr>
        <w:spacing w:line="240" w:lineRule="auto"/>
        <w:rPr>
          <w:rFonts w:ascii="Calibri" w:hAnsi="Calibri" w:eastAsia="Calibri" w:cs="Calibri"/>
          <w:sz w:val="24"/>
          <w:szCs w:val="24"/>
        </w:rPr>
      </w:pPr>
      <w:r>
        <w:rPr>
          <w:rFonts w:ascii="Calibri" w:hAnsi="Calibri" w:eastAsia="Calibri" w:cs="Calibri"/>
          <w:sz w:val="24"/>
          <w:szCs w:val="24"/>
        </w:rPr>
        <w:t>Site Title – Maximum of 255 characters allowed.</w:t>
      </w:r>
    </w:p>
    <w:p w:rsidR="00DC21A2" w:rsidRDefault="0091387A" w14:paraId="0D2EEB15" w14:textId="77777777">
      <w:pPr>
        <w:numPr>
          <w:ilvl w:val="0"/>
          <w:numId w:val="45"/>
        </w:numPr>
        <w:spacing w:line="240" w:lineRule="auto"/>
        <w:rPr>
          <w:rFonts w:ascii="Calibri" w:hAnsi="Calibri" w:eastAsia="Calibri" w:cs="Calibri"/>
          <w:sz w:val="24"/>
          <w:szCs w:val="24"/>
        </w:rPr>
      </w:pPr>
      <w:r>
        <w:rPr>
          <w:rFonts w:ascii="Calibri" w:hAnsi="Calibri" w:eastAsia="Calibri" w:cs="Calibri"/>
          <w:sz w:val="24"/>
          <w:szCs w:val="24"/>
        </w:rPr>
        <w:t>Site URL – Valid URL.</w:t>
      </w:r>
    </w:p>
    <w:p w:rsidR="00DC21A2" w:rsidRDefault="0091387A" w14:paraId="5BFD4ECE" w14:textId="77777777">
      <w:pPr>
        <w:numPr>
          <w:ilvl w:val="0"/>
          <w:numId w:val="45"/>
        </w:numPr>
        <w:spacing w:line="240" w:lineRule="auto"/>
        <w:rPr>
          <w:rFonts w:ascii="Calibri" w:hAnsi="Calibri" w:eastAsia="Calibri" w:cs="Calibri"/>
          <w:sz w:val="24"/>
          <w:szCs w:val="24"/>
        </w:rPr>
      </w:pPr>
      <w:r>
        <w:rPr>
          <w:rFonts w:ascii="Calibri" w:hAnsi="Calibri" w:eastAsia="Calibri" w:cs="Calibri"/>
          <w:sz w:val="24"/>
          <w:szCs w:val="24"/>
        </w:rPr>
        <w:t>Date Format - Any one value from the dropdown.</w:t>
      </w:r>
    </w:p>
    <w:p w:rsidR="00DC21A2" w:rsidRDefault="0091387A" w14:paraId="1FC52E4C" w14:textId="77777777">
      <w:pPr>
        <w:numPr>
          <w:ilvl w:val="0"/>
          <w:numId w:val="45"/>
        </w:numPr>
        <w:spacing w:line="240" w:lineRule="auto"/>
        <w:rPr>
          <w:rFonts w:ascii="Calibri" w:hAnsi="Calibri" w:eastAsia="Calibri" w:cs="Calibri"/>
          <w:sz w:val="24"/>
          <w:szCs w:val="24"/>
        </w:rPr>
      </w:pPr>
      <w:r>
        <w:rPr>
          <w:rFonts w:ascii="Calibri" w:hAnsi="Calibri" w:eastAsia="Calibri" w:cs="Calibri"/>
          <w:sz w:val="24"/>
          <w:szCs w:val="24"/>
        </w:rPr>
        <w:t>Max Image Size (In MB) - It should be in numerals.</w:t>
      </w:r>
    </w:p>
    <w:p w:rsidR="00DC21A2" w:rsidP="42094E3C" w:rsidRDefault="0091387A" w14:paraId="6A8DDDF1" w14:textId="77777777">
      <w:pPr>
        <w:numPr>
          <w:ilvl w:val="0"/>
          <w:numId w:val="45"/>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Currency - Any one value from the dropdown.</w:t>
      </w:r>
    </w:p>
    <w:p w:rsidR="00DC21A2" w:rsidRDefault="0091387A" w14:paraId="5F885990" w14:textId="77777777">
      <w:pPr>
        <w:numPr>
          <w:ilvl w:val="0"/>
          <w:numId w:val="45"/>
        </w:numPr>
        <w:spacing w:line="240" w:lineRule="auto"/>
        <w:rPr>
          <w:rFonts w:ascii="Calibri" w:hAnsi="Calibri" w:eastAsia="Calibri" w:cs="Calibri"/>
          <w:sz w:val="24"/>
          <w:szCs w:val="24"/>
        </w:rPr>
      </w:pPr>
      <w:r>
        <w:rPr>
          <w:rFonts w:ascii="Calibri" w:hAnsi="Calibri" w:eastAsia="Calibri" w:cs="Calibri"/>
          <w:sz w:val="24"/>
          <w:szCs w:val="24"/>
        </w:rPr>
        <w:t>Show Currency Symbol - Any one value from the dropdown.</w:t>
      </w:r>
    </w:p>
    <w:p w:rsidR="00DC21A2" w:rsidP="4DF41364" w:rsidRDefault="0091387A" w14:paraId="0CE0E28D" w14:textId="77777777">
      <w:pPr>
        <w:numPr>
          <w:ilvl w:val="0"/>
          <w:numId w:val="45"/>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Short Logo - Valid Image with format (.jpg, .jpeg, .png)</w:t>
      </w:r>
    </w:p>
    <w:p w:rsidR="00DC21A2" w:rsidP="4DF41364" w:rsidRDefault="0091387A" w14:paraId="2A5FEAA7" w14:textId="77777777">
      <w:pPr>
        <w:numPr>
          <w:ilvl w:val="0"/>
          <w:numId w:val="45"/>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Full Logo – Valid Image with format (.jpg, .jpeg, .png)</w:t>
      </w:r>
    </w:p>
    <w:p w:rsidR="00DC21A2" w:rsidRDefault="0091387A" w14:paraId="3CB9E1AF" w14:textId="77777777">
      <w:pPr>
        <w:numPr>
          <w:ilvl w:val="0"/>
          <w:numId w:val="45"/>
        </w:numPr>
        <w:spacing w:line="240" w:lineRule="auto"/>
        <w:rPr>
          <w:rFonts w:ascii="Calibri" w:hAnsi="Calibri" w:eastAsia="Calibri" w:cs="Calibri"/>
          <w:sz w:val="24"/>
          <w:szCs w:val="24"/>
        </w:rPr>
      </w:pPr>
      <w:r>
        <w:rPr>
          <w:rFonts w:ascii="Calibri" w:hAnsi="Calibri" w:eastAsia="Calibri" w:cs="Calibri"/>
          <w:sz w:val="24"/>
          <w:szCs w:val="24"/>
        </w:rPr>
        <w:t>Facebook – Maximum of 255 characters allowed.</w:t>
      </w:r>
    </w:p>
    <w:p w:rsidR="00DC21A2" w:rsidRDefault="0091387A" w14:paraId="4213C852" w14:textId="77777777">
      <w:pPr>
        <w:numPr>
          <w:ilvl w:val="0"/>
          <w:numId w:val="45"/>
        </w:numPr>
        <w:spacing w:line="240" w:lineRule="auto"/>
        <w:rPr>
          <w:rFonts w:ascii="Calibri" w:hAnsi="Calibri" w:eastAsia="Calibri" w:cs="Calibri"/>
          <w:sz w:val="24"/>
          <w:szCs w:val="24"/>
        </w:rPr>
      </w:pPr>
      <w:r>
        <w:rPr>
          <w:rFonts w:ascii="Calibri" w:hAnsi="Calibri" w:eastAsia="Calibri" w:cs="Calibri"/>
          <w:sz w:val="24"/>
          <w:szCs w:val="24"/>
        </w:rPr>
        <w:t>YouTube – Maximum of 255 characters allowed.</w:t>
      </w:r>
    </w:p>
    <w:p w:rsidR="00DC21A2" w:rsidRDefault="0091387A" w14:paraId="0BF8D226" w14:textId="77777777">
      <w:pPr>
        <w:numPr>
          <w:ilvl w:val="0"/>
          <w:numId w:val="45"/>
        </w:numPr>
        <w:spacing w:line="240" w:lineRule="auto"/>
        <w:rPr>
          <w:rFonts w:ascii="Calibri" w:hAnsi="Calibri" w:eastAsia="Calibri" w:cs="Calibri"/>
          <w:sz w:val="24"/>
          <w:szCs w:val="24"/>
        </w:rPr>
      </w:pPr>
      <w:r>
        <w:rPr>
          <w:rFonts w:ascii="Calibri" w:hAnsi="Calibri" w:eastAsia="Calibri" w:cs="Calibri"/>
          <w:sz w:val="24"/>
          <w:szCs w:val="24"/>
        </w:rPr>
        <w:t>Twitter – Maximum of 255 characters allowed.</w:t>
      </w:r>
    </w:p>
    <w:p w:rsidR="00DC21A2" w:rsidRDefault="0091387A" w14:paraId="63A2C5E8" w14:textId="77777777">
      <w:pPr>
        <w:numPr>
          <w:ilvl w:val="0"/>
          <w:numId w:val="45"/>
        </w:numPr>
        <w:spacing w:line="240" w:lineRule="auto"/>
        <w:rPr>
          <w:rFonts w:ascii="Calibri" w:hAnsi="Calibri" w:eastAsia="Calibri" w:cs="Calibri"/>
          <w:sz w:val="24"/>
          <w:szCs w:val="24"/>
        </w:rPr>
      </w:pPr>
      <w:r>
        <w:rPr>
          <w:rFonts w:ascii="Calibri" w:hAnsi="Calibri" w:eastAsia="Calibri" w:cs="Calibri"/>
          <w:sz w:val="24"/>
          <w:szCs w:val="24"/>
        </w:rPr>
        <w:t>LinkedIn – Maximum of 255 characters allowed.</w:t>
      </w:r>
    </w:p>
    <w:p w:rsidR="00DC21A2" w:rsidP="4DF41364" w:rsidRDefault="0091387A" w14:paraId="768F47C5" w14:textId="77777777">
      <w:pPr>
        <w:numPr>
          <w:ilvl w:val="0"/>
          <w:numId w:val="45"/>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Email – A valid Email is required. A disposable email address is not allowed.</w:t>
      </w:r>
    </w:p>
    <w:p w:rsidR="00DC21A2" w:rsidP="42094E3C" w:rsidRDefault="0091387A" w14:paraId="71C13F62" w14:textId="77777777">
      <w:pPr>
        <w:numPr>
          <w:ilvl w:val="0"/>
          <w:numId w:val="45"/>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Mobile Number – It should be in numerals of 10 digits. It should not allow any alphabets or special characters or spaces.</w:t>
      </w:r>
    </w:p>
    <w:p w:rsidR="00DC21A2" w:rsidRDefault="0091387A" w14:paraId="1DA98552" w14:textId="77777777">
      <w:pPr>
        <w:numPr>
          <w:ilvl w:val="0"/>
          <w:numId w:val="45"/>
        </w:numPr>
        <w:spacing w:line="240" w:lineRule="auto"/>
        <w:rPr>
          <w:rFonts w:ascii="Calibri" w:hAnsi="Calibri" w:eastAsia="Calibri" w:cs="Calibri"/>
          <w:sz w:val="24"/>
          <w:szCs w:val="24"/>
        </w:rPr>
      </w:pPr>
      <w:r>
        <w:rPr>
          <w:rFonts w:ascii="Calibri" w:hAnsi="Calibri" w:eastAsia="Calibri" w:cs="Calibri"/>
          <w:sz w:val="24"/>
          <w:szCs w:val="24"/>
        </w:rPr>
        <w:t>Address – Maximum of 255 characters allowed.</w:t>
      </w:r>
    </w:p>
    <w:p w:rsidR="00DC21A2" w:rsidP="42094E3C" w:rsidRDefault="0091387A" w14:paraId="0B6C51DD" w14:textId="77777777">
      <w:pPr>
        <w:numPr>
          <w:ilvl w:val="0"/>
          <w:numId w:val="45"/>
        </w:numPr>
        <w:spacing w:line="240" w:lineRule="auto"/>
        <w:rPr>
          <w:rFonts w:ascii="Calibri" w:hAnsi="Calibri" w:eastAsia="Calibri" w:cs="Calibri"/>
          <w:b/>
          <w:bCs/>
          <w:sz w:val="24"/>
          <w:szCs w:val="24"/>
          <w:lang w:val="en-US"/>
        </w:rPr>
      </w:pPr>
      <w:r w:rsidRPr="42094E3C">
        <w:rPr>
          <w:rFonts w:ascii="Calibri" w:hAnsi="Calibri" w:eastAsia="Calibri" w:cs="Calibri"/>
          <w:sz w:val="24"/>
          <w:szCs w:val="24"/>
          <w:lang w:val="en-US"/>
        </w:rPr>
        <w:t>Helpline - It should be in numerals of 10 digits. It should not allow any alphabet special characters or spaces.</w:t>
      </w:r>
    </w:p>
    <w:p w:rsidR="00DC21A2" w:rsidP="4DF41364" w:rsidRDefault="0091387A" w14:paraId="558D522B" w14:textId="77777777">
      <w:pPr>
        <w:numPr>
          <w:ilvl w:val="0"/>
          <w:numId w:val="45"/>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Meta Title – A Meta title, also known as a title tag, refers to the text that is displayed on search engine result pages and browser tabs to indicate the topic of a webpage.</w:t>
      </w:r>
    </w:p>
    <w:p w:rsidR="00DC21A2" w:rsidRDefault="0091387A" w14:paraId="29960F05" w14:textId="77777777">
      <w:pPr>
        <w:numPr>
          <w:ilvl w:val="0"/>
          <w:numId w:val="45"/>
        </w:numPr>
        <w:spacing w:line="240" w:lineRule="auto"/>
        <w:rPr>
          <w:rFonts w:ascii="Calibri" w:hAnsi="Calibri" w:eastAsia="Calibri" w:cs="Calibri"/>
          <w:sz w:val="24"/>
          <w:szCs w:val="24"/>
        </w:rPr>
      </w:pPr>
      <w:r>
        <w:rPr>
          <w:rFonts w:ascii="Calibri" w:hAnsi="Calibri" w:eastAsia="Calibri" w:cs="Calibri"/>
          <w:sz w:val="24"/>
          <w:szCs w:val="24"/>
        </w:rPr>
        <w:t>Meta Keywords – Meta keywords are Meta tags that you can use to give search engines more information about a page's content.</w:t>
      </w:r>
    </w:p>
    <w:p w:rsidR="00DC21A2" w:rsidP="4DF41364" w:rsidRDefault="0091387A" w14:paraId="7CCAECA8" w14:textId="77777777">
      <w:pPr>
        <w:numPr>
          <w:ilvl w:val="0"/>
          <w:numId w:val="45"/>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Meta Description - A Meta description should include a compelling summary of the page someone is about to click on. It should tell them what they'll gain by clicking through. Meta descriptions should include a target keyword to help search engines index and rank the page.</w:t>
      </w:r>
    </w:p>
    <w:p w:rsidR="00DC21A2" w:rsidRDefault="00DC21A2" w14:paraId="0FE5F1EE" w14:textId="77777777">
      <w:pPr>
        <w:spacing w:line="240" w:lineRule="auto"/>
        <w:rPr>
          <w:rFonts w:ascii="Calibri" w:hAnsi="Calibri" w:eastAsia="Calibri" w:cs="Calibri"/>
          <w:b/>
          <w:sz w:val="24"/>
          <w:szCs w:val="24"/>
        </w:rPr>
      </w:pPr>
    </w:p>
    <w:p w:rsidR="00DC21A2" w:rsidRDefault="0091387A" w14:paraId="037EE58C" w14:textId="77777777">
      <w:pPr>
        <w:spacing w:line="240" w:lineRule="auto"/>
        <w:ind w:firstLine="360"/>
        <w:rPr>
          <w:rFonts w:ascii="Calibri" w:hAnsi="Calibri" w:eastAsia="Calibri" w:cs="Calibri"/>
          <w:b/>
          <w:sz w:val="24"/>
          <w:szCs w:val="24"/>
        </w:rPr>
      </w:pPr>
      <w:r>
        <w:rPr>
          <w:rFonts w:ascii="Calibri" w:hAnsi="Calibri" w:eastAsia="Calibri" w:cs="Calibri"/>
          <w:b/>
          <w:sz w:val="24"/>
          <w:szCs w:val="24"/>
        </w:rPr>
        <w:t xml:space="preserve">Messages: </w:t>
      </w:r>
    </w:p>
    <w:p w:rsidR="00DC21A2" w:rsidRDefault="00DC21A2" w14:paraId="3638D42C" w14:textId="77777777">
      <w:pPr>
        <w:spacing w:line="240" w:lineRule="auto"/>
        <w:ind w:firstLine="360"/>
        <w:rPr>
          <w:rFonts w:ascii="Calibri" w:hAnsi="Calibri" w:eastAsia="Calibri" w:cs="Calibri"/>
          <w:b/>
          <w:sz w:val="24"/>
          <w:szCs w:val="24"/>
        </w:rPr>
      </w:pPr>
    </w:p>
    <w:p w:rsidR="00DC21A2" w:rsidRDefault="0091387A" w14:paraId="3D306B2F" w14:textId="77777777">
      <w:pPr>
        <w:numPr>
          <w:ilvl w:val="0"/>
          <w:numId w:val="42"/>
        </w:numPr>
        <w:spacing w:line="240" w:lineRule="auto"/>
        <w:rPr>
          <w:rFonts w:ascii="Calibri" w:hAnsi="Calibri" w:eastAsia="Calibri" w:cs="Calibri"/>
          <w:sz w:val="24"/>
          <w:szCs w:val="24"/>
        </w:rPr>
      </w:pPr>
      <w:r>
        <w:rPr>
          <w:rFonts w:ascii="Calibri" w:hAnsi="Calibri" w:eastAsia="Calibri" w:cs="Calibri"/>
          <w:sz w:val="24"/>
          <w:szCs w:val="24"/>
        </w:rPr>
        <w:t>Edit – General Settings updated successfully.</w:t>
      </w:r>
    </w:p>
    <w:p w:rsidR="00DC21A2" w:rsidRDefault="00DC21A2" w14:paraId="058CC3B1" w14:textId="77777777">
      <w:pPr>
        <w:shd w:val="clear" w:color="auto" w:fill="FFFFFF"/>
        <w:spacing w:line="215" w:lineRule="auto"/>
        <w:rPr>
          <w:rFonts w:ascii="Calibri" w:hAnsi="Calibri" w:eastAsia="Calibri" w:cs="Calibri"/>
          <w:b/>
          <w:sz w:val="24"/>
          <w:szCs w:val="24"/>
        </w:rPr>
      </w:pPr>
    </w:p>
    <w:p w:rsidR="00DC21A2" w:rsidRDefault="00DC21A2" w14:paraId="043C1A12" w14:textId="77777777">
      <w:pPr>
        <w:shd w:val="clear" w:color="auto" w:fill="FFFFFF"/>
        <w:spacing w:line="215" w:lineRule="auto"/>
        <w:rPr>
          <w:rFonts w:ascii="Calibri" w:hAnsi="Calibri" w:eastAsia="Calibri" w:cs="Calibri"/>
          <w:b/>
          <w:sz w:val="24"/>
          <w:szCs w:val="24"/>
        </w:rPr>
      </w:pPr>
    </w:p>
    <w:p w:rsidR="00DC21A2" w:rsidRDefault="00097F05" w14:paraId="10C0E3EE" w14:textId="77777777">
      <w:pPr>
        <w:shd w:val="clear" w:color="auto" w:fill="FFFFFF"/>
        <w:spacing w:line="215" w:lineRule="auto"/>
        <w:rPr>
          <w:rFonts w:ascii="Calibri" w:hAnsi="Calibri" w:eastAsia="Calibri" w:cs="Calibri"/>
          <w:b/>
          <w:sz w:val="28"/>
          <w:szCs w:val="28"/>
        </w:rPr>
      </w:pPr>
      <w:r>
        <w:rPr>
          <w:rFonts w:ascii="Calibri" w:hAnsi="Calibri" w:eastAsia="Calibri" w:cs="Calibri"/>
          <w:b/>
          <w:sz w:val="28"/>
          <w:szCs w:val="28"/>
        </w:rPr>
        <w:t>5.7.2 Email Settings</w:t>
      </w:r>
    </w:p>
    <w:p w:rsidR="00DC21A2" w:rsidRDefault="00DC21A2" w14:paraId="52F4EE90" w14:textId="77777777">
      <w:pPr>
        <w:shd w:val="clear" w:color="auto" w:fill="FFFFFF"/>
        <w:spacing w:line="215" w:lineRule="auto"/>
        <w:rPr>
          <w:rFonts w:ascii="Calibri" w:hAnsi="Calibri" w:eastAsia="Calibri" w:cs="Calibri"/>
          <w:b/>
          <w:sz w:val="24"/>
          <w:szCs w:val="24"/>
        </w:rPr>
      </w:pPr>
    </w:p>
    <w:p w:rsidR="00DC21A2" w:rsidRDefault="0091387A" w14:paraId="1970E0A2" w14:textId="77777777">
      <w:pPr>
        <w:spacing w:line="240" w:lineRule="auto"/>
        <w:rPr>
          <w:rFonts w:ascii="Calibri" w:hAnsi="Calibri" w:eastAsia="Calibri" w:cs="Calibri"/>
          <w:sz w:val="24"/>
          <w:szCs w:val="24"/>
        </w:rPr>
      </w:pPr>
      <w:r>
        <w:rPr>
          <w:rFonts w:ascii="Calibri" w:hAnsi="Calibri" w:eastAsia="Calibri" w:cs="Calibri"/>
          <w:sz w:val="24"/>
          <w:szCs w:val="24"/>
        </w:rPr>
        <w:t>Denotes your email address, password, and the mail servers used to send messages.</w:t>
      </w:r>
    </w:p>
    <w:p w:rsidR="00DC21A2" w:rsidRDefault="00DC21A2" w14:paraId="1A6663EC" w14:textId="77777777">
      <w:pPr>
        <w:spacing w:line="240" w:lineRule="auto"/>
        <w:ind w:left="1080"/>
        <w:rPr>
          <w:rFonts w:ascii="Calibri" w:hAnsi="Calibri" w:eastAsia="Calibri" w:cs="Calibri"/>
          <w:sz w:val="24"/>
          <w:szCs w:val="24"/>
        </w:rPr>
      </w:pPr>
    </w:p>
    <w:p w:rsidR="00DC21A2" w:rsidP="4DF41364" w:rsidRDefault="00276BDB" w14:paraId="651409A2" w14:textId="77777777">
      <w:pPr>
        <w:spacing w:line="240" w:lineRule="auto"/>
        <w:ind w:firstLine="360"/>
        <w:rPr>
          <w:rFonts w:ascii="Calibri" w:hAnsi="Calibri" w:eastAsia="Calibri" w:cs="Calibri"/>
          <w:sz w:val="28"/>
          <w:szCs w:val="28"/>
          <w:lang w:val="en-US"/>
        </w:rPr>
      </w:pPr>
      <w:r w:rsidRPr="4DF41364">
        <w:rPr>
          <w:rFonts w:ascii="Calibri" w:hAnsi="Calibri" w:eastAsia="Calibri" w:cs="Calibri"/>
          <w:b/>
          <w:bCs/>
          <w:sz w:val="28"/>
          <w:szCs w:val="28"/>
          <w:lang w:val="en-US"/>
        </w:rPr>
        <w:t>.ENV File</w:t>
      </w:r>
      <w:r w:rsidRPr="4DF41364">
        <w:rPr>
          <w:rFonts w:ascii="Calibri" w:hAnsi="Calibri" w:eastAsia="Calibri" w:cs="Calibri"/>
          <w:sz w:val="28"/>
          <w:szCs w:val="28"/>
          <w:lang w:val="en-US"/>
        </w:rPr>
        <w:t>:</w:t>
      </w:r>
    </w:p>
    <w:p w:rsidR="00DC21A2" w:rsidRDefault="00DC21A2" w14:paraId="4CC26ED5" w14:textId="77777777">
      <w:pPr>
        <w:spacing w:line="240" w:lineRule="auto"/>
        <w:rPr>
          <w:rFonts w:ascii="Calibri" w:hAnsi="Calibri" w:eastAsia="Calibri" w:cs="Calibri"/>
          <w:b/>
          <w:sz w:val="24"/>
          <w:szCs w:val="24"/>
        </w:rPr>
      </w:pPr>
    </w:p>
    <w:tbl>
      <w:tblPr>
        <w:tblStyle w:val="ad"/>
        <w:tblW w:w="93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55"/>
        <w:gridCol w:w="2340"/>
        <w:gridCol w:w="1635"/>
        <w:gridCol w:w="1680"/>
        <w:gridCol w:w="2841"/>
      </w:tblGrid>
      <w:tr w:rsidR="00C251B9" w:rsidTr="002F64DD" w14:paraId="27FF2597" w14:textId="77777777">
        <w:trPr>
          <w:trHeight w:val="260"/>
        </w:trPr>
        <w:tc>
          <w:tcPr>
            <w:tcW w:w="855" w:type="dxa"/>
          </w:tcPr>
          <w:p w:rsidR="00C251B9" w:rsidRDefault="00C251B9" w14:paraId="5A22B932" w14:textId="77777777">
            <w:pPr>
              <w:jc w:val="center"/>
              <w:rPr>
                <w:rFonts w:ascii="Calibri" w:hAnsi="Calibri" w:eastAsia="Calibri" w:cs="Calibri"/>
                <w:b/>
              </w:rPr>
            </w:pPr>
            <w:r>
              <w:rPr>
                <w:rFonts w:ascii="Calibri" w:hAnsi="Calibri" w:eastAsia="Calibri" w:cs="Calibri"/>
                <w:b/>
              </w:rPr>
              <w:t>SL NO</w:t>
            </w:r>
          </w:p>
        </w:tc>
        <w:tc>
          <w:tcPr>
            <w:tcW w:w="2340" w:type="dxa"/>
          </w:tcPr>
          <w:p w:rsidR="00C251B9" w:rsidRDefault="00C251B9" w14:paraId="01278883" w14:textId="77777777">
            <w:pPr>
              <w:jc w:val="center"/>
              <w:rPr>
                <w:rFonts w:ascii="Calibri" w:hAnsi="Calibri" w:eastAsia="Calibri" w:cs="Calibri"/>
                <w:b/>
              </w:rPr>
            </w:pPr>
            <w:r>
              <w:rPr>
                <w:rFonts w:ascii="Calibri" w:hAnsi="Calibri" w:eastAsia="Calibri" w:cs="Calibri"/>
                <w:b/>
              </w:rPr>
              <w:t>Fields</w:t>
            </w:r>
          </w:p>
        </w:tc>
        <w:tc>
          <w:tcPr>
            <w:tcW w:w="1635" w:type="dxa"/>
          </w:tcPr>
          <w:p w:rsidR="00C251B9" w:rsidRDefault="00C251B9" w14:paraId="64ACB8CB" w14:textId="77777777">
            <w:pPr>
              <w:jc w:val="center"/>
              <w:rPr>
                <w:rFonts w:ascii="Calibri" w:hAnsi="Calibri" w:eastAsia="Calibri" w:cs="Calibri"/>
                <w:b/>
              </w:rPr>
            </w:pPr>
            <w:r>
              <w:rPr>
                <w:rFonts w:ascii="Calibri" w:hAnsi="Calibri" w:eastAsia="Calibri" w:cs="Calibri"/>
                <w:b/>
              </w:rPr>
              <w:t>Control</w:t>
            </w:r>
          </w:p>
        </w:tc>
        <w:tc>
          <w:tcPr>
            <w:tcW w:w="1680" w:type="dxa"/>
          </w:tcPr>
          <w:p w:rsidR="00C251B9" w:rsidRDefault="00C251B9" w14:paraId="513A2E38" w14:textId="77777777">
            <w:pPr>
              <w:jc w:val="center"/>
              <w:rPr>
                <w:rFonts w:ascii="Calibri" w:hAnsi="Calibri" w:eastAsia="Calibri" w:cs="Calibri"/>
                <w:b/>
              </w:rPr>
            </w:pPr>
            <w:r>
              <w:rPr>
                <w:rFonts w:ascii="Calibri" w:hAnsi="Calibri" w:eastAsia="Calibri" w:cs="Calibri"/>
                <w:b/>
              </w:rPr>
              <w:t>Mandatory</w:t>
            </w:r>
          </w:p>
        </w:tc>
        <w:tc>
          <w:tcPr>
            <w:tcW w:w="2841" w:type="dxa"/>
          </w:tcPr>
          <w:p w:rsidR="00C251B9" w:rsidRDefault="00C251B9" w14:paraId="400C03EB" w14:textId="77777777">
            <w:pPr>
              <w:jc w:val="center"/>
              <w:rPr>
                <w:rFonts w:ascii="Calibri" w:hAnsi="Calibri" w:eastAsia="Calibri" w:cs="Calibri"/>
                <w:b/>
              </w:rPr>
            </w:pPr>
            <w:r>
              <w:rPr>
                <w:rFonts w:ascii="Calibri" w:hAnsi="Calibri" w:eastAsia="Calibri" w:cs="Calibri"/>
                <w:b/>
              </w:rPr>
              <w:t>Value</w:t>
            </w:r>
          </w:p>
        </w:tc>
      </w:tr>
      <w:tr w:rsidR="00C251B9" w:rsidTr="002F64DD" w14:paraId="3B128C8C" w14:textId="77777777">
        <w:trPr>
          <w:trHeight w:val="232"/>
        </w:trPr>
        <w:tc>
          <w:tcPr>
            <w:tcW w:w="855" w:type="dxa"/>
          </w:tcPr>
          <w:p w:rsidR="00C251B9" w:rsidRDefault="00C251B9" w14:paraId="0251D5D2" w14:textId="77777777">
            <w:pPr>
              <w:jc w:val="center"/>
              <w:rPr>
                <w:rFonts w:ascii="Calibri" w:hAnsi="Calibri" w:eastAsia="Calibri" w:cs="Calibri"/>
              </w:rPr>
            </w:pPr>
            <w:r>
              <w:rPr>
                <w:rFonts w:ascii="Calibri" w:hAnsi="Calibri" w:eastAsia="Calibri" w:cs="Calibri"/>
              </w:rPr>
              <w:t>1</w:t>
            </w:r>
          </w:p>
        </w:tc>
        <w:tc>
          <w:tcPr>
            <w:tcW w:w="2340" w:type="dxa"/>
          </w:tcPr>
          <w:p w:rsidR="00C251B9" w:rsidRDefault="00C251B9" w14:paraId="1884831A" w14:textId="77777777">
            <w:pPr>
              <w:rPr>
                <w:rFonts w:ascii="Calibri" w:hAnsi="Calibri" w:eastAsia="Calibri" w:cs="Calibri"/>
              </w:rPr>
            </w:pPr>
            <w:r>
              <w:rPr>
                <w:rFonts w:ascii="Calibri" w:hAnsi="Calibri" w:eastAsia="Calibri" w:cs="Calibri"/>
              </w:rPr>
              <w:t>SMTP Host</w:t>
            </w:r>
          </w:p>
        </w:tc>
        <w:tc>
          <w:tcPr>
            <w:tcW w:w="1635" w:type="dxa"/>
          </w:tcPr>
          <w:p w:rsidR="00C251B9" w:rsidRDefault="00C251B9" w14:paraId="2EA63D90" w14:textId="77777777">
            <w:pPr>
              <w:rPr>
                <w:rFonts w:ascii="Calibri" w:hAnsi="Calibri" w:eastAsia="Calibri" w:cs="Calibri"/>
              </w:rPr>
            </w:pPr>
            <w:r>
              <w:rPr>
                <w:rFonts w:ascii="Calibri" w:hAnsi="Calibri" w:eastAsia="Calibri" w:cs="Calibri"/>
              </w:rPr>
              <w:t>Text box</w:t>
            </w:r>
          </w:p>
        </w:tc>
        <w:tc>
          <w:tcPr>
            <w:tcW w:w="1680" w:type="dxa"/>
          </w:tcPr>
          <w:p w:rsidR="00C251B9" w:rsidRDefault="00C251B9" w14:paraId="3A9481DF" w14:textId="77777777">
            <w:pPr>
              <w:rPr>
                <w:rFonts w:ascii="Calibri" w:hAnsi="Calibri" w:eastAsia="Calibri" w:cs="Calibri"/>
              </w:rPr>
            </w:pPr>
            <w:r>
              <w:rPr>
                <w:rFonts w:ascii="Calibri" w:hAnsi="Calibri" w:eastAsia="Calibri" w:cs="Calibri"/>
              </w:rPr>
              <w:t>Required</w:t>
            </w:r>
          </w:p>
        </w:tc>
        <w:tc>
          <w:tcPr>
            <w:tcW w:w="2841" w:type="dxa"/>
          </w:tcPr>
          <w:p w:rsidR="00C251B9" w:rsidRDefault="00C251B9" w14:paraId="6E472991" w14:textId="77777777">
            <w:pPr>
              <w:rPr>
                <w:rFonts w:ascii="Calibri" w:hAnsi="Calibri" w:eastAsia="Calibri" w:cs="Calibri"/>
              </w:rPr>
            </w:pPr>
            <w:r>
              <w:rPr>
                <w:rFonts w:ascii="Calibri" w:hAnsi="Calibri" w:eastAsia="Calibri" w:cs="Calibri"/>
              </w:rPr>
              <w:t>255 characters</w:t>
            </w:r>
          </w:p>
        </w:tc>
      </w:tr>
      <w:tr w:rsidR="00C251B9" w:rsidTr="002F64DD" w14:paraId="2F626872" w14:textId="77777777">
        <w:trPr>
          <w:trHeight w:val="232"/>
        </w:trPr>
        <w:tc>
          <w:tcPr>
            <w:tcW w:w="855" w:type="dxa"/>
          </w:tcPr>
          <w:p w:rsidR="00C251B9" w:rsidRDefault="00C251B9" w14:paraId="51A6ADDA" w14:textId="77777777">
            <w:pPr>
              <w:jc w:val="center"/>
              <w:rPr>
                <w:rFonts w:ascii="Calibri" w:hAnsi="Calibri" w:eastAsia="Calibri" w:cs="Calibri"/>
              </w:rPr>
            </w:pPr>
            <w:r>
              <w:rPr>
                <w:rFonts w:ascii="Calibri" w:hAnsi="Calibri" w:eastAsia="Calibri" w:cs="Calibri"/>
              </w:rPr>
              <w:t>2</w:t>
            </w:r>
          </w:p>
        </w:tc>
        <w:tc>
          <w:tcPr>
            <w:tcW w:w="2340" w:type="dxa"/>
          </w:tcPr>
          <w:p w:rsidR="00C251B9" w:rsidRDefault="00C251B9" w14:paraId="0268599E" w14:textId="77777777">
            <w:pPr>
              <w:rPr>
                <w:rFonts w:ascii="Calibri" w:hAnsi="Calibri" w:eastAsia="Calibri" w:cs="Calibri"/>
              </w:rPr>
            </w:pPr>
            <w:r>
              <w:rPr>
                <w:rFonts w:ascii="Calibri" w:hAnsi="Calibri" w:eastAsia="Calibri" w:cs="Calibri"/>
              </w:rPr>
              <w:t>SMTP Port</w:t>
            </w:r>
          </w:p>
        </w:tc>
        <w:tc>
          <w:tcPr>
            <w:tcW w:w="1635" w:type="dxa"/>
          </w:tcPr>
          <w:p w:rsidR="00C251B9" w:rsidRDefault="00C251B9" w14:paraId="7842B892" w14:textId="77777777">
            <w:pPr>
              <w:rPr>
                <w:rFonts w:ascii="Calibri" w:hAnsi="Calibri" w:eastAsia="Calibri" w:cs="Calibri"/>
              </w:rPr>
            </w:pPr>
            <w:r>
              <w:rPr>
                <w:rFonts w:ascii="Calibri" w:hAnsi="Calibri" w:eastAsia="Calibri" w:cs="Calibri"/>
              </w:rPr>
              <w:t>Text box</w:t>
            </w:r>
          </w:p>
        </w:tc>
        <w:tc>
          <w:tcPr>
            <w:tcW w:w="1680" w:type="dxa"/>
          </w:tcPr>
          <w:p w:rsidR="00C251B9" w:rsidRDefault="00C251B9" w14:paraId="32AF9F65" w14:textId="77777777">
            <w:pPr>
              <w:rPr>
                <w:rFonts w:ascii="Calibri" w:hAnsi="Calibri" w:eastAsia="Calibri" w:cs="Calibri"/>
              </w:rPr>
            </w:pPr>
            <w:r>
              <w:rPr>
                <w:rFonts w:ascii="Calibri" w:hAnsi="Calibri" w:eastAsia="Calibri" w:cs="Calibri"/>
              </w:rPr>
              <w:t>Required</w:t>
            </w:r>
          </w:p>
        </w:tc>
        <w:tc>
          <w:tcPr>
            <w:tcW w:w="2841" w:type="dxa"/>
          </w:tcPr>
          <w:p w:rsidR="00C251B9" w:rsidRDefault="00C251B9" w14:paraId="1682B4E5" w14:textId="77777777">
            <w:pPr>
              <w:rPr>
                <w:rFonts w:ascii="Calibri" w:hAnsi="Calibri" w:eastAsia="Calibri" w:cs="Calibri"/>
              </w:rPr>
            </w:pPr>
            <w:r>
              <w:rPr>
                <w:rFonts w:ascii="Calibri" w:hAnsi="Calibri" w:eastAsia="Calibri" w:cs="Calibri"/>
              </w:rPr>
              <w:t>255 characters</w:t>
            </w:r>
          </w:p>
        </w:tc>
      </w:tr>
      <w:tr w:rsidR="00C251B9" w:rsidTr="002F64DD" w14:paraId="7BAB90E2" w14:textId="77777777">
        <w:trPr>
          <w:trHeight w:val="232"/>
        </w:trPr>
        <w:tc>
          <w:tcPr>
            <w:tcW w:w="855" w:type="dxa"/>
          </w:tcPr>
          <w:p w:rsidR="00C251B9" w:rsidRDefault="00C251B9" w14:paraId="6D4D9A2E" w14:textId="77777777">
            <w:pPr>
              <w:jc w:val="center"/>
              <w:rPr>
                <w:rFonts w:ascii="Calibri" w:hAnsi="Calibri" w:eastAsia="Calibri" w:cs="Calibri"/>
              </w:rPr>
            </w:pPr>
            <w:r>
              <w:rPr>
                <w:rFonts w:ascii="Calibri" w:hAnsi="Calibri" w:eastAsia="Calibri" w:cs="Calibri"/>
              </w:rPr>
              <w:t>3</w:t>
            </w:r>
          </w:p>
        </w:tc>
        <w:tc>
          <w:tcPr>
            <w:tcW w:w="2340" w:type="dxa"/>
          </w:tcPr>
          <w:p w:rsidR="00C251B9" w:rsidRDefault="00C251B9" w14:paraId="5520BC76" w14:textId="77777777">
            <w:pPr>
              <w:rPr>
                <w:rFonts w:ascii="Calibri" w:hAnsi="Calibri" w:eastAsia="Calibri" w:cs="Calibri"/>
              </w:rPr>
            </w:pPr>
            <w:r>
              <w:rPr>
                <w:rFonts w:ascii="Calibri" w:hAnsi="Calibri" w:eastAsia="Calibri" w:cs="Calibri"/>
              </w:rPr>
              <w:t xml:space="preserve">SMTP </w:t>
            </w:r>
            <w:r w:rsidRPr="00097F05">
              <w:rPr>
                <w:rFonts w:ascii="Calibri" w:hAnsi="Calibri" w:eastAsia="Calibri" w:cs="Calibri"/>
              </w:rPr>
              <w:t>client id</w:t>
            </w:r>
          </w:p>
        </w:tc>
        <w:tc>
          <w:tcPr>
            <w:tcW w:w="1635" w:type="dxa"/>
          </w:tcPr>
          <w:p w:rsidR="00C251B9" w:rsidRDefault="00C251B9" w14:paraId="63EAEE7B" w14:textId="77777777">
            <w:pPr>
              <w:rPr>
                <w:rFonts w:ascii="Calibri" w:hAnsi="Calibri" w:eastAsia="Calibri" w:cs="Calibri"/>
              </w:rPr>
            </w:pPr>
            <w:r>
              <w:rPr>
                <w:rFonts w:ascii="Calibri" w:hAnsi="Calibri" w:eastAsia="Calibri" w:cs="Calibri"/>
              </w:rPr>
              <w:t>Text box</w:t>
            </w:r>
          </w:p>
        </w:tc>
        <w:tc>
          <w:tcPr>
            <w:tcW w:w="1680" w:type="dxa"/>
          </w:tcPr>
          <w:p w:rsidR="00C251B9" w:rsidRDefault="00C251B9" w14:paraId="46CBC8F0" w14:textId="77777777">
            <w:pPr>
              <w:rPr>
                <w:rFonts w:ascii="Calibri" w:hAnsi="Calibri" w:eastAsia="Calibri" w:cs="Calibri"/>
              </w:rPr>
            </w:pPr>
            <w:r>
              <w:rPr>
                <w:rFonts w:ascii="Calibri" w:hAnsi="Calibri" w:eastAsia="Calibri" w:cs="Calibri"/>
              </w:rPr>
              <w:t>Required</w:t>
            </w:r>
          </w:p>
        </w:tc>
        <w:tc>
          <w:tcPr>
            <w:tcW w:w="2841" w:type="dxa"/>
          </w:tcPr>
          <w:p w:rsidR="00C251B9" w:rsidRDefault="00C251B9" w14:paraId="12E87A61" w14:textId="77777777">
            <w:pPr>
              <w:rPr>
                <w:rFonts w:ascii="Calibri" w:hAnsi="Calibri" w:eastAsia="Calibri" w:cs="Calibri"/>
              </w:rPr>
            </w:pPr>
            <w:r>
              <w:rPr>
                <w:rFonts w:ascii="Calibri" w:hAnsi="Calibri" w:eastAsia="Calibri" w:cs="Calibri"/>
              </w:rPr>
              <w:t>255 characters</w:t>
            </w:r>
          </w:p>
        </w:tc>
      </w:tr>
      <w:tr w:rsidR="00C251B9" w:rsidTr="002F64DD" w14:paraId="17E2942C" w14:textId="77777777">
        <w:trPr>
          <w:trHeight w:val="232"/>
        </w:trPr>
        <w:tc>
          <w:tcPr>
            <w:tcW w:w="855" w:type="dxa"/>
          </w:tcPr>
          <w:p w:rsidR="00C251B9" w:rsidRDefault="00C251B9" w14:paraId="7FE23066" w14:textId="77777777">
            <w:pPr>
              <w:jc w:val="center"/>
              <w:rPr>
                <w:rFonts w:ascii="Calibri" w:hAnsi="Calibri" w:eastAsia="Calibri" w:cs="Calibri"/>
              </w:rPr>
            </w:pPr>
            <w:r>
              <w:rPr>
                <w:rFonts w:ascii="Calibri" w:hAnsi="Calibri" w:eastAsia="Calibri" w:cs="Calibri"/>
              </w:rPr>
              <w:t>4</w:t>
            </w:r>
          </w:p>
        </w:tc>
        <w:tc>
          <w:tcPr>
            <w:tcW w:w="2340" w:type="dxa"/>
          </w:tcPr>
          <w:p w:rsidR="00C251B9" w:rsidRDefault="00C251B9" w14:paraId="2367B477" w14:textId="77777777">
            <w:pPr>
              <w:rPr>
                <w:rFonts w:ascii="Calibri" w:hAnsi="Calibri" w:eastAsia="Calibri" w:cs="Calibri"/>
              </w:rPr>
            </w:pPr>
            <w:r>
              <w:rPr>
                <w:rFonts w:ascii="Calibri" w:hAnsi="Calibri" w:eastAsia="Calibri" w:cs="Calibri"/>
              </w:rPr>
              <w:t>SMTP Client Secret</w:t>
            </w:r>
          </w:p>
        </w:tc>
        <w:tc>
          <w:tcPr>
            <w:tcW w:w="1635" w:type="dxa"/>
          </w:tcPr>
          <w:p w:rsidR="00C251B9" w:rsidRDefault="00C251B9" w14:paraId="5C82F300" w14:textId="77777777">
            <w:pPr>
              <w:rPr>
                <w:rFonts w:ascii="Calibri" w:hAnsi="Calibri" w:eastAsia="Calibri" w:cs="Calibri"/>
              </w:rPr>
            </w:pPr>
            <w:r>
              <w:rPr>
                <w:rFonts w:ascii="Calibri" w:hAnsi="Calibri" w:eastAsia="Calibri" w:cs="Calibri"/>
              </w:rPr>
              <w:t>Text box</w:t>
            </w:r>
          </w:p>
        </w:tc>
        <w:tc>
          <w:tcPr>
            <w:tcW w:w="1680" w:type="dxa"/>
          </w:tcPr>
          <w:p w:rsidR="00C251B9" w:rsidRDefault="00C251B9" w14:paraId="26B12290" w14:textId="77777777">
            <w:pPr>
              <w:rPr>
                <w:rFonts w:ascii="Calibri" w:hAnsi="Calibri" w:eastAsia="Calibri" w:cs="Calibri"/>
              </w:rPr>
            </w:pPr>
            <w:r>
              <w:rPr>
                <w:rFonts w:ascii="Calibri" w:hAnsi="Calibri" w:eastAsia="Calibri" w:cs="Calibri"/>
              </w:rPr>
              <w:t>Required</w:t>
            </w:r>
          </w:p>
        </w:tc>
        <w:tc>
          <w:tcPr>
            <w:tcW w:w="2841" w:type="dxa"/>
          </w:tcPr>
          <w:p w:rsidR="00C251B9" w:rsidRDefault="00C251B9" w14:paraId="7487C6CD" w14:textId="77777777">
            <w:pPr>
              <w:rPr>
                <w:rFonts w:ascii="Calibri" w:hAnsi="Calibri" w:eastAsia="Calibri" w:cs="Calibri"/>
              </w:rPr>
            </w:pPr>
            <w:r>
              <w:rPr>
                <w:rFonts w:ascii="Calibri" w:hAnsi="Calibri" w:eastAsia="Calibri" w:cs="Calibri"/>
              </w:rPr>
              <w:t>255 characters</w:t>
            </w:r>
          </w:p>
        </w:tc>
      </w:tr>
      <w:tr w:rsidR="00C251B9" w:rsidTr="002F64DD" w14:paraId="5B3D78FD" w14:textId="77777777">
        <w:trPr>
          <w:trHeight w:val="232"/>
        </w:trPr>
        <w:tc>
          <w:tcPr>
            <w:tcW w:w="855" w:type="dxa"/>
          </w:tcPr>
          <w:p w:rsidR="00C251B9" w:rsidRDefault="00C251B9" w14:paraId="6A5B0C76" w14:textId="77777777">
            <w:pPr>
              <w:jc w:val="center"/>
              <w:rPr>
                <w:rFonts w:ascii="Calibri" w:hAnsi="Calibri" w:eastAsia="Calibri" w:cs="Calibri"/>
              </w:rPr>
            </w:pPr>
            <w:r>
              <w:rPr>
                <w:rFonts w:ascii="Calibri" w:hAnsi="Calibri" w:eastAsia="Calibri" w:cs="Calibri"/>
              </w:rPr>
              <w:t>5</w:t>
            </w:r>
          </w:p>
        </w:tc>
        <w:tc>
          <w:tcPr>
            <w:tcW w:w="2340" w:type="dxa"/>
          </w:tcPr>
          <w:p w:rsidR="00C251B9" w:rsidRDefault="00C251B9" w14:paraId="41F9F8B6" w14:textId="77777777">
            <w:pPr>
              <w:rPr>
                <w:rFonts w:ascii="Calibri" w:hAnsi="Calibri" w:eastAsia="Calibri" w:cs="Calibri"/>
              </w:rPr>
            </w:pPr>
            <w:r>
              <w:rPr>
                <w:rFonts w:ascii="Calibri" w:hAnsi="Calibri" w:eastAsia="Calibri" w:cs="Calibri"/>
              </w:rPr>
              <w:t>SMTP auth code</w:t>
            </w:r>
          </w:p>
        </w:tc>
        <w:tc>
          <w:tcPr>
            <w:tcW w:w="1635" w:type="dxa"/>
          </w:tcPr>
          <w:p w:rsidR="00C251B9" w:rsidRDefault="00C251B9" w14:paraId="2DC742E6" w14:textId="77777777">
            <w:pPr>
              <w:rPr>
                <w:rFonts w:ascii="Calibri" w:hAnsi="Calibri" w:eastAsia="Calibri" w:cs="Calibri"/>
              </w:rPr>
            </w:pPr>
            <w:r>
              <w:rPr>
                <w:rFonts w:ascii="Calibri" w:hAnsi="Calibri" w:eastAsia="Calibri" w:cs="Calibri"/>
              </w:rPr>
              <w:t>Text box</w:t>
            </w:r>
          </w:p>
        </w:tc>
        <w:tc>
          <w:tcPr>
            <w:tcW w:w="1680" w:type="dxa"/>
          </w:tcPr>
          <w:p w:rsidR="00C251B9" w:rsidRDefault="00C251B9" w14:paraId="505E30CB" w14:textId="77777777">
            <w:pPr>
              <w:rPr>
                <w:rFonts w:ascii="Calibri" w:hAnsi="Calibri" w:eastAsia="Calibri" w:cs="Calibri"/>
              </w:rPr>
            </w:pPr>
            <w:r>
              <w:rPr>
                <w:rFonts w:ascii="Calibri" w:hAnsi="Calibri" w:eastAsia="Calibri" w:cs="Calibri"/>
              </w:rPr>
              <w:t>Required</w:t>
            </w:r>
          </w:p>
        </w:tc>
        <w:tc>
          <w:tcPr>
            <w:tcW w:w="2841" w:type="dxa"/>
          </w:tcPr>
          <w:p w:rsidR="00C251B9" w:rsidRDefault="00C251B9" w14:paraId="4882C146" w14:textId="77777777">
            <w:pPr>
              <w:rPr>
                <w:rFonts w:ascii="Calibri" w:hAnsi="Calibri" w:eastAsia="Calibri" w:cs="Calibri"/>
              </w:rPr>
            </w:pPr>
            <w:r>
              <w:rPr>
                <w:rFonts w:ascii="Calibri" w:hAnsi="Calibri" w:eastAsia="Calibri" w:cs="Calibri"/>
              </w:rPr>
              <w:t>255 characters</w:t>
            </w:r>
          </w:p>
        </w:tc>
      </w:tr>
      <w:tr w:rsidR="00C251B9" w:rsidTr="002F64DD" w14:paraId="313FD3B8" w14:textId="77777777">
        <w:trPr>
          <w:trHeight w:val="232"/>
        </w:trPr>
        <w:tc>
          <w:tcPr>
            <w:tcW w:w="855" w:type="dxa"/>
          </w:tcPr>
          <w:p w:rsidR="00C251B9" w:rsidRDefault="00C251B9" w14:paraId="60576497" w14:textId="77777777">
            <w:pPr>
              <w:jc w:val="center"/>
              <w:rPr>
                <w:rFonts w:ascii="Calibri" w:hAnsi="Calibri" w:eastAsia="Calibri" w:cs="Calibri"/>
              </w:rPr>
            </w:pPr>
            <w:r>
              <w:rPr>
                <w:rFonts w:ascii="Calibri" w:hAnsi="Calibri" w:eastAsia="Calibri" w:cs="Calibri"/>
              </w:rPr>
              <w:t>6</w:t>
            </w:r>
          </w:p>
        </w:tc>
        <w:tc>
          <w:tcPr>
            <w:tcW w:w="2340" w:type="dxa"/>
          </w:tcPr>
          <w:p w:rsidR="00C251B9" w:rsidRDefault="00C251B9" w14:paraId="13BAD72A" w14:textId="77777777">
            <w:pPr>
              <w:rPr>
                <w:rFonts w:ascii="Calibri" w:hAnsi="Calibri" w:eastAsia="Calibri" w:cs="Calibri"/>
              </w:rPr>
            </w:pPr>
            <w:r>
              <w:rPr>
                <w:rFonts w:ascii="Calibri" w:hAnsi="Calibri" w:eastAsia="Calibri" w:cs="Calibri"/>
              </w:rPr>
              <w:t>SMTP Refresh Token</w:t>
            </w:r>
          </w:p>
        </w:tc>
        <w:tc>
          <w:tcPr>
            <w:tcW w:w="1635" w:type="dxa"/>
          </w:tcPr>
          <w:p w:rsidR="00C251B9" w:rsidRDefault="00C251B9" w14:paraId="01DD25BA" w14:textId="77777777">
            <w:pPr>
              <w:rPr>
                <w:rFonts w:ascii="Calibri" w:hAnsi="Calibri" w:eastAsia="Calibri" w:cs="Calibri"/>
              </w:rPr>
            </w:pPr>
            <w:r>
              <w:rPr>
                <w:rFonts w:ascii="Calibri" w:hAnsi="Calibri" w:eastAsia="Calibri" w:cs="Calibri"/>
              </w:rPr>
              <w:t>Text box</w:t>
            </w:r>
          </w:p>
        </w:tc>
        <w:tc>
          <w:tcPr>
            <w:tcW w:w="1680" w:type="dxa"/>
          </w:tcPr>
          <w:p w:rsidR="00C251B9" w:rsidRDefault="00C251B9" w14:paraId="1BFCFE47" w14:textId="77777777">
            <w:pPr>
              <w:rPr>
                <w:rFonts w:ascii="Calibri" w:hAnsi="Calibri" w:eastAsia="Calibri" w:cs="Calibri"/>
              </w:rPr>
            </w:pPr>
            <w:r>
              <w:rPr>
                <w:rFonts w:ascii="Calibri" w:hAnsi="Calibri" w:eastAsia="Calibri" w:cs="Calibri"/>
              </w:rPr>
              <w:t>Required</w:t>
            </w:r>
          </w:p>
        </w:tc>
        <w:tc>
          <w:tcPr>
            <w:tcW w:w="2841" w:type="dxa"/>
          </w:tcPr>
          <w:p w:rsidR="00C251B9" w:rsidRDefault="00C251B9" w14:paraId="53B3BBFE" w14:textId="77777777">
            <w:pPr>
              <w:rPr>
                <w:rFonts w:ascii="Calibri" w:hAnsi="Calibri" w:eastAsia="Calibri" w:cs="Calibri"/>
              </w:rPr>
            </w:pPr>
            <w:r>
              <w:rPr>
                <w:rFonts w:ascii="Calibri" w:hAnsi="Calibri" w:eastAsia="Calibri" w:cs="Calibri"/>
              </w:rPr>
              <w:t>255 characters</w:t>
            </w:r>
          </w:p>
        </w:tc>
      </w:tr>
      <w:tr w:rsidR="00C251B9" w:rsidTr="002F64DD" w14:paraId="28FE1129" w14:textId="77777777">
        <w:trPr>
          <w:trHeight w:val="232"/>
        </w:trPr>
        <w:tc>
          <w:tcPr>
            <w:tcW w:w="855" w:type="dxa"/>
          </w:tcPr>
          <w:p w:rsidR="00C251B9" w:rsidRDefault="00C251B9" w14:paraId="78AA0884" w14:textId="77777777">
            <w:pPr>
              <w:jc w:val="center"/>
              <w:rPr>
                <w:rFonts w:ascii="Calibri" w:hAnsi="Calibri" w:eastAsia="Calibri" w:cs="Calibri"/>
              </w:rPr>
            </w:pPr>
            <w:r>
              <w:rPr>
                <w:rFonts w:ascii="Calibri" w:hAnsi="Calibri" w:eastAsia="Calibri" w:cs="Calibri"/>
              </w:rPr>
              <w:t>7</w:t>
            </w:r>
          </w:p>
        </w:tc>
        <w:tc>
          <w:tcPr>
            <w:tcW w:w="2340" w:type="dxa"/>
          </w:tcPr>
          <w:p w:rsidR="00C251B9" w:rsidRDefault="00C251B9" w14:paraId="2E15A584" w14:textId="77777777">
            <w:pPr>
              <w:rPr>
                <w:rFonts w:ascii="Calibri" w:hAnsi="Calibri" w:eastAsia="Calibri" w:cs="Calibri"/>
              </w:rPr>
            </w:pPr>
            <w:r>
              <w:rPr>
                <w:rFonts w:ascii="Calibri" w:hAnsi="Calibri" w:eastAsia="Calibri" w:cs="Calibri"/>
              </w:rPr>
              <w:t>SMTP access Token</w:t>
            </w:r>
          </w:p>
        </w:tc>
        <w:tc>
          <w:tcPr>
            <w:tcW w:w="1635" w:type="dxa"/>
          </w:tcPr>
          <w:p w:rsidR="00C251B9" w:rsidRDefault="00C251B9" w14:paraId="0F7B92A5" w14:textId="77777777">
            <w:pPr>
              <w:rPr>
                <w:rFonts w:ascii="Calibri" w:hAnsi="Calibri" w:eastAsia="Calibri" w:cs="Calibri"/>
              </w:rPr>
            </w:pPr>
            <w:r>
              <w:rPr>
                <w:rFonts w:ascii="Calibri" w:hAnsi="Calibri" w:eastAsia="Calibri" w:cs="Calibri"/>
              </w:rPr>
              <w:t>Text box</w:t>
            </w:r>
          </w:p>
        </w:tc>
        <w:tc>
          <w:tcPr>
            <w:tcW w:w="1680" w:type="dxa"/>
          </w:tcPr>
          <w:p w:rsidR="00C251B9" w:rsidRDefault="00C251B9" w14:paraId="12B587AE" w14:textId="77777777">
            <w:pPr>
              <w:rPr>
                <w:rFonts w:ascii="Calibri" w:hAnsi="Calibri" w:eastAsia="Calibri" w:cs="Calibri"/>
              </w:rPr>
            </w:pPr>
            <w:r>
              <w:rPr>
                <w:rFonts w:ascii="Calibri" w:hAnsi="Calibri" w:eastAsia="Calibri" w:cs="Calibri"/>
              </w:rPr>
              <w:t>Required</w:t>
            </w:r>
          </w:p>
        </w:tc>
        <w:tc>
          <w:tcPr>
            <w:tcW w:w="2841" w:type="dxa"/>
          </w:tcPr>
          <w:p w:rsidR="00C251B9" w:rsidRDefault="00C251B9" w14:paraId="5922D97A" w14:textId="77777777">
            <w:pPr>
              <w:rPr>
                <w:rFonts w:ascii="Calibri" w:hAnsi="Calibri" w:eastAsia="Calibri" w:cs="Calibri"/>
              </w:rPr>
            </w:pPr>
            <w:r>
              <w:rPr>
                <w:rFonts w:ascii="Calibri" w:hAnsi="Calibri" w:eastAsia="Calibri" w:cs="Calibri"/>
              </w:rPr>
              <w:t>255 characters</w:t>
            </w:r>
          </w:p>
        </w:tc>
      </w:tr>
    </w:tbl>
    <w:p w:rsidR="00DC21A2" w:rsidRDefault="00DC21A2" w14:paraId="35E524B1" w14:textId="77777777">
      <w:pPr>
        <w:spacing w:line="240" w:lineRule="auto"/>
        <w:ind w:left="709" w:hanging="567"/>
        <w:rPr>
          <w:rFonts w:ascii="Calibri" w:hAnsi="Calibri" w:eastAsia="Calibri" w:cs="Calibri"/>
          <w:sz w:val="24"/>
          <w:szCs w:val="24"/>
        </w:rPr>
      </w:pPr>
    </w:p>
    <w:p w:rsidR="00DC21A2" w:rsidRDefault="00DC21A2" w14:paraId="32BD6920" w14:textId="77777777">
      <w:pPr>
        <w:spacing w:line="240" w:lineRule="auto"/>
        <w:rPr>
          <w:rFonts w:ascii="Calibri" w:hAnsi="Calibri" w:eastAsia="Calibri" w:cs="Calibri"/>
          <w:sz w:val="24"/>
          <w:szCs w:val="24"/>
        </w:rPr>
      </w:pPr>
    </w:p>
    <w:p w:rsidR="00246C66" w:rsidP="00246C66" w:rsidRDefault="00246C66" w14:paraId="2776CDC3" w14:textId="77777777">
      <w:pPr>
        <w:shd w:val="clear" w:color="auto" w:fill="FFFFFF"/>
        <w:spacing w:line="215" w:lineRule="auto"/>
        <w:rPr>
          <w:rFonts w:ascii="Calibri" w:hAnsi="Calibri" w:eastAsia="Calibri" w:cs="Calibri"/>
          <w:b/>
          <w:sz w:val="28"/>
          <w:szCs w:val="28"/>
        </w:rPr>
      </w:pPr>
      <w:bookmarkStart w:name="_23ckvvd" w:colFirst="0" w:colLast="0" w:id="16"/>
      <w:bookmarkEnd w:id="16"/>
      <w:r>
        <w:rPr>
          <w:rFonts w:ascii="Calibri" w:hAnsi="Calibri" w:eastAsia="Calibri" w:cs="Calibri"/>
          <w:b/>
          <w:sz w:val="28"/>
          <w:szCs w:val="28"/>
        </w:rPr>
        <w:t>5.7.3 SMS Gateway Settings</w:t>
      </w:r>
    </w:p>
    <w:p w:rsidR="00246C66" w:rsidP="00246C66" w:rsidRDefault="00246C66" w14:paraId="13C08337" w14:textId="77777777">
      <w:pPr>
        <w:shd w:val="clear" w:color="auto" w:fill="FFFFFF"/>
        <w:spacing w:line="215" w:lineRule="auto"/>
        <w:rPr>
          <w:rFonts w:ascii="Calibri" w:hAnsi="Calibri" w:eastAsia="Calibri" w:cs="Calibri"/>
          <w:b/>
          <w:sz w:val="24"/>
          <w:szCs w:val="24"/>
        </w:rPr>
      </w:pPr>
    </w:p>
    <w:p w:rsidR="00246C66" w:rsidP="00246C66" w:rsidRDefault="00246C66" w14:paraId="5B76927F" w14:textId="77777777">
      <w:pPr>
        <w:spacing w:line="240" w:lineRule="auto"/>
        <w:rPr>
          <w:rFonts w:ascii="Calibri" w:hAnsi="Calibri" w:eastAsia="Calibri" w:cs="Calibri"/>
          <w:sz w:val="24"/>
          <w:szCs w:val="24"/>
        </w:rPr>
      </w:pPr>
      <w:r>
        <w:rPr>
          <w:rFonts w:ascii="Calibri" w:hAnsi="Calibri" w:eastAsia="Calibri" w:cs="Calibri"/>
          <w:sz w:val="24"/>
          <w:szCs w:val="24"/>
        </w:rPr>
        <w:t>Denotes your email address, password, and the mail servers used to send messages.</w:t>
      </w:r>
    </w:p>
    <w:p w:rsidR="00246C66" w:rsidP="00246C66" w:rsidRDefault="00246C66" w14:paraId="6EDEF0D8" w14:textId="77777777">
      <w:pPr>
        <w:spacing w:line="240" w:lineRule="auto"/>
        <w:ind w:left="1080"/>
        <w:rPr>
          <w:rFonts w:ascii="Calibri" w:hAnsi="Calibri" w:eastAsia="Calibri" w:cs="Calibri"/>
          <w:sz w:val="24"/>
          <w:szCs w:val="24"/>
        </w:rPr>
      </w:pPr>
    </w:p>
    <w:p w:rsidR="00246C66" w:rsidP="4DF41364" w:rsidRDefault="00246C66" w14:paraId="79CA7F15" w14:textId="77777777">
      <w:pPr>
        <w:spacing w:line="240" w:lineRule="auto"/>
        <w:ind w:firstLine="360"/>
        <w:rPr>
          <w:rFonts w:ascii="Calibri" w:hAnsi="Calibri" w:eastAsia="Calibri" w:cs="Calibri"/>
          <w:sz w:val="28"/>
          <w:szCs w:val="28"/>
          <w:lang w:val="en-US"/>
        </w:rPr>
      </w:pPr>
      <w:r w:rsidRPr="4DF41364">
        <w:rPr>
          <w:rFonts w:ascii="Calibri" w:hAnsi="Calibri" w:eastAsia="Calibri" w:cs="Calibri"/>
          <w:b/>
          <w:bCs/>
          <w:sz w:val="28"/>
          <w:szCs w:val="28"/>
          <w:lang w:val="en-US"/>
        </w:rPr>
        <w:t>.ENV File</w:t>
      </w:r>
      <w:r w:rsidRPr="4DF41364">
        <w:rPr>
          <w:rFonts w:ascii="Calibri" w:hAnsi="Calibri" w:eastAsia="Calibri" w:cs="Calibri"/>
          <w:sz w:val="28"/>
          <w:szCs w:val="28"/>
          <w:lang w:val="en-US"/>
        </w:rPr>
        <w:t>:</w:t>
      </w:r>
    </w:p>
    <w:p w:rsidR="00246C66" w:rsidP="00246C66" w:rsidRDefault="00246C66" w14:paraId="687A4921" w14:textId="77777777">
      <w:pPr>
        <w:spacing w:line="240" w:lineRule="auto"/>
        <w:rPr>
          <w:rFonts w:ascii="Calibri" w:hAnsi="Calibri" w:eastAsia="Calibri" w:cs="Calibri"/>
          <w:b/>
          <w:sz w:val="24"/>
          <w:szCs w:val="24"/>
        </w:rPr>
      </w:pPr>
    </w:p>
    <w:tbl>
      <w:tblPr>
        <w:tblStyle w:val="ad"/>
        <w:tblW w:w="93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55"/>
        <w:gridCol w:w="2340"/>
        <w:gridCol w:w="1635"/>
        <w:gridCol w:w="1680"/>
        <w:gridCol w:w="2841"/>
      </w:tblGrid>
      <w:tr w:rsidR="00246C66" w:rsidTr="4DF41364" w14:paraId="02537893" w14:textId="77777777">
        <w:trPr>
          <w:trHeight w:val="260"/>
        </w:trPr>
        <w:tc>
          <w:tcPr>
            <w:tcW w:w="855" w:type="dxa"/>
          </w:tcPr>
          <w:p w:rsidR="00246C66" w:rsidP="0091387A" w:rsidRDefault="00246C66" w14:paraId="3654649C" w14:textId="77777777">
            <w:pPr>
              <w:jc w:val="center"/>
              <w:rPr>
                <w:rFonts w:ascii="Calibri" w:hAnsi="Calibri" w:eastAsia="Calibri" w:cs="Calibri"/>
                <w:b/>
              </w:rPr>
            </w:pPr>
            <w:r>
              <w:rPr>
                <w:rFonts w:ascii="Calibri" w:hAnsi="Calibri" w:eastAsia="Calibri" w:cs="Calibri"/>
                <w:b/>
              </w:rPr>
              <w:t>SL NO</w:t>
            </w:r>
          </w:p>
        </w:tc>
        <w:tc>
          <w:tcPr>
            <w:tcW w:w="2340" w:type="dxa"/>
          </w:tcPr>
          <w:p w:rsidR="00246C66" w:rsidP="0091387A" w:rsidRDefault="00246C66" w14:paraId="5EA4848B" w14:textId="77777777">
            <w:pPr>
              <w:jc w:val="center"/>
              <w:rPr>
                <w:rFonts w:ascii="Calibri" w:hAnsi="Calibri" w:eastAsia="Calibri" w:cs="Calibri"/>
                <w:b/>
              </w:rPr>
            </w:pPr>
            <w:r>
              <w:rPr>
                <w:rFonts w:ascii="Calibri" w:hAnsi="Calibri" w:eastAsia="Calibri" w:cs="Calibri"/>
                <w:b/>
              </w:rPr>
              <w:t>Fields</w:t>
            </w:r>
          </w:p>
        </w:tc>
        <w:tc>
          <w:tcPr>
            <w:tcW w:w="1635" w:type="dxa"/>
          </w:tcPr>
          <w:p w:rsidR="00246C66" w:rsidP="0091387A" w:rsidRDefault="00246C66" w14:paraId="687DBA76" w14:textId="77777777">
            <w:pPr>
              <w:jc w:val="center"/>
              <w:rPr>
                <w:rFonts w:ascii="Calibri" w:hAnsi="Calibri" w:eastAsia="Calibri" w:cs="Calibri"/>
                <w:b/>
              </w:rPr>
            </w:pPr>
            <w:r>
              <w:rPr>
                <w:rFonts w:ascii="Calibri" w:hAnsi="Calibri" w:eastAsia="Calibri" w:cs="Calibri"/>
                <w:b/>
              </w:rPr>
              <w:t>Control</w:t>
            </w:r>
          </w:p>
        </w:tc>
        <w:tc>
          <w:tcPr>
            <w:tcW w:w="1680" w:type="dxa"/>
          </w:tcPr>
          <w:p w:rsidR="00246C66" w:rsidP="0091387A" w:rsidRDefault="00246C66" w14:paraId="3A672546" w14:textId="77777777">
            <w:pPr>
              <w:jc w:val="center"/>
              <w:rPr>
                <w:rFonts w:ascii="Calibri" w:hAnsi="Calibri" w:eastAsia="Calibri" w:cs="Calibri"/>
                <w:b/>
              </w:rPr>
            </w:pPr>
            <w:r>
              <w:rPr>
                <w:rFonts w:ascii="Calibri" w:hAnsi="Calibri" w:eastAsia="Calibri" w:cs="Calibri"/>
                <w:b/>
              </w:rPr>
              <w:t>Mandatory</w:t>
            </w:r>
          </w:p>
        </w:tc>
        <w:tc>
          <w:tcPr>
            <w:tcW w:w="2841" w:type="dxa"/>
          </w:tcPr>
          <w:p w:rsidR="00246C66" w:rsidP="0091387A" w:rsidRDefault="00246C66" w14:paraId="220DB131" w14:textId="77777777">
            <w:pPr>
              <w:jc w:val="center"/>
              <w:rPr>
                <w:rFonts w:ascii="Calibri" w:hAnsi="Calibri" w:eastAsia="Calibri" w:cs="Calibri"/>
                <w:b/>
              </w:rPr>
            </w:pPr>
            <w:r>
              <w:rPr>
                <w:rFonts w:ascii="Calibri" w:hAnsi="Calibri" w:eastAsia="Calibri" w:cs="Calibri"/>
                <w:b/>
              </w:rPr>
              <w:t>Value</w:t>
            </w:r>
          </w:p>
        </w:tc>
      </w:tr>
      <w:tr w:rsidR="00246C66" w:rsidTr="4DF41364" w14:paraId="3B070800" w14:textId="77777777">
        <w:trPr>
          <w:trHeight w:val="232"/>
        </w:trPr>
        <w:tc>
          <w:tcPr>
            <w:tcW w:w="855" w:type="dxa"/>
          </w:tcPr>
          <w:p w:rsidR="00246C66" w:rsidP="0091387A" w:rsidRDefault="00246C66" w14:paraId="574555B9" w14:textId="77777777">
            <w:pPr>
              <w:jc w:val="center"/>
              <w:rPr>
                <w:rFonts w:ascii="Calibri" w:hAnsi="Calibri" w:eastAsia="Calibri" w:cs="Calibri"/>
              </w:rPr>
            </w:pPr>
            <w:r>
              <w:rPr>
                <w:rFonts w:ascii="Calibri" w:hAnsi="Calibri" w:eastAsia="Calibri" w:cs="Calibri"/>
              </w:rPr>
              <w:t>1</w:t>
            </w:r>
          </w:p>
        </w:tc>
        <w:tc>
          <w:tcPr>
            <w:tcW w:w="2340" w:type="dxa"/>
          </w:tcPr>
          <w:p w:rsidR="00246C66" w:rsidP="0091387A" w:rsidRDefault="008F04AA" w14:paraId="19F68E80" w14:textId="77777777">
            <w:pPr>
              <w:rPr>
                <w:rFonts w:ascii="Calibri" w:hAnsi="Calibri" w:eastAsia="Calibri" w:cs="Calibri"/>
              </w:rPr>
            </w:pPr>
            <w:r>
              <w:rPr>
                <w:rFonts w:ascii="Calibri" w:hAnsi="Calibri" w:eastAsia="Calibri" w:cs="Calibri"/>
              </w:rPr>
              <w:t>SMS</w:t>
            </w:r>
            <w:r w:rsidR="00246C66">
              <w:rPr>
                <w:rFonts w:ascii="Calibri" w:hAnsi="Calibri" w:eastAsia="Calibri" w:cs="Calibri"/>
              </w:rPr>
              <w:t xml:space="preserve"> Host</w:t>
            </w:r>
          </w:p>
        </w:tc>
        <w:tc>
          <w:tcPr>
            <w:tcW w:w="1635" w:type="dxa"/>
          </w:tcPr>
          <w:p w:rsidR="00246C66" w:rsidP="0091387A" w:rsidRDefault="00246C66" w14:paraId="22C58B62" w14:textId="77777777">
            <w:pPr>
              <w:rPr>
                <w:rFonts w:ascii="Calibri" w:hAnsi="Calibri" w:eastAsia="Calibri" w:cs="Calibri"/>
              </w:rPr>
            </w:pPr>
            <w:r>
              <w:rPr>
                <w:rFonts w:ascii="Calibri" w:hAnsi="Calibri" w:eastAsia="Calibri" w:cs="Calibri"/>
              </w:rPr>
              <w:t>Text box</w:t>
            </w:r>
          </w:p>
        </w:tc>
        <w:tc>
          <w:tcPr>
            <w:tcW w:w="1680" w:type="dxa"/>
          </w:tcPr>
          <w:p w:rsidR="00246C66" w:rsidP="0091387A" w:rsidRDefault="00246C66" w14:paraId="0F810200" w14:textId="77777777">
            <w:pPr>
              <w:rPr>
                <w:rFonts w:ascii="Calibri" w:hAnsi="Calibri" w:eastAsia="Calibri" w:cs="Calibri"/>
              </w:rPr>
            </w:pPr>
            <w:r>
              <w:rPr>
                <w:rFonts w:ascii="Calibri" w:hAnsi="Calibri" w:eastAsia="Calibri" w:cs="Calibri"/>
              </w:rPr>
              <w:t>Required</w:t>
            </w:r>
          </w:p>
        </w:tc>
        <w:tc>
          <w:tcPr>
            <w:tcW w:w="2841" w:type="dxa"/>
          </w:tcPr>
          <w:p w:rsidR="00246C66" w:rsidP="0091387A" w:rsidRDefault="00246C66" w14:paraId="633673D8" w14:textId="77777777">
            <w:pPr>
              <w:rPr>
                <w:rFonts w:ascii="Calibri" w:hAnsi="Calibri" w:eastAsia="Calibri" w:cs="Calibri"/>
              </w:rPr>
            </w:pPr>
            <w:r>
              <w:rPr>
                <w:rFonts w:ascii="Calibri" w:hAnsi="Calibri" w:eastAsia="Calibri" w:cs="Calibri"/>
              </w:rPr>
              <w:t>255 characters</w:t>
            </w:r>
          </w:p>
        </w:tc>
      </w:tr>
      <w:tr w:rsidR="00246C66" w:rsidTr="4DF41364" w14:paraId="7C6438E0" w14:textId="77777777">
        <w:trPr>
          <w:trHeight w:val="232"/>
        </w:trPr>
        <w:tc>
          <w:tcPr>
            <w:tcW w:w="855" w:type="dxa"/>
          </w:tcPr>
          <w:p w:rsidR="00246C66" w:rsidP="0091387A" w:rsidRDefault="00246C66" w14:paraId="17CABC5F" w14:textId="77777777">
            <w:pPr>
              <w:jc w:val="center"/>
              <w:rPr>
                <w:rFonts w:ascii="Calibri" w:hAnsi="Calibri" w:eastAsia="Calibri" w:cs="Calibri"/>
              </w:rPr>
            </w:pPr>
            <w:r>
              <w:rPr>
                <w:rFonts w:ascii="Calibri" w:hAnsi="Calibri" w:eastAsia="Calibri" w:cs="Calibri"/>
              </w:rPr>
              <w:t>2</w:t>
            </w:r>
          </w:p>
        </w:tc>
        <w:tc>
          <w:tcPr>
            <w:tcW w:w="2340" w:type="dxa"/>
          </w:tcPr>
          <w:p w:rsidR="00246C66" w:rsidP="4DF41364" w:rsidRDefault="008F04AA" w14:paraId="57A95038" w14:textId="77777777">
            <w:pPr>
              <w:rPr>
                <w:rFonts w:ascii="Calibri" w:hAnsi="Calibri" w:eastAsia="Calibri" w:cs="Calibri"/>
                <w:lang w:val="en-US"/>
              </w:rPr>
            </w:pPr>
            <w:r w:rsidRPr="4DF41364">
              <w:rPr>
                <w:rFonts w:ascii="Calibri" w:hAnsi="Calibri" w:eastAsia="Calibri" w:cs="Calibri"/>
                <w:lang w:val="en-US"/>
              </w:rPr>
              <w:t xml:space="preserve">SMS </w:t>
            </w:r>
            <w:r w:rsidRPr="4DF41364" w:rsidR="00246C66">
              <w:rPr>
                <w:rFonts w:ascii="Calibri" w:hAnsi="Calibri" w:eastAsia="Calibri" w:cs="Calibri"/>
                <w:lang w:val="en-US"/>
              </w:rPr>
              <w:t xml:space="preserve"> </w:t>
            </w:r>
            <w:r w:rsidRPr="4DF41364">
              <w:rPr>
                <w:rFonts w:ascii="Calibri" w:hAnsi="Calibri" w:eastAsia="Calibri" w:cs="Calibri"/>
                <w:lang w:val="en-US"/>
              </w:rPr>
              <w:t>API key</w:t>
            </w:r>
          </w:p>
        </w:tc>
        <w:tc>
          <w:tcPr>
            <w:tcW w:w="1635" w:type="dxa"/>
          </w:tcPr>
          <w:p w:rsidR="00246C66" w:rsidP="0091387A" w:rsidRDefault="00246C66" w14:paraId="157747AB" w14:textId="77777777">
            <w:pPr>
              <w:rPr>
                <w:rFonts w:ascii="Calibri" w:hAnsi="Calibri" w:eastAsia="Calibri" w:cs="Calibri"/>
              </w:rPr>
            </w:pPr>
            <w:r>
              <w:rPr>
                <w:rFonts w:ascii="Calibri" w:hAnsi="Calibri" w:eastAsia="Calibri" w:cs="Calibri"/>
              </w:rPr>
              <w:t>Text box</w:t>
            </w:r>
          </w:p>
        </w:tc>
        <w:tc>
          <w:tcPr>
            <w:tcW w:w="1680" w:type="dxa"/>
          </w:tcPr>
          <w:p w:rsidR="00246C66" w:rsidP="0091387A" w:rsidRDefault="00246C66" w14:paraId="1C051E00" w14:textId="77777777">
            <w:pPr>
              <w:rPr>
                <w:rFonts w:ascii="Calibri" w:hAnsi="Calibri" w:eastAsia="Calibri" w:cs="Calibri"/>
              </w:rPr>
            </w:pPr>
            <w:r>
              <w:rPr>
                <w:rFonts w:ascii="Calibri" w:hAnsi="Calibri" w:eastAsia="Calibri" w:cs="Calibri"/>
              </w:rPr>
              <w:t>Required</w:t>
            </w:r>
          </w:p>
        </w:tc>
        <w:tc>
          <w:tcPr>
            <w:tcW w:w="2841" w:type="dxa"/>
          </w:tcPr>
          <w:p w:rsidR="00246C66" w:rsidP="0091387A" w:rsidRDefault="00246C66" w14:paraId="0B5CA64B" w14:textId="77777777">
            <w:pPr>
              <w:rPr>
                <w:rFonts w:ascii="Calibri" w:hAnsi="Calibri" w:eastAsia="Calibri" w:cs="Calibri"/>
              </w:rPr>
            </w:pPr>
            <w:r>
              <w:rPr>
                <w:rFonts w:ascii="Calibri" w:hAnsi="Calibri" w:eastAsia="Calibri" w:cs="Calibri"/>
              </w:rPr>
              <w:t>255 characters</w:t>
            </w:r>
          </w:p>
        </w:tc>
      </w:tr>
      <w:tr w:rsidR="00246C66" w:rsidTr="4DF41364" w14:paraId="4660CC23" w14:textId="77777777">
        <w:trPr>
          <w:trHeight w:val="232"/>
        </w:trPr>
        <w:tc>
          <w:tcPr>
            <w:tcW w:w="855" w:type="dxa"/>
          </w:tcPr>
          <w:p w:rsidR="00246C66" w:rsidP="0091387A" w:rsidRDefault="00246C66" w14:paraId="2BE6DAF8" w14:textId="77777777">
            <w:pPr>
              <w:jc w:val="center"/>
              <w:rPr>
                <w:rFonts w:ascii="Calibri" w:hAnsi="Calibri" w:eastAsia="Calibri" w:cs="Calibri"/>
              </w:rPr>
            </w:pPr>
            <w:r>
              <w:rPr>
                <w:rFonts w:ascii="Calibri" w:hAnsi="Calibri" w:eastAsia="Calibri" w:cs="Calibri"/>
              </w:rPr>
              <w:t>3</w:t>
            </w:r>
          </w:p>
        </w:tc>
        <w:tc>
          <w:tcPr>
            <w:tcW w:w="2340" w:type="dxa"/>
          </w:tcPr>
          <w:p w:rsidR="00246C66" w:rsidP="0091387A" w:rsidRDefault="008F04AA" w14:paraId="526B1DA8" w14:textId="77777777">
            <w:pPr>
              <w:rPr>
                <w:rFonts w:ascii="Calibri" w:hAnsi="Calibri" w:eastAsia="Calibri" w:cs="Calibri"/>
              </w:rPr>
            </w:pPr>
            <w:r>
              <w:rPr>
                <w:rFonts w:ascii="Calibri" w:hAnsi="Calibri" w:eastAsia="Calibri" w:cs="Calibri"/>
              </w:rPr>
              <w:t>SMS</w:t>
            </w:r>
            <w:r w:rsidR="00246C66">
              <w:rPr>
                <w:rFonts w:ascii="Calibri" w:hAnsi="Calibri" w:eastAsia="Calibri" w:cs="Calibri"/>
              </w:rPr>
              <w:t xml:space="preserve"> </w:t>
            </w:r>
            <w:r>
              <w:rPr>
                <w:rFonts w:ascii="Calibri" w:hAnsi="Calibri" w:eastAsia="Calibri" w:cs="Calibri"/>
              </w:rPr>
              <w:t>Secret</w:t>
            </w:r>
            <w:r w:rsidRPr="00097F05">
              <w:rPr>
                <w:rFonts w:ascii="Calibri" w:hAnsi="Calibri" w:eastAsia="Calibri" w:cs="Calibri"/>
              </w:rPr>
              <w:t xml:space="preserve"> </w:t>
            </w:r>
            <w:r>
              <w:rPr>
                <w:rFonts w:ascii="Calibri" w:hAnsi="Calibri" w:eastAsia="Calibri" w:cs="Calibri"/>
              </w:rPr>
              <w:t>Key</w:t>
            </w:r>
          </w:p>
        </w:tc>
        <w:tc>
          <w:tcPr>
            <w:tcW w:w="1635" w:type="dxa"/>
          </w:tcPr>
          <w:p w:rsidR="00246C66" w:rsidP="0091387A" w:rsidRDefault="00246C66" w14:paraId="725D8D65" w14:textId="77777777">
            <w:pPr>
              <w:rPr>
                <w:rFonts w:ascii="Calibri" w:hAnsi="Calibri" w:eastAsia="Calibri" w:cs="Calibri"/>
              </w:rPr>
            </w:pPr>
            <w:r>
              <w:rPr>
                <w:rFonts w:ascii="Calibri" w:hAnsi="Calibri" w:eastAsia="Calibri" w:cs="Calibri"/>
              </w:rPr>
              <w:t>Text box</w:t>
            </w:r>
          </w:p>
        </w:tc>
        <w:tc>
          <w:tcPr>
            <w:tcW w:w="1680" w:type="dxa"/>
          </w:tcPr>
          <w:p w:rsidR="00246C66" w:rsidP="0091387A" w:rsidRDefault="00246C66" w14:paraId="0A0653F4" w14:textId="77777777">
            <w:pPr>
              <w:rPr>
                <w:rFonts w:ascii="Calibri" w:hAnsi="Calibri" w:eastAsia="Calibri" w:cs="Calibri"/>
              </w:rPr>
            </w:pPr>
            <w:r>
              <w:rPr>
                <w:rFonts w:ascii="Calibri" w:hAnsi="Calibri" w:eastAsia="Calibri" w:cs="Calibri"/>
              </w:rPr>
              <w:t>Required</w:t>
            </w:r>
          </w:p>
        </w:tc>
        <w:tc>
          <w:tcPr>
            <w:tcW w:w="2841" w:type="dxa"/>
          </w:tcPr>
          <w:p w:rsidR="00246C66" w:rsidP="0091387A" w:rsidRDefault="00246C66" w14:paraId="2FCF7FA6" w14:textId="77777777">
            <w:pPr>
              <w:rPr>
                <w:rFonts w:ascii="Calibri" w:hAnsi="Calibri" w:eastAsia="Calibri" w:cs="Calibri"/>
              </w:rPr>
            </w:pPr>
            <w:r>
              <w:rPr>
                <w:rFonts w:ascii="Calibri" w:hAnsi="Calibri" w:eastAsia="Calibri" w:cs="Calibri"/>
              </w:rPr>
              <w:t>255 characters</w:t>
            </w:r>
          </w:p>
        </w:tc>
      </w:tr>
    </w:tbl>
    <w:p w:rsidR="00246C66" w:rsidP="00246C66" w:rsidRDefault="00246C66" w14:paraId="0A842379" w14:textId="77777777">
      <w:pPr>
        <w:spacing w:line="240" w:lineRule="auto"/>
        <w:ind w:left="709" w:hanging="567"/>
        <w:rPr>
          <w:rFonts w:ascii="Calibri" w:hAnsi="Calibri" w:eastAsia="Calibri" w:cs="Calibri"/>
          <w:sz w:val="24"/>
          <w:szCs w:val="24"/>
        </w:rPr>
      </w:pPr>
    </w:p>
    <w:p w:rsidR="00246C66" w:rsidP="00246C66" w:rsidRDefault="00246C66" w14:paraId="0A519ABF" w14:textId="77777777">
      <w:pPr>
        <w:shd w:val="clear" w:color="auto" w:fill="FFFFFF"/>
        <w:spacing w:line="215" w:lineRule="auto"/>
        <w:rPr>
          <w:rFonts w:ascii="Calibri" w:hAnsi="Calibri" w:eastAsia="Calibri" w:cs="Calibri"/>
          <w:b/>
          <w:sz w:val="28"/>
          <w:szCs w:val="28"/>
        </w:rPr>
      </w:pPr>
      <w:r>
        <w:rPr>
          <w:rFonts w:ascii="Calibri" w:hAnsi="Calibri" w:eastAsia="Calibri" w:cs="Calibri"/>
          <w:b/>
          <w:sz w:val="28"/>
          <w:szCs w:val="28"/>
        </w:rPr>
        <w:t>5.7.4 WhatsApp API Gat</w:t>
      </w:r>
      <w:r w:rsidR="00404A2D">
        <w:rPr>
          <w:rFonts w:ascii="Calibri" w:hAnsi="Calibri" w:eastAsia="Calibri" w:cs="Calibri"/>
          <w:b/>
          <w:sz w:val="28"/>
          <w:szCs w:val="28"/>
        </w:rPr>
        <w:t>e</w:t>
      </w:r>
      <w:r>
        <w:rPr>
          <w:rFonts w:ascii="Calibri" w:hAnsi="Calibri" w:eastAsia="Calibri" w:cs="Calibri"/>
          <w:b/>
          <w:sz w:val="28"/>
          <w:szCs w:val="28"/>
        </w:rPr>
        <w:t>way Settings</w:t>
      </w:r>
    </w:p>
    <w:p w:rsidR="00246C66" w:rsidP="00246C66" w:rsidRDefault="00246C66" w14:paraId="77AA574B" w14:textId="77777777">
      <w:pPr>
        <w:shd w:val="clear" w:color="auto" w:fill="FFFFFF"/>
        <w:spacing w:line="215" w:lineRule="auto"/>
        <w:rPr>
          <w:rFonts w:ascii="Calibri" w:hAnsi="Calibri" w:eastAsia="Calibri" w:cs="Calibri"/>
          <w:b/>
          <w:sz w:val="24"/>
          <w:szCs w:val="24"/>
        </w:rPr>
      </w:pPr>
    </w:p>
    <w:p w:rsidR="00246C66" w:rsidP="00246C66" w:rsidRDefault="00246C66" w14:paraId="5CE3C424" w14:textId="77777777">
      <w:pPr>
        <w:spacing w:line="240" w:lineRule="auto"/>
        <w:rPr>
          <w:rFonts w:ascii="Calibri" w:hAnsi="Calibri" w:eastAsia="Calibri" w:cs="Calibri"/>
          <w:sz w:val="24"/>
          <w:szCs w:val="24"/>
        </w:rPr>
      </w:pPr>
      <w:r>
        <w:rPr>
          <w:rFonts w:ascii="Calibri" w:hAnsi="Calibri" w:eastAsia="Calibri" w:cs="Calibri"/>
          <w:sz w:val="24"/>
          <w:szCs w:val="24"/>
        </w:rPr>
        <w:t>Denotes your email address, password, and the mail servers used to send messages.</w:t>
      </w:r>
    </w:p>
    <w:p w:rsidR="00246C66" w:rsidP="00246C66" w:rsidRDefault="00246C66" w14:paraId="28E88880" w14:textId="77777777">
      <w:pPr>
        <w:spacing w:line="240" w:lineRule="auto"/>
        <w:ind w:left="1080"/>
        <w:rPr>
          <w:rFonts w:ascii="Calibri" w:hAnsi="Calibri" w:eastAsia="Calibri" w:cs="Calibri"/>
          <w:sz w:val="24"/>
          <w:szCs w:val="24"/>
        </w:rPr>
      </w:pPr>
    </w:p>
    <w:p w:rsidR="00246C66" w:rsidP="4DF41364" w:rsidRDefault="00246C66" w14:paraId="7BC94DCB" w14:textId="77777777">
      <w:pPr>
        <w:spacing w:line="240" w:lineRule="auto"/>
        <w:ind w:firstLine="360"/>
        <w:rPr>
          <w:rFonts w:ascii="Calibri" w:hAnsi="Calibri" w:eastAsia="Calibri" w:cs="Calibri"/>
          <w:sz w:val="28"/>
          <w:szCs w:val="28"/>
          <w:lang w:val="en-US"/>
        </w:rPr>
      </w:pPr>
      <w:r w:rsidRPr="4DF41364">
        <w:rPr>
          <w:rFonts w:ascii="Calibri" w:hAnsi="Calibri" w:eastAsia="Calibri" w:cs="Calibri"/>
          <w:b/>
          <w:bCs/>
          <w:sz w:val="28"/>
          <w:szCs w:val="28"/>
          <w:lang w:val="en-US"/>
        </w:rPr>
        <w:t>.ENV File</w:t>
      </w:r>
      <w:r w:rsidRPr="4DF41364">
        <w:rPr>
          <w:rFonts w:ascii="Calibri" w:hAnsi="Calibri" w:eastAsia="Calibri" w:cs="Calibri"/>
          <w:sz w:val="28"/>
          <w:szCs w:val="28"/>
          <w:lang w:val="en-US"/>
        </w:rPr>
        <w:t>:</w:t>
      </w:r>
    </w:p>
    <w:p w:rsidR="00246C66" w:rsidP="00246C66" w:rsidRDefault="00246C66" w14:paraId="74BA66E5" w14:textId="77777777">
      <w:pPr>
        <w:spacing w:line="240" w:lineRule="auto"/>
        <w:rPr>
          <w:rFonts w:ascii="Calibri" w:hAnsi="Calibri" w:eastAsia="Calibri" w:cs="Calibri"/>
          <w:b/>
          <w:sz w:val="24"/>
          <w:szCs w:val="24"/>
        </w:rPr>
      </w:pPr>
    </w:p>
    <w:tbl>
      <w:tblPr>
        <w:tblStyle w:val="ad"/>
        <w:tblW w:w="93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55"/>
        <w:gridCol w:w="2340"/>
        <w:gridCol w:w="1635"/>
        <w:gridCol w:w="1680"/>
        <w:gridCol w:w="2841"/>
      </w:tblGrid>
      <w:tr w:rsidR="008F04AA" w:rsidTr="4DF41364" w14:paraId="696DF244" w14:textId="77777777">
        <w:trPr>
          <w:trHeight w:val="260"/>
        </w:trPr>
        <w:tc>
          <w:tcPr>
            <w:tcW w:w="855" w:type="dxa"/>
          </w:tcPr>
          <w:p w:rsidR="008F04AA" w:rsidP="0091387A" w:rsidRDefault="008F04AA" w14:paraId="2E0A4CAA" w14:textId="77777777">
            <w:pPr>
              <w:jc w:val="center"/>
              <w:rPr>
                <w:rFonts w:ascii="Calibri" w:hAnsi="Calibri" w:eastAsia="Calibri" w:cs="Calibri"/>
                <w:b/>
              </w:rPr>
            </w:pPr>
            <w:r>
              <w:rPr>
                <w:rFonts w:ascii="Calibri" w:hAnsi="Calibri" w:eastAsia="Calibri" w:cs="Calibri"/>
                <w:b/>
              </w:rPr>
              <w:t>SL NO</w:t>
            </w:r>
          </w:p>
        </w:tc>
        <w:tc>
          <w:tcPr>
            <w:tcW w:w="2340" w:type="dxa"/>
          </w:tcPr>
          <w:p w:rsidR="008F04AA" w:rsidP="0091387A" w:rsidRDefault="008F04AA" w14:paraId="5C2BD7C5" w14:textId="77777777">
            <w:pPr>
              <w:jc w:val="center"/>
              <w:rPr>
                <w:rFonts w:ascii="Calibri" w:hAnsi="Calibri" w:eastAsia="Calibri" w:cs="Calibri"/>
                <w:b/>
              </w:rPr>
            </w:pPr>
            <w:r>
              <w:rPr>
                <w:rFonts w:ascii="Calibri" w:hAnsi="Calibri" w:eastAsia="Calibri" w:cs="Calibri"/>
                <w:b/>
              </w:rPr>
              <w:t>Fields</w:t>
            </w:r>
          </w:p>
        </w:tc>
        <w:tc>
          <w:tcPr>
            <w:tcW w:w="1635" w:type="dxa"/>
          </w:tcPr>
          <w:p w:rsidR="008F04AA" w:rsidP="0091387A" w:rsidRDefault="008F04AA" w14:paraId="19017B62" w14:textId="77777777">
            <w:pPr>
              <w:jc w:val="center"/>
              <w:rPr>
                <w:rFonts w:ascii="Calibri" w:hAnsi="Calibri" w:eastAsia="Calibri" w:cs="Calibri"/>
                <w:b/>
              </w:rPr>
            </w:pPr>
            <w:r>
              <w:rPr>
                <w:rFonts w:ascii="Calibri" w:hAnsi="Calibri" w:eastAsia="Calibri" w:cs="Calibri"/>
                <w:b/>
              </w:rPr>
              <w:t>Control</w:t>
            </w:r>
          </w:p>
        </w:tc>
        <w:tc>
          <w:tcPr>
            <w:tcW w:w="1680" w:type="dxa"/>
          </w:tcPr>
          <w:p w:rsidR="008F04AA" w:rsidP="0091387A" w:rsidRDefault="008F04AA" w14:paraId="68E717C5" w14:textId="77777777">
            <w:pPr>
              <w:jc w:val="center"/>
              <w:rPr>
                <w:rFonts w:ascii="Calibri" w:hAnsi="Calibri" w:eastAsia="Calibri" w:cs="Calibri"/>
                <w:b/>
              </w:rPr>
            </w:pPr>
            <w:r>
              <w:rPr>
                <w:rFonts w:ascii="Calibri" w:hAnsi="Calibri" w:eastAsia="Calibri" w:cs="Calibri"/>
                <w:b/>
              </w:rPr>
              <w:t>Mandatory</w:t>
            </w:r>
          </w:p>
        </w:tc>
        <w:tc>
          <w:tcPr>
            <w:tcW w:w="2841" w:type="dxa"/>
          </w:tcPr>
          <w:p w:rsidR="008F04AA" w:rsidP="0091387A" w:rsidRDefault="008F04AA" w14:paraId="0487D11D" w14:textId="77777777">
            <w:pPr>
              <w:jc w:val="center"/>
              <w:rPr>
                <w:rFonts w:ascii="Calibri" w:hAnsi="Calibri" w:eastAsia="Calibri" w:cs="Calibri"/>
                <w:b/>
              </w:rPr>
            </w:pPr>
            <w:r>
              <w:rPr>
                <w:rFonts w:ascii="Calibri" w:hAnsi="Calibri" w:eastAsia="Calibri" w:cs="Calibri"/>
                <w:b/>
              </w:rPr>
              <w:t>Value</w:t>
            </w:r>
          </w:p>
        </w:tc>
      </w:tr>
      <w:tr w:rsidR="008F04AA" w:rsidTr="4DF41364" w14:paraId="4F263BA3" w14:textId="77777777">
        <w:trPr>
          <w:trHeight w:val="232"/>
        </w:trPr>
        <w:tc>
          <w:tcPr>
            <w:tcW w:w="855" w:type="dxa"/>
          </w:tcPr>
          <w:p w:rsidR="008F04AA" w:rsidP="0091387A" w:rsidRDefault="008F04AA" w14:paraId="39F40567" w14:textId="77777777">
            <w:pPr>
              <w:jc w:val="center"/>
              <w:rPr>
                <w:rFonts w:ascii="Calibri" w:hAnsi="Calibri" w:eastAsia="Calibri" w:cs="Calibri"/>
              </w:rPr>
            </w:pPr>
            <w:r>
              <w:rPr>
                <w:rFonts w:ascii="Calibri" w:hAnsi="Calibri" w:eastAsia="Calibri" w:cs="Calibri"/>
              </w:rPr>
              <w:t>1</w:t>
            </w:r>
          </w:p>
        </w:tc>
        <w:tc>
          <w:tcPr>
            <w:tcW w:w="2340" w:type="dxa"/>
          </w:tcPr>
          <w:p w:rsidR="008F04AA" w:rsidP="0091387A" w:rsidRDefault="00404A2D" w14:paraId="61800D11" w14:textId="77777777">
            <w:pPr>
              <w:rPr>
                <w:rFonts w:ascii="Calibri" w:hAnsi="Calibri" w:eastAsia="Calibri" w:cs="Calibri"/>
              </w:rPr>
            </w:pPr>
            <w:r>
              <w:rPr>
                <w:rFonts w:ascii="Calibri" w:hAnsi="Calibri" w:eastAsia="Calibri" w:cs="Calibri"/>
              </w:rPr>
              <w:t>WhatsApp</w:t>
            </w:r>
            <w:r w:rsidR="008F04AA">
              <w:rPr>
                <w:rFonts w:ascii="Calibri" w:hAnsi="Calibri" w:eastAsia="Calibri" w:cs="Calibri"/>
              </w:rPr>
              <w:t xml:space="preserve"> Host</w:t>
            </w:r>
          </w:p>
        </w:tc>
        <w:tc>
          <w:tcPr>
            <w:tcW w:w="1635" w:type="dxa"/>
          </w:tcPr>
          <w:p w:rsidR="008F04AA" w:rsidP="0091387A" w:rsidRDefault="008F04AA" w14:paraId="08823E6A" w14:textId="77777777">
            <w:pPr>
              <w:rPr>
                <w:rFonts w:ascii="Calibri" w:hAnsi="Calibri" w:eastAsia="Calibri" w:cs="Calibri"/>
              </w:rPr>
            </w:pPr>
            <w:r>
              <w:rPr>
                <w:rFonts w:ascii="Calibri" w:hAnsi="Calibri" w:eastAsia="Calibri" w:cs="Calibri"/>
              </w:rPr>
              <w:t>Text box</w:t>
            </w:r>
          </w:p>
        </w:tc>
        <w:tc>
          <w:tcPr>
            <w:tcW w:w="1680" w:type="dxa"/>
          </w:tcPr>
          <w:p w:rsidR="008F04AA" w:rsidP="0091387A" w:rsidRDefault="008F04AA" w14:paraId="07A117F1" w14:textId="77777777">
            <w:pPr>
              <w:rPr>
                <w:rFonts w:ascii="Calibri" w:hAnsi="Calibri" w:eastAsia="Calibri" w:cs="Calibri"/>
              </w:rPr>
            </w:pPr>
            <w:r>
              <w:rPr>
                <w:rFonts w:ascii="Calibri" w:hAnsi="Calibri" w:eastAsia="Calibri" w:cs="Calibri"/>
              </w:rPr>
              <w:t>Required</w:t>
            </w:r>
          </w:p>
        </w:tc>
        <w:tc>
          <w:tcPr>
            <w:tcW w:w="2841" w:type="dxa"/>
          </w:tcPr>
          <w:p w:rsidR="008F04AA" w:rsidP="0091387A" w:rsidRDefault="008F04AA" w14:paraId="4A202B34" w14:textId="77777777">
            <w:pPr>
              <w:rPr>
                <w:rFonts w:ascii="Calibri" w:hAnsi="Calibri" w:eastAsia="Calibri" w:cs="Calibri"/>
              </w:rPr>
            </w:pPr>
            <w:r>
              <w:rPr>
                <w:rFonts w:ascii="Calibri" w:hAnsi="Calibri" w:eastAsia="Calibri" w:cs="Calibri"/>
              </w:rPr>
              <w:t>255 characters</w:t>
            </w:r>
          </w:p>
        </w:tc>
      </w:tr>
      <w:tr w:rsidR="008F04AA" w:rsidTr="4DF41364" w14:paraId="450064B2" w14:textId="77777777">
        <w:trPr>
          <w:trHeight w:val="232"/>
        </w:trPr>
        <w:tc>
          <w:tcPr>
            <w:tcW w:w="855" w:type="dxa"/>
          </w:tcPr>
          <w:p w:rsidR="008F04AA" w:rsidP="0091387A" w:rsidRDefault="008F04AA" w14:paraId="08CABC94" w14:textId="77777777">
            <w:pPr>
              <w:jc w:val="center"/>
              <w:rPr>
                <w:rFonts w:ascii="Calibri" w:hAnsi="Calibri" w:eastAsia="Calibri" w:cs="Calibri"/>
              </w:rPr>
            </w:pPr>
            <w:r>
              <w:rPr>
                <w:rFonts w:ascii="Calibri" w:hAnsi="Calibri" w:eastAsia="Calibri" w:cs="Calibri"/>
              </w:rPr>
              <w:t>2</w:t>
            </w:r>
          </w:p>
        </w:tc>
        <w:tc>
          <w:tcPr>
            <w:tcW w:w="2340" w:type="dxa"/>
          </w:tcPr>
          <w:p w:rsidR="008F04AA" w:rsidP="4DF41364" w:rsidRDefault="00404A2D" w14:paraId="64B11D81" w14:textId="77777777">
            <w:pPr>
              <w:rPr>
                <w:rFonts w:ascii="Calibri" w:hAnsi="Calibri" w:eastAsia="Calibri" w:cs="Calibri"/>
                <w:lang w:val="en-US"/>
              </w:rPr>
            </w:pPr>
            <w:r w:rsidRPr="4DF41364">
              <w:rPr>
                <w:rFonts w:ascii="Calibri" w:hAnsi="Calibri" w:eastAsia="Calibri" w:cs="Calibri"/>
                <w:lang w:val="en-US"/>
              </w:rPr>
              <w:t>WhatsApp</w:t>
            </w:r>
            <w:r w:rsidRPr="4DF41364" w:rsidR="008F04AA">
              <w:rPr>
                <w:rFonts w:ascii="Calibri" w:hAnsi="Calibri" w:eastAsia="Calibri" w:cs="Calibri"/>
                <w:lang w:val="en-US"/>
              </w:rPr>
              <w:t xml:space="preserve">  API key</w:t>
            </w:r>
          </w:p>
        </w:tc>
        <w:tc>
          <w:tcPr>
            <w:tcW w:w="1635" w:type="dxa"/>
          </w:tcPr>
          <w:p w:rsidR="008F04AA" w:rsidP="0091387A" w:rsidRDefault="008F04AA" w14:paraId="79C5D05A" w14:textId="77777777">
            <w:pPr>
              <w:rPr>
                <w:rFonts w:ascii="Calibri" w:hAnsi="Calibri" w:eastAsia="Calibri" w:cs="Calibri"/>
              </w:rPr>
            </w:pPr>
            <w:r>
              <w:rPr>
                <w:rFonts w:ascii="Calibri" w:hAnsi="Calibri" w:eastAsia="Calibri" w:cs="Calibri"/>
              </w:rPr>
              <w:t>Text box</w:t>
            </w:r>
          </w:p>
        </w:tc>
        <w:tc>
          <w:tcPr>
            <w:tcW w:w="1680" w:type="dxa"/>
          </w:tcPr>
          <w:p w:rsidR="008F04AA" w:rsidP="0091387A" w:rsidRDefault="008F04AA" w14:paraId="34D6FB84" w14:textId="77777777">
            <w:pPr>
              <w:rPr>
                <w:rFonts w:ascii="Calibri" w:hAnsi="Calibri" w:eastAsia="Calibri" w:cs="Calibri"/>
              </w:rPr>
            </w:pPr>
            <w:r>
              <w:rPr>
                <w:rFonts w:ascii="Calibri" w:hAnsi="Calibri" w:eastAsia="Calibri" w:cs="Calibri"/>
              </w:rPr>
              <w:t>Required</w:t>
            </w:r>
          </w:p>
        </w:tc>
        <w:tc>
          <w:tcPr>
            <w:tcW w:w="2841" w:type="dxa"/>
          </w:tcPr>
          <w:p w:rsidR="008F04AA" w:rsidP="0091387A" w:rsidRDefault="008F04AA" w14:paraId="367BC34E" w14:textId="77777777">
            <w:pPr>
              <w:rPr>
                <w:rFonts w:ascii="Calibri" w:hAnsi="Calibri" w:eastAsia="Calibri" w:cs="Calibri"/>
              </w:rPr>
            </w:pPr>
            <w:r>
              <w:rPr>
                <w:rFonts w:ascii="Calibri" w:hAnsi="Calibri" w:eastAsia="Calibri" w:cs="Calibri"/>
              </w:rPr>
              <w:t>255 characters</w:t>
            </w:r>
          </w:p>
        </w:tc>
      </w:tr>
      <w:tr w:rsidR="008F04AA" w:rsidTr="4DF41364" w14:paraId="1747C6CB" w14:textId="77777777">
        <w:trPr>
          <w:trHeight w:val="232"/>
        </w:trPr>
        <w:tc>
          <w:tcPr>
            <w:tcW w:w="855" w:type="dxa"/>
          </w:tcPr>
          <w:p w:rsidR="008F04AA" w:rsidP="0091387A" w:rsidRDefault="008F04AA" w14:paraId="3B23E6F1" w14:textId="77777777">
            <w:pPr>
              <w:jc w:val="center"/>
              <w:rPr>
                <w:rFonts w:ascii="Calibri" w:hAnsi="Calibri" w:eastAsia="Calibri" w:cs="Calibri"/>
              </w:rPr>
            </w:pPr>
            <w:r>
              <w:rPr>
                <w:rFonts w:ascii="Calibri" w:hAnsi="Calibri" w:eastAsia="Calibri" w:cs="Calibri"/>
              </w:rPr>
              <w:t>3</w:t>
            </w:r>
          </w:p>
        </w:tc>
        <w:tc>
          <w:tcPr>
            <w:tcW w:w="2340" w:type="dxa"/>
          </w:tcPr>
          <w:p w:rsidR="008F04AA" w:rsidP="0091387A" w:rsidRDefault="00404A2D" w14:paraId="6B5F8311" w14:textId="77777777">
            <w:pPr>
              <w:rPr>
                <w:rFonts w:ascii="Calibri" w:hAnsi="Calibri" w:eastAsia="Calibri" w:cs="Calibri"/>
              </w:rPr>
            </w:pPr>
            <w:r>
              <w:rPr>
                <w:rFonts w:ascii="Calibri" w:hAnsi="Calibri" w:eastAsia="Calibri" w:cs="Calibri"/>
              </w:rPr>
              <w:t>WhatsApp</w:t>
            </w:r>
            <w:r w:rsidR="008F04AA">
              <w:rPr>
                <w:rFonts w:ascii="Calibri" w:hAnsi="Calibri" w:eastAsia="Calibri" w:cs="Calibri"/>
              </w:rPr>
              <w:t xml:space="preserve"> Secret</w:t>
            </w:r>
            <w:r w:rsidRPr="00097F05" w:rsidR="008F04AA">
              <w:rPr>
                <w:rFonts w:ascii="Calibri" w:hAnsi="Calibri" w:eastAsia="Calibri" w:cs="Calibri"/>
              </w:rPr>
              <w:t xml:space="preserve"> </w:t>
            </w:r>
            <w:r w:rsidR="008F04AA">
              <w:rPr>
                <w:rFonts w:ascii="Calibri" w:hAnsi="Calibri" w:eastAsia="Calibri" w:cs="Calibri"/>
              </w:rPr>
              <w:t>Key</w:t>
            </w:r>
          </w:p>
        </w:tc>
        <w:tc>
          <w:tcPr>
            <w:tcW w:w="1635" w:type="dxa"/>
          </w:tcPr>
          <w:p w:rsidR="008F04AA" w:rsidP="0091387A" w:rsidRDefault="008F04AA" w14:paraId="4A340302" w14:textId="77777777">
            <w:pPr>
              <w:rPr>
                <w:rFonts w:ascii="Calibri" w:hAnsi="Calibri" w:eastAsia="Calibri" w:cs="Calibri"/>
              </w:rPr>
            </w:pPr>
            <w:r>
              <w:rPr>
                <w:rFonts w:ascii="Calibri" w:hAnsi="Calibri" w:eastAsia="Calibri" w:cs="Calibri"/>
              </w:rPr>
              <w:t>Text box</w:t>
            </w:r>
          </w:p>
        </w:tc>
        <w:tc>
          <w:tcPr>
            <w:tcW w:w="1680" w:type="dxa"/>
          </w:tcPr>
          <w:p w:rsidR="008F04AA" w:rsidP="0091387A" w:rsidRDefault="008F04AA" w14:paraId="486449DB" w14:textId="77777777">
            <w:pPr>
              <w:rPr>
                <w:rFonts w:ascii="Calibri" w:hAnsi="Calibri" w:eastAsia="Calibri" w:cs="Calibri"/>
              </w:rPr>
            </w:pPr>
            <w:r>
              <w:rPr>
                <w:rFonts w:ascii="Calibri" w:hAnsi="Calibri" w:eastAsia="Calibri" w:cs="Calibri"/>
              </w:rPr>
              <w:t>Required</w:t>
            </w:r>
          </w:p>
        </w:tc>
        <w:tc>
          <w:tcPr>
            <w:tcW w:w="2841" w:type="dxa"/>
          </w:tcPr>
          <w:p w:rsidR="008F04AA" w:rsidP="0091387A" w:rsidRDefault="008F04AA" w14:paraId="4A722023" w14:textId="77777777">
            <w:pPr>
              <w:rPr>
                <w:rFonts w:ascii="Calibri" w:hAnsi="Calibri" w:eastAsia="Calibri" w:cs="Calibri"/>
              </w:rPr>
            </w:pPr>
            <w:r>
              <w:rPr>
                <w:rFonts w:ascii="Calibri" w:hAnsi="Calibri" w:eastAsia="Calibri" w:cs="Calibri"/>
              </w:rPr>
              <w:t>255 characters</w:t>
            </w:r>
          </w:p>
        </w:tc>
      </w:tr>
    </w:tbl>
    <w:p w:rsidR="00246C66" w:rsidP="00246C66" w:rsidRDefault="00246C66" w14:paraId="37A218B0" w14:textId="77777777">
      <w:pPr>
        <w:spacing w:line="240" w:lineRule="auto"/>
        <w:ind w:left="709" w:hanging="567"/>
        <w:rPr>
          <w:rFonts w:ascii="Calibri" w:hAnsi="Calibri" w:eastAsia="Calibri" w:cs="Calibri"/>
          <w:sz w:val="24"/>
          <w:szCs w:val="24"/>
        </w:rPr>
      </w:pPr>
    </w:p>
    <w:p w:rsidR="00246C66" w:rsidRDefault="00246C66" w14:paraId="6099E197" w14:textId="77777777">
      <w:pPr>
        <w:keepNext/>
        <w:keepLines/>
        <w:spacing w:before="40" w:line="259" w:lineRule="auto"/>
        <w:rPr>
          <w:rFonts w:ascii="Calibri" w:hAnsi="Calibri" w:eastAsia="Calibri" w:cs="Calibri"/>
          <w:b/>
          <w:sz w:val="28"/>
          <w:szCs w:val="28"/>
        </w:rPr>
      </w:pPr>
    </w:p>
    <w:p w:rsidR="00DC21A2" w:rsidP="4DF41364" w:rsidRDefault="00AD1596" w14:paraId="0A704CE7" w14:textId="77777777">
      <w:pPr>
        <w:keepNext/>
        <w:keepLines/>
        <w:spacing w:before="40" w:line="259" w:lineRule="auto"/>
        <w:rPr>
          <w:rFonts w:ascii="Calibri" w:hAnsi="Calibri" w:eastAsia="Calibri" w:cs="Calibri"/>
          <w:b/>
          <w:bCs/>
          <w:sz w:val="28"/>
          <w:szCs w:val="28"/>
          <w:lang w:val="en-US"/>
        </w:rPr>
      </w:pPr>
      <w:r w:rsidRPr="4DF41364">
        <w:rPr>
          <w:rFonts w:ascii="Calibri" w:hAnsi="Calibri" w:eastAsia="Calibri" w:cs="Calibri"/>
          <w:b/>
          <w:bCs/>
          <w:sz w:val="28"/>
          <w:szCs w:val="28"/>
          <w:lang w:val="en-US"/>
        </w:rPr>
        <w:t>5.7.</w:t>
      </w:r>
      <w:r w:rsidRPr="4DF41364" w:rsidR="00246C66">
        <w:rPr>
          <w:rFonts w:ascii="Calibri" w:hAnsi="Calibri" w:eastAsia="Calibri" w:cs="Calibri"/>
          <w:b/>
          <w:bCs/>
          <w:sz w:val="28"/>
          <w:szCs w:val="28"/>
          <w:lang w:val="en-US"/>
        </w:rPr>
        <w:t>5</w:t>
      </w:r>
      <w:r w:rsidRPr="4DF41364">
        <w:rPr>
          <w:rFonts w:ascii="Calibri" w:hAnsi="Calibri" w:eastAsia="Calibri" w:cs="Calibri"/>
          <w:b/>
          <w:bCs/>
          <w:sz w:val="28"/>
          <w:szCs w:val="28"/>
          <w:lang w:val="en-US"/>
        </w:rPr>
        <w:t xml:space="preserve">  Payment Gateway Settings</w:t>
      </w:r>
    </w:p>
    <w:p w:rsidR="00DC21A2" w:rsidRDefault="00DC21A2" w14:paraId="1142F4BD" w14:textId="77777777">
      <w:pPr>
        <w:spacing w:line="240" w:lineRule="auto"/>
        <w:rPr>
          <w:rFonts w:ascii="Calibri" w:hAnsi="Calibri" w:eastAsia="Calibri" w:cs="Calibri"/>
          <w:b/>
          <w:sz w:val="24"/>
          <w:szCs w:val="24"/>
        </w:rPr>
      </w:pPr>
    </w:p>
    <w:p w:rsidR="00DC21A2" w:rsidP="42094E3C" w:rsidRDefault="0091387A" w14:paraId="50B3C0B0" w14:textId="77777777">
      <w:p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Denotes your Payment Gateway key and secret key of both the live and test environment.</w:t>
      </w:r>
    </w:p>
    <w:p w:rsidR="00DC21A2" w:rsidRDefault="00DC21A2" w14:paraId="1AF40B76" w14:textId="77777777">
      <w:pPr>
        <w:spacing w:line="240" w:lineRule="auto"/>
        <w:rPr>
          <w:rFonts w:ascii="Calibri" w:hAnsi="Calibri" w:eastAsia="Calibri" w:cs="Calibri"/>
          <w:sz w:val="24"/>
          <w:szCs w:val="24"/>
        </w:rPr>
      </w:pPr>
    </w:p>
    <w:p w:rsidR="00DC21A2" w:rsidP="4DF41364" w:rsidRDefault="005A5E27" w14:paraId="1F687A72" w14:textId="77777777">
      <w:pPr>
        <w:spacing w:line="240" w:lineRule="auto"/>
        <w:ind w:firstLine="360"/>
        <w:rPr>
          <w:rFonts w:ascii="Calibri" w:hAnsi="Calibri" w:eastAsia="Calibri" w:cs="Calibri"/>
          <w:sz w:val="24"/>
          <w:szCs w:val="24"/>
          <w:lang w:val="en-US"/>
        </w:rPr>
      </w:pPr>
      <w:r w:rsidRPr="4DF41364">
        <w:rPr>
          <w:rFonts w:ascii="Calibri" w:hAnsi="Calibri" w:eastAsia="Calibri" w:cs="Calibri"/>
          <w:b/>
          <w:bCs/>
          <w:sz w:val="24"/>
          <w:szCs w:val="24"/>
          <w:lang w:val="en-US"/>
        </w:rPr>
        <w:t>Edit  view</w:t>
      </w:r>
      <w:r w:rsidRPr="4DF41364">
        <w:rPr>
          <w:rFonts w:ascii="Calibri" w:hAnsi="Calibri" w:eastAsia="Calibri" w:cs="Calibri"/>
          <w:sz w:val="24"/>
          <w:szCs w:val="24"/>
          <w:lang w:val="en-US"/>
        </w:rPr>
        <w:t>:</w:t>
      </w:r>
    </w:p>
    <w:p w:rsidR="00DC21A2" w:rsidRDefault="00DC21A2" w14:paraId="062E3352" w14:textId="77777777">
      <w:pPr>
        <w:spacing w:line="240" w:lineRule="auto"/>
        <w:rPr>
          <w:rFonts w:ascii="Calibri" w:hAnsi="Calibri" w:eastAsia="Calibri" w:cs="Calibri"/>
          <w:b/>
          <w:sz w:val="24"/>
          <w:szCs w:val="24"/>
        </w:rPr>
      </w:pPr>
    </w:p>
    <w:tbl>
      <w:tblPr>
        <w:tblStyle w:val="ae"/>
        <w:tblW w:w="97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70"/>
        <w:gridCol w:w="2805"/>
        <w:gridCol w:w="1500"/>
        <w:gridCol w:w="1605"/>
        <w:gridCol w:w="1290"/>
        <w:gridCol w:w="1695"/>
      </w:tblGrid>
      <w:tr w:rsidR="00DC21A2" w14:paraId="21FAF30B" w14:textId="77777777">
        <w:trPr>
          <w:trHeight w:val="260"/>
        </w:trPr>
        <w:tc>
          <w:tcPr>
            <w:tcW w:w="870" w:type="dxa"/>
          </w:tcPr>
          <w:p w:rsidR="00DC21A2" w:rsidRDefault="0091387A" w14:paraId="35738457" w14:textId="77777777">
            <w:pPr>
              <w:jc w:val="center"/>
              <w:rPr>
                <w:rFonts w:ascii="Calibri" w:hAnsi="Calibri" w:eastAsia="Calibri" w:cs="Calibri"/>
                <w:b/>
              </w:rPr>
            </w:pPr>
            <w:r>
              <w:rPr>
                <w:rFonts w:ascii="Calibri" w:hAnsi="Calibri" w:eastAsia="Calibri" w:cs="Calibri"/>
                <w:b/>
              </w:rPr>
              <w:t>SL NO</w:t>
            </w:r>
          </w:p>
        </w:tc>
        <w:tc>
          <w:tcPr>
            <w:tcW w:w="2805" w:type="dxa"/>
          </w:tcPr>
          <w:p w:rsidR="00DC21A2" w:rsidRDefault="0091387A" w14:paraId="2BA8D63F" w14:textId="77777777">
            <w:pPr>
              <w:jc w:val="center"/>
              <w:rPr>
                <w:rFonts w:ascii="Calibri" w:hAnsi="Calibri" w:eastAsia="Calibri" w:cs="Calibri"/>
                <w:b/>
              </w:rPr>
            </w:pPr>
            <w:r>
              <w:rPr>
                <w:rFonts w:ascii="Calibri" w:hAnsi="Calibri" w:eastAsia="Calibri" w:cs="Calibri"/>
                <w:b/>
              </w:rPr>
              <w:t>Fields</w:t>
            </w:r>
          </w:p>
        </w:tc>
        <w:tc>
          <w:tcPr>
            <w:tcW w:w="1500" w:type="dxa"/>
          </w:tcPr>
          <w:p w:rsidR="00DC21A2" w:rsidRDefault="0091387A" w14:paraId="07300429" w14:textId="77777777">
            <w:pPr>
              <w:jc w:val="center"/>
              <w:rPr>
                <w:rFonts w:ascii="Calibri" w:hAnsi="Calibri" w:eastAsia="Calibri" w:cs="Calibri"/>
                <w:b/>
              </w:rPr>
            </w:pPr>
            <w:r>
              <w:rPr>
                <w:rFonts w:ascii="Calibri" w:hAnsi="Calibri" w:eastAsia="Calibri" w:cs="Calibri"/>
                <w:b/>
              </w:rPr>
              <w:t>Control</w:t>
            </w:r>
          </w:p>
        </w:tc>
        <w:tc>
          <w:tcPr>
            <w:tcW w:w="1605" w:type="dxa"/>
          </w:tcPr>
          <w:p w:rsidR="00DC21A2" w:rsidRDefault="0091387A" w14:paraId="581C4121" w14:textId="77777777">
            <w:pPr>
              <w:jc w:val="center"/>
              <w:rPr>
                <w:rFonts w:ascii="Calibri" w:hAnsi="Calibri" w:eastAsia="Calibri" w:cs="Calibri"/>
                <w:b/>
              </w:rPr>
            </w:pPr>
            <w:r>
              <w:rPr>
                <w:rFonts w:ascii="Calibri" w:hAnsi="Calibri" w:eastAsia="Calibri" w:cs="Calibri"/>
                <w:b/>
              </w:rPr>
              <w:t>Mandatory</w:t>
            </w:r>
          </w:p>
        </w:tc>
        <w:tc>
          <w:tcPr>
            <w:tcW w:w="1290" w:type="dxa"/>
          </w:tcPr>
          <w:p w:rsidR="00DC21A2" w:rsidRDefault="0091387A" w14:paraId="4EFB7D95" w14:textId="77777777">
            <w:pPr>
              <w:jc w:val="center"/>
              <w:rPr>
                <w:rFonts w:ascii="Calibri" w:hAnsi="Calibri" w:eastAsia="Calibri" w:cs="Calibri"/>
                <w:b/>
              </w:rPr>
            </w:pPr>
            <w:r>
              <w:rPr>
                <w:rFonts w:ascii="Calibri" w:hAnsi="Calibri" w:eastAsia="Calibri" w:cs="Calibri"/>
                <w:b/>
              </w:rPr>
              <w:t>Value</w:t>
            </w:r>
          </w:p>
        </w:tc>
        <w:tc>
          <w:tcPr>
            <w:tcW w:w="1695" w:type="dxa"/>
          </w:tcPr>
          <w:p w:rsidR="00DC21A2" w:rsidRDefault="0091387A" w14:paraId="210D9ADE" w14:textId="77777777">
            <w:pPr>
              <w:jc w:val="center"/>
              <w:rPr>
                <w:rFonts w:ascii="Calibri" w:hAnsi="Calibri" w:eastAsia="Calibri" w:cs="Calibri"/>
                <w:b/>
              </w:rPr>
            </w:pPr>
            <w:r>
              <w:rPr>
                <w:rFonts w:ascii="Calibri" w:hAnsi="Calibri" w:eastAsia="Calibri" w:cs="Calibri"/>
                <w:b/>
              </w:rPr>
              <w:t>Default Value</w:t>
            </w:r>
          </w:p>
        </w:tc>
      </w:tr>
      <w:tr w:rsidR="00DC21A2" w14:paraId="260EA3E2" w14:textId="77777777">
        <w:trPr>
          <w:trHeight w:val="232"/>
        </w:trPr>
        <w:tc>
          <w:tcPr>
            <w:tcW w:w="870" w:type="dxa"/>
          </w:tcPr>
          <w:p w:rsidR="00DC21A2" w:rsidRDefault="0091387A" w14:paraId="334AAFE8" w14:textId="77777777">
            <w:pPr>
              <w:jc w:val="center"/>
              <w:rPr>
                <w:rFonts w:ascii="Calibri" w:hAnsi="Calibri" w:eastAsia="Calibri" w:cs="Calibri"/>
              </w:rPr>
            </w:pPr>
            <w:r>
              <w:rPr>
                <w:rFonts w:ascii="Calibri" w:hAnsi="Calibri" w:eastAsia="Calibri" w:cs="Calibri"/>
              </w:rPr>
              <w:t>1</w:t>
            </w:r>
          </w:p>
        </w:tc>
        <w:tc>
          <w:tcPr>
            <w:tcW w:w="2805" w:type="dxa"/>
          </w:tcPr>
          <w:p w:rsidR="00DC21A2" w:rsidRDefault="0091387A" w14:paraId="534B38FD" w14:textId="77777777">
            <w:pPr>
              <w:rPr>
                <w:rFonts w:ascii="Calibri" w:hAnsi="Calibri" w:eastAsia="Calibri" w:cs="Calibri"/>
              </w:rPr>
            </w:pPr>
            <w:r>
              <w:rPr>
                <w:rFonts w:ascii="Calibri" w:hAnsi="Calibri" w:eastAsia="Calibri" w:cs="Calibri"/>
              </w:rPr>
              <w:t>Payment Test key</w:t>
            </w:r>
          </w:p>
        </w:tc>
        <w:tc>
          <w:tcPr>
            <w:tcW w:w="1500" w:type="dxa"/>
          </w:tcPr>
          <w:p w:rsidR="00DC21A2" w:rsidRDefault="0091387A" w14:paraId="07D6165C" w14:textId="77777777">
            <w:pPr>
              <w:rPr>
                <w:rFonts w:ascii="Calibri" w:hAnsi="Calibri" w:eastAsia="Calibri" w:cs="Calibri"/>
              </w:rPr>
            </w:pPr>
            <w:r>
              <w:rPr>
                <w:rFonts w:ascii="Calibri" w:hAnsi="Calibri" w:eastAsia="Calibri" w:cs="Calibri"/>
              </w:rPr>
              <w:t>Text box</w:t>
            </w:r>
          </w:p>
        </w:tc>
        <w:tc>
          <w:tcPr>
            <w:tcW w:w="1605" w:type="dxa"/>
          </w:tcPr>
          <w:p w:rsidR="00DC21A2" w:rsidRDefault="0091387A" w14:paraId="3B246FBC" w14:textId="77777777">
            <w:pPr>
              <w:rPr>
                <w:rFonts w:ascii="Calibri" w:hAnsi="Calibri" w:eastAsia="Calibri" w:cs="Calibri"/>
              </w:rPr>
            </w:pPr>
            <w:r>
              <w:rPr>
                <w:rFonts w:ascii="Calibri" w:hAnsi="Calibri" w:eastAsia="Calibri" w:cs="Calibri"/>
              </w:rPr>
              <w:t>Required</w:t>
            </w:r>
          </w:p>
        </w:tc>
        <w:tc>
          <w:tcPr>
            <w:tcW w:w="1290" w:type="dxa"/>
          </w:tcPr>
          <w:p w:rsidR="00DC21A2" w:rsidRDefault="00DC21A2" w14:paraId="7FDF4E7E" w14:textId="77777777">
            <w:pPr>
              <w:rPr>
                <w:rFonts w:ascii="Calibri" w:hAnsi="Calibri" w:eastAsia="Calibri" w:cs="Calibri"/>
              </w:rPr>
            </w:pPr>
          </w:p>
        </w:tc>
        <w:tc>
          <w:tcPr>
            <w:tcW w:w="1695" w:type="dxa"/>
          </w:tcPr>
          <w:p w:rsidR="00DC21A2" w:rsidRDefault="00DC21A2" w14:paraId="34D337C1" w14:textId="77777777">
            <w:pPr>
              <w:rPr>
                <w:rFonts w:ascii="Calibri" w:hAnsi="Calibri" w:eastAsia="Calibri" w:cs="Calibri"/>
                <w:color w:val="FF0000"/>
              </w:rPr>
            </w:pPr>
          </w:p>
        </w:tc>
      </w:tr>
      <w:tr w:rsidR="00DC21A2" w14:paraId="50EF3742" w14:textId="77777777">
        <w:trPr>
          <w:trHeight w:val="232"/>
        </w:trPr>
        <w:tc>
          <w:tcPr>
            <w:tcW w:w="870" w:type="dxa"/>
          </w:tcPr>
          <w:p w:rsidR="00DC21A2" w:rsidRDefault="0091387A" w14:paraId="1AB1D47E" w14:textId="77777777">
            <w:pPr>
              <w:jc w:val="center"/>
              <w:rPr>
                <w:rFonts w:ascii="Calibri" w:hAnsi="Calibri" w:eastAsia="Calibri" w:cs="Calibri"/>
              </w:rPr>
            </w:pPr>
            <w:r>
              <w:rPr>
                <w:rFonts w:ascii="Calibri" w:hAnsi="Calibri" w:eastAsia="Calibri" w:cs="Calibri"/>
              </w:rPr>
              <w:t>2</w:t>
            </w:r>
          </w:p>
        </w:tc>
        <w:tc>
          <w:tcPr>
            <w:tcW w:w="2805" w:type="dxa"/>
          </w:tcPr>
          <w:p w:rsidR="00DC21A2" w:rsidRDefault="0091387A" w14:paraId="3331B2E0" w14:textId="77777777">
            <w:pPr>
              <w:rPr>
                <w:rFonts w:ascii="Calibri" w:hAnsi="Calibri" w:eastAsia="Calibri" w:cs="Calibri"/>
              </w:rPr>
            </w:pPr>
            <w:r>
              <w:rPr>
                <w:rFonts w:ascii="Calibri" w:hAnsi="Calibri" w:eastAsia="Calibri" w:cs="Calibri"/>
              </w:rPr>
              <w:t>Payment Test Secret Key</w:t>
            </w:r>
          </w:p>
        </w:tc>
        <w:tc>
          <w:tcPr>
            <w:tcW w:w="1500" w:type="dxa"/>
          </w:tcPr>
          <w:p w:rsidR="00DC21A2" w:rsidRDefault="0091387A" w14:paraId="14A811B2" w14:textId="77777777">
            <w:pPr>
              <w:rPr>
                <w:rFonts w:ascii="Calibri" w:hAnsi="Calibri" w:eastAsia="Calibri" w:cs="Calibri"/>
              </w:rPr>
            </w:pPr>
            <w:r>
              <w:rPr>
                <w:rFonts w:ascii="Calibri" w:hAnsi="Calibri" w:eastAsia="Calibri" w:cs="Calibri"/>
              </w:rPr>
              <w:t>Text box</w:t>
            </w:r>
          </w:p>
        </w:tc>
        <w:tc>
          <w:tcPr>
            <w:tcW w:w="1605" w:type="dxa"/>
          </w:tcPr>
          <w:p w:rsidR="00DC21A2" w:rsidRDefault="0091387A" w14:paraId="0EBB96BC" w14:textId="77777777">
            <w:pPr>
              <w:rPr>
                <w:rFonts w:ascii="Calibri" w:hAnsi="Calibri" w:eastAsia="Calibri" w:cs="Calibri"/>
              </w:rPr>
            </w:pPr>
            <w:r>
              <w:rPr>
                <w:rFonts w:ascii="Calibri" w:hAnsi="Calibri" w:eastAsia="Calibri" w:cs="Calibri"/>
              </w:rPr>
              <w:t>Required</w:t>
            </w:r>
          </w:p>
        </w:tc>
        <w:tc>
          <w:tcPr>
            <w:tcW w:w="1290" w:type="dxa"/>
          </w:tcPr>
          <w:p w:rsidR="00DC21A2" w:rsidRDefault="00DC21A2" w14:paraId="4D925F32" w14:textId="77777777">
            <w:pPr>
              <w:rPr>
                <w:rFonts w:ascii="Calibri" w:hAnsi="Calibri" w:eastAsia="Calibri" w:cs="Calibri"/>
              </w:rPr>
            </w:pPr>
          </w:p>
        </w:tc>
        <w:tc>
          <w:tcPr>
            <w:tcW w:w="1695" w:type="dxa"/>
          </w:tcPr>
          <w:p w:rsidR="00DC21A2" w:rsidRDefault="00DC21A2" w14:paraId="035AE426" w14:textId="77777777">
            <w:pPr>
              <w:rPr>
                <w:rFonts w:ascii="Calibri" w:hAnsi="Calibri" w:eastAsia="Calibri" w:cs="Calibri"/>
                <w:color w:val="FF0000"/>
              </w:rPr>
            </w:pPr>
          </w:p>
        </w:tc>
      </w:tr>
      <w:tr w:rsidR="00DC21A2" w14:paraId="423CF6A2" w14:textId="77777777">
        <w:trPr>
          <w:trHeight w:val="232"/>
        </w:trPr>
        <w:tc>
          <w:tcPr>
            <w:tcW w:w="870" w:type="dxa"/>
          </w:tcPr>
          <w:p w:rsidR="00DC21A2" w:rsidRDefault="0091387A" w14:paraId="0427B453" w14:textId="77777777">
            <w:pPr>
              <w:jc w:val="center"/>
              <w:rPr>
                <w:rFonts w:ascii="Calibri" w:hAnsi="Calibri" w:eastAsia="Calibri" w:cs="Calibri"/>
              </w:rPr>
            </w:pPr>
            <w:r>
              <w:rPr>
                <w:rFonts w:ascii="Calibri" w:hAnsi="Calibri" w:eastAsia="Calibri" w:cs="Calibri"/>
              </w:rPr>
              <w:t>3</w:t>
            </w:r>
          </w:p>
        </w:tc>
        <w:tc>
          <w:tcPr>
            <w:tcW w:w="2805" w:type="dxa"/>
          </w:tcPr>
          <w:p w:rsidR="00DC21A2" w:rsidRDefault="0091387A" w14:paraId="023D835C" w14:textId="77777777">
            <w:pPr>
              <w:rPr>
                <w:rFonts w:ascii="Calibri" w:hAnsi="Calibri" w:eastAsia="Calibri" w:cs="Calibri"/>
              </w:rPr>
            </w:pPr>
            <w:r>
              <w:rPr>
                <w:rFonts w:ascii="Calibri" w:hAnsi="Calibri" w:eastAsia="Calibri" w:cs="Calibri"/>
              </w:rPr>
              <w:t>Payment Live key</w:t>
            </w:r>
          </w:p>
        </w:tc>
        <w:tc>
          <w:tcPr>
            <w:tcW w:w="1500" w:type="dxa"/>
          </w:tcPr>
          <w:p w:rsidR="00DC21A2" w:rsidRDefault="0091387A" w14:paraId="0CE52489" w14:textId="77777777">
            <w:pPr>
              <w:rPr>
                <w:rFonts w:ascii="Calibri" w:hAnsi="Calibri" w:eastAsia="Calibri" w:cs="Calibri"/>
              </w:rPr>
            </w:pPr>
            <w:r>
              <w:rPr>
                <w:rFonts w:ascii="Calibri" w:hAnsi="Calibri" w:eastAsia="Calibri" w:cs="Calibri"/>
              </w:rPr>
              <w:t>Text box</w:t>
            </w:r>
          </w:p>
        </w:tc>
        <w:tc>
          <w:tcPr>
            <w:tcW w:w="1605" w:type="dxa"/>
          </w:tcPr>
          <w:p w:rsidR="00DC21A2" w:rsidRDefault="0091387A" w14:paraId="4DB75385" w14:textId="77777777">
            <w:pPr>
              <w:rPr>
                <w:rFonts w:ascii="Calibri" w:hAnsi="Calibri" w:eastAsia="Calibri" w:cs="Calibri"/>
              </w:rPr>
            </w:pPr>
            <w:r>
              <w:rPr>
                <w:rFonts w:ascii="Calibri" w:hAnsi="Calibri" w:eastAsia="Calibri" w:cs="Calibri"/>
              </w:rPr>
              <w:t>Required</w:t>
            </w:r>
          </w:p>
        </w:tc>
        <w:tc>
          <w:tcPr>
            <w:tcW w:w="1290" w:type="dxa"/>
          </w:tcPr>
          <w:p w:rsidR="00DC21A2" w:rsidRDefault="00DC21A2" w14:paraId="0D0BE52F" w14:textId="77777777">
            <w:pPr>
              <w:rPr>
                <w:rFonts w:ascii="Calibri" w:hAnsi="Calibri" w:eastAsia="Calibri" w:cs="Calibri"/>
              </w:rPr>
            </w:pPr>
          </w:p>
        </w:tc>
        <w:tc>
          <w:tcPr>
            <w:tcW w:w="1695" w:type="dxa"/>
          </w:tcPr>
          <w:p w:rsidR="00DC21A2" w:rsidRDefault="00DC21A2" w14:paraId="1C63F865" w14:textId="77777777">
            <w:pPr>
              <w:rPr>
                <w:rFonts w:ascii="Calibri" w:hAnsi="Calibri" w:eastAsia="Calibri" w:cs="Calibri"/>
                <w:color w:val="FF0000"/>
              </w:rPr>
            </w:pPr>
          </w:p>
        </w:tc>
      </w:tr>
      <w:tr w:rsidR="00DC21A2" w14:paraId="32938C65" w14:textId="77777777">
        <w:trPr>
          <w:trHeight w:val="232"/>
        </w:trPr>
        <w:tc>
          <w:tcPr>
            <w:tcW w:w="870" w:type="dxa"/>
          </w:tcPr>
          <w:p w:rsidR="00DC21A2" w:rsidRDefault="0091387A" w14:paraId="37CE8AAE" w14:textId="77777777">
            <w:pPr>
              <w:jc w:val="center"/>
              <w:rPr>
                <w:rFonts w:ascii="Calibri" w:hAnsi="Calibri" w:eastAsia="Calibri" w:cs="Calibri"/>
              </w:rPr>
            </w:pPr>
            <w:r>
              <w:rPr>
                <w:rFonts w:ascii="Calibri" w:hAnsi="Calibri" w:eastAsia="Calibri" w:cs="Calibri"/>
              </w:rPr>
              <w:t>4</w:t>
            </w:r>
          </w:p>
        </w:tc>
        <w:tc>
          <w:tcPr>
            <w:tcW w:w="2805" w:type="dxa"/>
          </w:tcPr>
          <w:p w:rsidR="00DC21A2" w:rsidRDefault="0091387A" w14:paraId="09AB0949" w14:textId="77777777">
            <w:pPr>
              <w:rPr>
                <w:rFonts w:ascii="Calibri" w:hAnsi="Calibri" w:eastAsia="Calibri" w:cs="Calibri"/>
              </w:rPr>
            </w:pPr>
            <w:r>
              <w:rPr>
                <w:rFonts w:ascii="Calibri" w:hAnsi="Calibri" w:eastAsia="Calibri" w:cs="Calibri"/>
              </w:rPr>
              <w:t>Payment Live Secret Key</w:t>
            </w:r>
          </w:p>
        </w:tc>
        <w:tc>
          <w:tcPr>
            <w:tcW w:w="1500" w:type="dxa"/>
          </w:tcPr>
          <w:p w:rsidR="00DC21A2" w:rsidRDefault="0091387A" w14:paraId="018FE15B" w14:textId="77777777">
            <w:pPr>
              <w:rPr>
                <w:rFonts w:ascii="Calibri" w:hAnsi="Calibri" w:eastAsia="Calibri" w:cs="Calibri"/>
              </w:rPr>
            </w:pPr>
            <w:r>
              <w:rPr>
                <w:rFonts w:ascii="Calibri" w:hAnsi="Calibri" w:eastAsia="Calibri" w:cs="Calibri"/>
              </w:rPr>
              <w:t>Text box</w:t>
            </w:r>
          </w:p>
        </w:tc>
        <w:tc>
          <w:tcPr>
            <w:tcW w:w="1605" w:type="dxa"/>
          </w:tcPr>
          <w:p w:rsidR="00DC21A2" w:rsidRDefault="0091387A" w14:paraId="07C51D81" w14:textId="77777777">
            <w:pPr>
              <w:rPr>
                <w:rFonts w:ascii="Calibri" w:hAnsi="Calibri" w:eastAsia="Calibri" w:cs="Calibri"/>
              </w:rPr>
            </w:pPr>
            <w:r>
              <w:rPr>
                <w:rFonts w:ascii="Calibri" w:hAnsi="Calibri" w:eastAsia="Calibri" w:cs="Calibri"/>
              </w:rPr>
              <w:t>Required</w:t>
            </w:r>
          </w:p>
        </w:tc>
        <w:tc>
          <w:tcPr>
            <w:tcW w:w="1290" w:type="dxa"/>
          </w:tcPr>
          <w:p w:rsidR="00DC21A2" w:rsidRDefault="00DC21A2" w14:paraId="30098F3E" w14:textId="77777777">
            <w:pPr>
              <w:rPr>
                <w:rFonts w:ascii="Calibri" w:hAnsi="Calibri" w:eastAsia="Calibri" w:cs="Calibri"/>
              </w:rPr>
            </w:pPr>
          </w:p>
        </w:tc>
        <w:tc>
          <w:tcPr>
            <w:tcW w:w="1695" w:type="dxa"/>
          </w:tcPr>
          <w:p w:rsidR="00DC21A2" w:rsidRDefault="00DC21A2" w14:paraId="79C91766" w14:textId="77777777">
            <w:pPr>
              <w:rPr>
                <w:rFonts w:ascii="Calibri" w:hAnsi="Calibri" w:eastAsia="Calibri" w:cs="Calibri"/>
                <w:color w:val="FF0000"/>
              </w:rPr>
            </w:pPr>
          </w:p>
        </w:tc>
      </w:tr>
      <w:tr w:rsidR="00DC21A2" w14:paraId="585B8131" w14:textId="77777777">
        <w:trPr>
          <w:trHeight w:val="232"/>
        </w:trPr>
        <w:tc>
          <w:tcPr>
            <w:tcW w:w="870" w:type="dxa"/>
          </w:tcPr>
          <w:p w:rsidR="00DC21A2" w:rsidRDefault="0091387A" w14:paraId="617DC2F3" w14:textId="77777777">
            <w:pPr>
              <w:jc w:val="center"/>
              <w:rPr>
                <w:rFonts w:ascii="Calibri" w:hAnsi="Calibri" w:eastAsia="Calibri" w:cs="Calibri"/>
              </w:rPr>
            </w:pPr>
            <w:r>
              <w:rPr>
                <w:rFonts w:ascii="Calibri" w:hAnsi="Calibri" w:eastAsia="Calibri" w:cs="Calibri"/>
              </w:rPr>
              <w:t>5</w:t>
            </w:r>
          </w:p>
        </w:tc>
        <w:tc>
          <w:tcPr>
            <w:tcW w:w="2805" w:type="dxa"/>
          </w:tcPr>
          <w:p w:rsidR="00DC21A2" w:rsidRDefault="003F715D" w14:paraId="30ACD053" w14:textId="77777777">
            <w:pPr>
              <w:rPr>
                <w:rFonts w:ascii="Calibri" w:hAnsi="Calibri" w:eastAsia="Calibri" w:cs="Calibri"/>
              </w:rPr>
            </w:pPr>
            <w:r>
              <w:rPr>
                <w:rFonts w:ascii="Calibri" w:hAnsi="Calibri" w:eastAsia="Calibri" w:cs="Calibri"/>
              </w:rPr>
              <w:t>Default Currency</w:t>
            </w:r>
          </w:p>
        </w:tc>
        <w:tc>
          <w:tcPr>
            <w:tcW w:w="1500" w:type="dxa"/>
          </w:tcPr>
          <w:p w:rsidR="00DC21A2" w:rsidRDefault="0091387A" w14:paraId="70C0D724" w14:textId="77777777">
            <w:pPr>
              <w:rPr>
                <w:rFonts w:ascii="Calibri" w:hAnsi="Calibri" w:eastAsia="Calibri" w:cs="Calibri"/>
              </w:rPr>
            </w:pPr>
            <w:r>
              <w:rPr>
                <w:rFonts w:ascii="Calibri" w:hAnsi="Calibri" w:eastAsia="Calibri" w:cs="Calibri"/>
              </w:rPr>
              <w:t>Text box</w:t>
            </w:r>
          </w:p>
        </w:tc>
        <w:tc>
          <w:tcPr>
            <w:tcW w:w="1605" w:type="dxa"/>
          </w:tcPr>
          <w:p w:rsidR="00DC21A2" w:rsidRDefault="0091387A" w14:paraId="310A7BDC" w14:textId="77777777">
            <w:pPr>
              <w:rPr>
                <w:rFonts w:ascii="Calibri" w:hAnsi="Calibri" w:eastAsia="Calibri" w:cs="Calibri"/>
              </w:rPr>
            </w:pPr>
            <w:r>
              <w:rPr>
                <w:rFonts w:ascii="Calibri" w:hAnsi="Calibri" w:eastAsia="Calibri" w:cs="Calibri"/>
              </w:rPr>
              <w:t>Required</w:t>
            </w:r>
          </w:p>
        </w:tc>
        <w:tc>
          <w:tcPr>
            <w:tcW w:w="1290" w:type="dxa"/>
          </w:tcPr>
          <w:p w:rsidR="00DC21A2" w:rsidRDefault="00DC21A2" w14:paraId="7A3E8375" w14:textId="77777777">
            <w:pPr>
              <w:rPr>
                <w:rFonts w:ascii="Calibri" w:hAnsi="Calibri" w:eastAsia="Calibri" w:cs="Calibri"/>
              </w:rPr>
            </w:pPr>
          </w:p>
        </w:tc>
        <w:tc>
          <w:tcPr>
            <w:tcW w:w="1695" w:type="dxa"/>
          </w:tcPr>
          <w:p w:rsidR="00DC21A2" w:rsidRDefault="0091387A" w14:paraId="4B4605DB" w14:textId="77777777">
            <w:pPr>
              <w:rPr>
                <w:rFonts w:ascii="Calibri" w:hAnsi="Calibri" w:eastAsia="Calibri" w:cs="Calibri"/>
                <w:color w:val="FF0000"/>
              </w:rPr>
            </w:pPr>
            <w:r>
              <w:rPr>
                <w:rFonts w:ascii="Calibri" w:hAnsi="Calibri" w:eastAsia="Calibri" w:cs="Calibri"/>
              </w:rPr>
              <w:t>USD</w:t>
            </w:r>
          </w:p>
        </w:tc>
      </w:tr>
    </w:tbl>
    <w:p w:rsidR="00DC21A2" w:rsidRDefault="00DC21A2" w14:paraId="49781E73" w14:textId="77777777">
      <w:pPr>
        <w:spacing w:line="240" w:lineRule="auto"/>
        <w:rPr>
          <w:rFonts w:ascii="Calibri" w:hAnsi="Calibri" w:eastAsia="Calibri" w:cs="Calibri"/>
          <w:b/>
          <w:sz w:val="24"/>
          <w:szCs w:val="24"/>
        </w:rPr>
      </w:pPr>
    </w:p>
    <w:p w:rsidR="00DC21A2" w:rsidRDefault="0091387A" w14:paraId="2034FFF7" w14:textId="77777777">
      <w:pPr>
        <w:numPr>
          <w:ilvl w:val="0"/>
          <w:numId w:val="107"/>
        </w:numPr>
        <w:spacing w:line="240" w:lineRule="auto"/>
        <w:rPr>
          <w:rFonts w:ascii="Calibri" w:hAnsi="Calibri" w:eastAsia="Calibri" w:cs="Calibri"/>
          <w:sz w:val="24"/>
          <w:szCs w:val="24"/>
        </w:rPr>
      </w:pPr>
      <w:r>
        <w:rPr>
          <w:rFonts w:ascii="Calibri" w:hAnsi="Calibri" w:eastAsia="Calibri" w:cs="Calibri"/>
          <w:sz w:val="24"/>
          <w:szCs w:val="24"/>
        </w:rPr>
        <w:t>Payment Test key – Maximum of 255 characters allowed.</w:t>
      </w:r>
    </w:p>
    <w:p w:rsidR="00DC21A2" w:rsidRDefault="0091387A" w14:paraId="2C4C6692" w14:textId="77777777">
      <w:pPr>
        <w:numPr>
          <w:ilvl w:val="0"/>
          <w:numId w:val="107"/>
        </w:numPr>
        <w:spacing w:line="240" w:lineRule="auto"/>
        <w:rPr>
          <w:rFonts w:ascii="Calibri" w:hAnsi="Calibri" w:eastAsia="Calibri" w:cs="Calibri"/>
          <w:sz w:val="24"/>
          <w:szCs w:val="24"/>
        </w:rPr>
      </w:pPr>
      <w:r>
        <w:rPr>
          <w:rFonts w:ascii="Calibri" w:hAnsi="Calibri" w:eastAsia="Calibri" w:cs="Calibri"/>
          <w:sz w:val="24"/>
          <w:szCs w:val="24"/>
        </w:rPr>
        <w:t>Payment Test Secret key – Maximum of 255 characters allowed.</w:t>
      </w:r>
    </w:p>
    <w:p w:rsidR="00DC21A2" w:rsidRDefault="0091387A" w14:paraId="0A07BF97" w14:textId="77777777">
      <w:pPr>
        <w:numPr>
          <w:ilvl w:val="0"/>
          <w:numId w:val="107"/>
        </w:numPr>
        <w:spacing w:line="240" w:lineRule="auto"/>
        <w:rPr>
          <w:rFonts w:ascii="Calibri" w:hAnsi="Calibri" w:eastAsia="Calibri" w:cs="Calibri"/>
          <w:sz w:val="24"/>
          <w:szCs w:val="24"/>
        </w:rPr>
      </w:pPr>
      <w:r>
        <w:rPr>
          <w:rFonts w:ascii="Calibri" w:hAnsi="Calibri" w:eastAsia="Calibri" w:cs="Calibri"/>
          <w:sz w:val="24"/>
          <w:szCs w:val="24"/>
        </w:rPr>
        <w:t>Payment Live key – Maximum of 255 characters allowed.</w:t>
      </w:r>
    </w:p>
    <w:p w:rsidR="00DC21A2" w:rsidRDefault="0091387A" w14:paraId="664DC172" w14:textId="77777777">
      <w:pPr>
        <w:numPr>
          <w:ilvl w:val="0"/>
          <w:numId w:val="107"/>
        </w:numPr>
        <w:spacing w:line="240" w:lineRule="auto"/>
        <w:rPr>
          <w:rFonts w:ascii="Calibri" w:hAnsi="Calibri" w:eastAsia="Calibri" w:cs="Calibri"/>
          <w:sz w:val="24"/>
          <w:szCs w:val="24"/>
        </w:rPr>
      </w:pPr>
      <w:r>
        <w:rPr>
          <w:rFonts w:ascii="Calibri" w:hAnsi="Calibri" w:eastAsia="Calibri" w:cs="Calibri"/>
          <w:sz w:val="24"/>
          <w:szCs w:val="24"/>
        </w:rPr>
        <w:t>Payment Live Secret key – Maximum of 255 characters allowed.</w:t>
      </w:r>
    </w:p>
    <w:p w:rsidR="00DC21A2" w:rsidRDefault="0091387A" w14:paraId="50031817" w14:textId="77777777">
      <w:pPr>
        <w:numPr>
          <w:ilvl w:val="0"/>
          <w:numId w:val="107"/>
        </w:numPr>
        <w:spacing w:line="240" w:lineRule="auto"/>
        <w:rPr>
          <w:rFonts w:ascii="Calibri" w:hAnsi="Calibri" w:eastAsia="Calibri" w:cs="Calibri"/>
          <w:sz w:val="24"/>
          <w:szCs w:val="24"/>
        </w:rPr>
      </w:pPr>
      <w:r>
        <w:rPr>
          <w:rFonts w:ascii="Calibri" w:hAnsi="Calibri" w:eastAsia="Calibri" w:cs="Calibri"/>
          <w:sz w:val="24"/>
          <w:szCs w:val="24"/>
        </w:rPr>
        <w:t>Currency - Currency for the payment.</w:t>
      </w:r>
    </w:p>
    <w:p w:rsidR="00DC21A2" w:rsidRDefault="00DC21A2" w14:paraId="21C016DB" w14:textId="77777777">
      <w:pPr>
        <w:spacing w:line="240" w:lineRule="auto"/>
        <w:rPr>
          <w:rFonts w:ascii="Calibri" w:hAnsi="Calibri" w:eastAsia="Calibri" w:cs="Calibri"/>
          <w:b/>
          <w:sz w:val="24"/>
          <w:szCs w:val="24"/>
        </w:rPr>
      </w:pPr>
    </w:p>
    <w:p w:rsidR="00DC21A2" w:rsidRDefault="0091387A" w14:paraId="613983A2" w14:textId="77777777">
      <w:pPr>
        <w:spacing w:line="240" w:lineRule="auto"/>
        <w:ind w:firstLine="360"/>
        <w:rPr>
          <w:rFonts w:ascii="Calibri" w:hAnsi="Calibri" w:eastAsia="Calibri" w:cs="Calibri"/>
          <w:b/>
          <w:sz w:val="24"/>
          <w:szCs w:val="24"/>
        </w:rPr>
      </w:pPr>
      <w:r>
        <w:rPr>
          <w:rFonts w:ascii="Calibri" w:hAnsi="Calibri" w:eastAsia="Calibri" w:cs="Calibri"/>
          <w:b/>
          <w:sz w:val="24"/>
          <w:szCs w:val="24"/>
        </w:rPr>
        <w:t xml:space="preserve">Messages: </w:t>
      </w:r>
    </w:p>
    <w:p w:rsidR="00DC21A2" w:rsidRDefault="00DC21A2" w14:paraId="767BC0E7" w14:textId="77777777">
      <w:pPr>
        <w:spacing w:line="240" w:lineRule="auto"/>
        <w:ind w:firstLine="360"/>
        <w:rPr>
          <w:rFonts w:ascii="Calibri" w:hAnsi="Calibri" w:eastAsia="Calibri" w:cs="Calibri"/>
          <w:b/>
          <w:sz w:val="24"/>
          <w:szCs w:val="24"/>
        </w:rPr>
      </w:pPr>
    </w:p>
    <w:p w:rsidR="00DC21A2" w:rsidRDefault="0091387A" w14:paraId="04A46312" w14:textId="77777777">
      <w:pPr>
        <w:numPr>
          <w:ilvl w:val="0"/>
          <w:numId w:val="3"/>
        </w:numPr>
        <w:spacing w:line="240" w:lineRule="auto"/>
        <w:rPr>
          <w:rFonts w:ascii="Calibri" w:hAnsi="Calibri" w:eastAsia="Calibri" w:cs="Calibri"/>
          <w:sz w:val="24"/>
          <w:szCs w:val="24"/>
        </w:rPr>
      </w:pPr>
      <w:r>
        <w:rPr>
          <w:rFonts w:ascii="Calibri" w:hAnsi="Calibri" w:eastAsia="Calibri" w:cs="Calibri"/>
          <w:sz w:val="24"/>
          <w:szCs w:val="24"/>
        </w:rPr>
        <w:t>Edit – Payment Gateway Settings updated successfully.</w:t>
      </w:r>
    </w:p>
    <w:p w:rsidR="00DC21A2" w:rsidRDefault="00DC21A2" w14:paraId="31795479" w14:textId="77777777">
      <w:pPr>
        <w:spacing w:line="240" w:lineRule="auto"/>
        <w:rPr>
          <w:rFonts w:ascii="Calibri" w:hAnsi="Calibri" w:eastAsia="Calibri" w:cs="Calibri"/>
          <w:sz w:val="24"/>
          <w:szCs w:val="24"/>
        </w:rPr>
      </w:pPr>
    </w:p>
    <w:p w:rsidR="00DC21A2" w:rsidRDefault="0000197D" w14:paraId="16AA82DF" w14:textId="77777777">
      <w:pPr>
        <w:spacing w:line="240" w:lineRule="auto"/>
        <w:rPr>
          <w:rFonts w:ascii="Calibri" w:hAnsi="Calibri" w:eastAsia="Calibri" w:cs="Calibri"/>
          <w:b/>
          <w:sz w:val="28"/>
          <w:szCs w:val="28"/>
        </w:rPr>
      </w:pPr>
      <w:r>
        <w:rPr>
          <w:rFonts w:ascii="Calibri" w:hAnsi="Calibri" w:eastAsia="Calibri" w:cs="Calibri"/>
          <w:b/>
          <w:sz w:val="28"/>
          <w:szCs w:val="28"/>
        </w:rPr>
        <w:t>5.8 Others</w:t>
      </w:r>
    </w:p>
    <w:p w:rsidR="00DC21A2" w:rsidRDefault="00DC21A2" w14:paraId="266B617B" w14:textId="77777777">
      <w:pPr>
        <w:spacing w:line="240" w:lineRule="auto"/>
        <w:rPr>
          <w:rFonts w:ascii="Calibri" w:hAnsi="Calibri" w:eastAsia="Calibri" w:cs="Calibri"/>
          <w:b/>
          <w:sz w:val="24"/>
          <w:szCs w:val="24"/>
        </w:rPr>
      </w:pPr>
    </w:p>
    <w:p w:rsidR="00DC21A2" w:rsidP="4DF41364" w:rsidRDefault="00696F30" w14:paraId="00877591" w14:textId="77777777">
      <w:pPr>
        <w:keepNext/>
        <w:keepLines/>
        <w:spacing w:before="40" w:line="259" w:lineRule="auto"/>
        <w:rPr>
          <w:rFonts w:ascii="Calibri" w:hAnsi="Calibri" w:eastAsia="Calibri" w:cs="Calibri"/>
          <w:b/>
          <w:bCs/>
          <w:sz w:val="28"/>
          <w:szCs w:val="28"/>
          <w:lang w:val="en-US"/>
        </w:rPr>
      </w:pPr>
      <w:bookmarkStart w:name="_41mghml" w:id="17"/>
      <w:bookmarkEnd w:id="17"/>
      <w:r w:rsidRPr="4DF41364">
        <w:rPr>
          <w:rFonts w:ascii="Calibri" w:hAnsi="Calibri" w:eastAsia="Calibri" w:cs="Calibri"/>
          <w:b/>
          <w:bCs/>
          <w:sz w:val="28"/>
          <w:szCs w:val="28"/>
          <w:lang w:val="en-US"/>
        </w:rPr>
        <w:t>5.8.1  CMS</w:t>
      </w:r>
    </w:p>
    <w:p w:rsidR="00DC21A2" w:rsidRDefault="00DC21A2" w14:paraId="67B5F2E5" w14:textId="77777777">
      <w:pPr>
        <w:spacing w:line="240" w:lineRule="auto"/>
        <w:rPr>
          <w:rFonts w:ascii="Calibri" w:hAnsi="Calibri" w:eastAsia="Calibri" w:cs="Calibri"/>
          <w:b/>
          <w:sz w:val="24"/>
          <w:szCs w:val="24"/>
        </w:rPr>
      </w:pPr>
    </w:p>
    <w:p w:rsidR="00DC21A2" w:rsidP="42094E3C" w:rsidRDefault="0091387A" w14:paraId="4A343660" w14:textId="77777777">
      <w:p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CMS stands for content management system, used to store all your content in a database. It can be used when developing a website.</w:t>
      </w:r>
    </w:p>
    <w:p w:rsidR="00DC21A2" w:rsidRDefault="00DC21A2" w14:paraId="5016D77E" w14:textId="77777777">
      <w:pPr>
        <w:spacing w:line="240" w:lineRule="auto"/>
        <w:rPr>
          <w:rFonts w:ascii="Calibri" w:hAnsi="Calibri" w:eastAsia="Calibri" w:cs="Calibri"/>
          <w:sz w:val="24"/>
          <w:szCs w:val="24"/>
        </w:rPr>
      </w:pPr>
    </w:p>
    <w:p w:rsidR="00DC21A2" w:rsidRDefault="0091387A" w14:paraId="1755D5B7" w14:textId="77777777">
      <w:pPr>
        <w:spacing w:line="240" w:lineRule="auto"/>
        <w:ind w:firstLine="360"/>
        <w:rPr>
          <w:rFonts w:ascii="Calibri" w:hAnsi="Calibri" w:eastAsia="Calibri" w:cs="Calibri"/>
          <w:sz w:val="24"/>
          <w:szCs w:val="24"/>
        </w:rPr>
      </w:pPr>
      <w:r>
        <w:rPr>
          <w:rFonts w:ascii="Calibri" w:hAnsi="Calibri" w:eastAsia="Calibri" w:cs="Calibri"/>
          <w:b/>
          <w:sz w:val="24"/>
          <w:szCs w:val="24"/>
        </w:rPr>
        <w:t>List View</w:t>
      </w:r>
      <w:r>
        <w:rPr>
          <w:rFonts w:ascii="Calibri" w:hAnsi="Calibri" w:eastAsia="Calibri" w:cs="Calibri"/>
          <w:sz w:val="24"/>
          <w:szCs w:val="24"/>
        </w:rPr>
        <w:t>:</w:t>
      </w:r>
    </w:p>
    <w:p w:rsidR="00DC21A2" w:rsidRDefault="00DC21A2" w14:paraId="52F49842" w14:textId="77777777">
      <w:pPr>
        <w:spacing w:line="240" w:lineRule="auto"/>
        <w:ind w:firstLine="360"/>
        <w:rPr>
          <w:rFonts w:ascii="Calibri" w:hAnsi="Calibri" w:eastAsia="Calibri" w:cs="Calibri"/>
          <w:sz w:val="24"/>
          <w:szCs w:val="24"/>
        </w:rPr>
      </w:pPr>
    </w:p>
    <w:p w:rsidR="00DC21A2" w:rsidRDefault="0091387A" w14:paraId="0C820075" w14:textId="77777777">
      <w:pPr>
        <w:numPr>
          <w:ilvl w:val="0"/>
          <w:numId w:val="43"/>
        </w:numPr>
        <w:spacing w:line="240" w:lineRule="auto"/>
        <w:rPr>
          <w:rFonts w:ascii="Calibri" w:hAnsi="Calibri" w:eastAsia="Calibri" w:cs="Calibri"/>
          <w:sz w:val="24"/>
          <w:szCs w:val="24"/>
        </w:rPr>
      </w:pPr>
      <w:r>
        <w:rPr>
          <w:rFonts w:ascii="Calibri" w:hAnsi="Calibri" w:eastAsia="Calibri" w:cs="Calibri"/>
          <w:sz w:val="24"/>
          <w:szCs w:val="24"/>
        </w:rPr>
        <w:t>Name</w:t>
      </w:r>
    </w:p>
    <w:p w:rsidR="00DC21A2" w:rsidRDefault="0091387A" w14:paraId="7258523B" w14:textId="77777777">
      <w:pPr>
        <w:numPr>
          <w:ilvl w:val="0"/>
          <w:numId w:val="43"/>
        </w:numPr>
        <w:spacing w:line="240" w:lineRule="auto"/>
        <w:rPr>
          <w:rFonts w:ascii="Calibri" w:hAnsi="Calibri" w:eastAsia="Calibri" w:cs="Calibri"/>
          <w:sz w:val="24"/>
          <w:szCs w:val="24"/>
        </w:rPr>
      </w:pPr>
      <w:r>
        <w:rPr>
          <w:rFonts w:ascii="Calibri" w:hAnsi="Calibri" w:eastAsia="Calibri" w:cs="Calibri"/>
          <w:sz w:val="24"/>
          <w:szCs w:val="24"/>
        </w:rPr>
        <w:t>Type</w:t>
      </w:r>
    </w:p>
    <w:p w:rsidR="00DC21A2" w:rsidRDefault="0091387A" w14:paraId="41579772" w14:textId="77777777">
      <w:pPr>
        <w:numPr>
          <w:ilvl w:val="0"/>
          <w:numId w:val="43"/>
        </w:numPr>
        <w:spacing w:line="240" w:lineRule="auto"/>
        <w:rPr>
          <w:rFonts w:ascii="Calibri" w:hAnsi="Calibri" w:eastAsia="Calibri" w:cs="Calibri"/>
          <w:sz w:val="24"/>
          <w:szCs w:val="24"/>
        </w:rPr>
      </w:pPr>
      <w:r>
        <w:rPr>
          <w:rFonts w:ascii="Calibri" w:hAnsi="Calibri" w:eastAsia="Calibri" w:cs="Calibri"/>
          <w:sz w:val="24"/>
          <w:szCs w:val="24"/>
        </w:rPr>
        <w:t>Content</w:t>
      </w:r>
    </w:p>
    <w:p w:rsidR="00DC21A2" w:rsidRDefault="0091387A" w14:paraId="5859CD8C" w14:textId="77777777">
      <w:pPr>
        <w:numPr>
          <w:ilvl w:val="0"/>
          <w:numId w:val="43"/>
        </w:numPr>
        <w:spacing w:line="240" w:lineRule="auto"/>
        <w:rPr>
          <w:rFonts w:ascii="Calibri" w:hAnsi="Calibri" w:eastAsia="Calibri" w:cs="Calibri"/>
          <w:sz w:val="24"/>
          <w:szCs w:val="24"/>
        </w:rPr>
      </w:pPr>
      <w:r>
        <w:rPr>
          <w:rFonts w:ascii="Calibri" w:hAnsi="Calibri" w:eastAsia="Calibri" w:cs="Calibri"/>
          <w:sz w:val="24"/>
          <w:szCs w:val="24"/>
        </w:rPr>
        <w:t>Status</w:t>
      </w:r>
    </w:p>
    <w:p w:rsidR="00DC21A2" w:rsidRDefault="0091387A" w14:paraId="082F6B99" w14:textId="77777777">
      <w:pPr>
        <w:numPr>
          <w:ilvl w:val="0"/>
          <w:numId w:val="43"/>
        </w:numPr>
        <w:spacing w:line="240" w:lineRule="auto"/>
        <w:rPr>
          <w:rFonts w:ascii="Calibri" w:hAnsi="Calibri" w:eastAsia="Calibri" w:cs="Calibri"/>
          <w:sz w:val="24"/>
          <w:szCs w:val="24"/>
        </w:rPr>
      </w:pPr>
      <w:r>
        <w:rPr>
          <w:rFonts w:ascii="Calibri" w:hAnsi="Calibri" w:eastAsia="Calibri" w:cs="Calibri"/>
          <w:sz w:val="24"/>
          <w:szCs w:val="24"/>
        </w:rPr>
        <w:t>Action</w:t>
      </w:r>
    </w:p>
    <w:p w:rsidR="00DC21A2" w:rsidRDefault="0091387A" w14:paraId="1E3F8A1A" w14:textId="77777777">
      <w:pPr>
        <w:numPr>
          <w:ilvl w:val="0"/>
          <w:numId w:val="20"/>
        </w:numPr>
        <w:spacing w:line="240" w:lineRule="auto"/>
        <w:rPr>
          <w:rFonts w:ascii="Calibri" w:hAnsi="Calibri" w:eastAsia="Calibri" w:cs="Calibri"/>
          <w:sz w:val="24"/>
          <w:szCs w:val="24"/>
        </w:rPr>
      </w:pPr>
      <w:r>
        <w:rPr>
          <w:rFonts w:ascii="Calibri" w:hAnsi="Calibri" w:eastAsia="Calibri" w:cs="Calibri"/>
          <w:sz w:val="24"/>
          <w:szCs w:val="24"/>
        </w:rPr>
        <w:t>Edit</w:t>
      </w:r>
    </w:p>
    <w:p w:rsidR="00DC21A2" w:rsidRDefault="0091387A" w14:paraId="06A1BFCC" w14:textId="77777777">
      <w:pPr>
        <w:numPr>
          <w:ilvl w:val="0"/>
          <w:numId w:val="20"/>
        </w:numPr>
        <w:spacing w:line="240" w:lineRule="auto"/>
        <w:rPr>
          <w:rFonts w:ascii="Calibri" w:hAnsi="Calibri" w:eastAsia="Calibri" w:cs="Calibri"/>
          <w:sz w:val="24"/>
          <w:szCs w:val="24"/>
        </w:rPr>
      </w:pPr>
      <w:r>
        <w:rPr>
          <w:rFonts w:ascii="Calibri" w:hAnsi="Calibri" w:eastAsia="Calibri" w:cs="Calibri"/>
          <w:sz w:val="24"/>
          <w:szCs w:val="24"/>
        </w:rPr>
        <w:t>Remove</w:t>
      </w:r>
    </w:p>
    <w:p w:rsidR="00DC21A2" w:rsidRDefault="00DC21A2" w14:paraId="06479901" w14:textId="77777777">
      <w:pPr>
        <w:spacing w:line="240" w:lineRule="auto"/>
        <w:ind w:left="1080"/>
        <w:rPr>
          <w:rFonts w:ascii="Calibri" w:hAnsi="Calibri" w:eastAsia="Calibri" w:cs="Calibri"/>
          <w:sz w:val="24"/>
          <w:szCs w:val="24"/>
        </w:rPr>
      </w:pPr>
    </w:p>
    <w:p w:rsidR="00DC21A2" w:rsidRDefault="0091387A" w14:paraId="03C56F11" w14:textId="77777777">
      <w:pPr>
        <w:spacing w:line="240" w:lineRule="auto"/>
        <w:ind w:firstLine="360"/>
        <w:rPr>
          <w:rFonts w:ascii="Calibri" w:hAnsi="Calibri" w:eastAsia="Calibri" w:cs="Calibri"/>
          <w:sz w:val="24"/>
          <w:szCs w:val="24"/>
        </w:rPr>
      </w:pPr>
      <w:r>
        <w:rPr>
          <w:rFonts w:ascii="Calibri" w:hAnsi="Calibri" w:eastAsia="Calibri" w:cs="Calibri"/>
          <w:b/>
          <w:sz w:val="24"/>
          <w:szCs w:val="24"/>
        </w:rPr>
        <w:t>Add View</w:t>
      </w:r>
      <w:r>
        <w:rPr>
          <w:rFonts w:ascii="Calibri" w:hAnsi="Calibri" w:eastAsia="Calibri" w:cs="Calibri"/>
          <w:sz w:val="24"/>
          <w:szCs w:val="24"/>
        </w:rPr>
        <w:t>:</w:t>
      </w:r>
    </w:p>
    <w:p w:rsidR="00DC21A2" w:rsidRDefault="00DC21A2" w14:paraId="48429F64" w14:textId="77777777">
      <w:pPr>
        <w:spacing w:line="240" w:lineRule="auto"/>
        <w:ind w:firstLine="360"/>
        <w:rPr>
          <w:rFonts w:ascii="Calibri" w:hAnsi="Calibri" w:eastAsia="Calibri" w:cs="Calibri"/>
          <w:sz w:val="24"/>
          <w:szCs w:val="24"/>
        </w:rPr>
      </w:pPr>
    </w:p>
    <w:tbl>
      <w:tblPr>
        <w:tblStyle w:val="af"/>
        <w:tblW w:w="97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70"/>
        <w:gridCol w:w="2145"/>
        <w:gridCol w:w="1560"/>
        <w:gridCol w:w="1560"/>
        <w:gridCol w:w="1935"/>
        <w:gridCol w:w="1695"/>
      </w:tblGrid>
      <w:tr w:rsidR="00DC21A2" w14:paraId="3D909308" w14:textId="77777777">
        <w:trPr>
          <w:trHeight w:val="260"/>
        </w:trPr>
        <w:tc>
          <w:tcPr>
            <w:tcW w:w="870" w:type="dxa"/>
          </w:tcPr>
          <w:p w:rsidR="00DC21A2" w:rsidRDefault="0091387A" w14:paraId="3EE98C5B" w14:textId="77777777">
            <w:pPr>
              <w:jc w:val="center"/>
              <w:rPr>
                <w:rFonts w:ascii="Calibri" w:hAnsi="Calibri" w:eastAsia="Calibri" w:cs="Calibri"/>
                <w:b/>
              </w:rPr>
            </w:pPr>
            <w:r>
              <w:rPr>
                <w:rFonts w:ascii="Calibri" w:hAnsi="Calibri" w:eastAsia="Calibri" w:cs="Calibri"/>
                <w:b/>
              </w:rPr>
              <w:t>SL NO</w:t>
            </w:r>
          </w:p>
        </w:tc>
        <w:tc>
          <w:tcPr>
            <w:tcW w:w="2145" w:type="dxa"/>
          </w:tcPr>
          <w:p w:rsidR="00DC21A2" w:rsidRDefault="0091387A" w14:paraId="20BA4E69" w14:textId="77777777">
            <w:pPr>
              <w:jc w:val="center"/>
              <w:rPr>
                <w:rFonts w:ascii="Calibri" w:hAnsi="Calibri" w:eastAsia="Calibri" w:cs="Calibri"/>
                <w:b/>
              </w:rPr>
            </w:pPr>
            <w:r>
              <w:rPr>
                <w:rFonts w:ascii="Calibri" w:hAnsi="Calibri" w:eastAsia="Calibri" w:cs="Calibri"/>
                <w:b/>
              </w:rPr>
              <w:t>Fields</w:t>
            </w:r>
          </w:p>
        </w:tc>
        <w:tc>
          <w:tcPr>
            <w:tcW w:w="1560" w:type="dxa"/>
          </w:tcPr>
          <w:p w:rsidR="00DC21A2" w:rsidRDefault="0091387A" w14:paraId="265ED356" w14:textId="77777777">
            <w:pPr>
              <w:jc w:val="center"/>
              <w:rPr>
                <w:rFonts w:ascii="Calibri" w:hAnsi="Calibri" w:eastAsia="Calibri" w:cs="Calibri"/>
                <w:b/>
              </w:rPr>
            </w:pPr>
            <w:r>
              <w:rPr>
                <w:rFonts w:ascii="Calibri" w:hAnsi="Calibri" w:eastAsia="Calibri" w:cs="Calibri"/>
                <w:b/>
              </w:rPr>
              <w:t>Control</w:t>
            </w:r>
          </w:p>
        </w:tc>
        <w:tc>
          <w:tcPr>
            <w:tcW w:w="1560" w:type="dxa"/>
          </w:tcPr>
          <w:p w:rsidR="00DC21A2" w:rsidRDefault="0091387A" w14:paraId="1EDE3EC5" w14:textId="77777777">
            <w:pPr>
              <w:jc w:val="center"/>
              <w:rPr>
                <w:rFonts w:ascii="Calibri" w:hAnsi="Calibri" w:eastAsia="Calibri" w:cs="Calibri"/>
                <w:b/>
              </w:rPr>
            </w:pPr>
            <w:r>
              <w:rPr>
                <w:rFonts w:ascii="Calibri" w:hAnsi="Calibri" w:eastAsia="Calibri" w:cs="Calibri"/>
                <w:b/>
              </w:rPr>
              <w:t>Mandatory</w:t>
            </w:r>
          </w:p>
        </w:tc>
        <w:tc>
          <w:tcPr>
            <w:tcW w:w="1935" w:type="dxa"/>
          </w:tcPr>
          <w:p w:rsidR="00DC21A2" w:rsidRDefault="0091387A" w14:paraId="4F1ACBB4" w14:textId="77777777">
            <w:pPr>
              <w:jc w:val="center"/>
              <w:rPr>
                <w:rFonts w:ascii="Calibri" w:hAnsi="Calibri" w:eastAsia="Calibri" w:cs="Calibri"/>
                <w:b/>
              </w:rPr>
            </w:pPr>
            <w:r>
              <w:rPr>
                <w:rFonts w:ascii="Calibri" w:hAnsi="Calibri" w:eastAsia="Calibri" w:cs="Calibri"/>
                <w:b/>
              </w:rPr>
              <w:t>Value</w:t>
            </w:r>
          </w:p>
        </w:tc>
        <w:tc>
          <w:tcPr>
            <w:tcW w:w="1695" w:type="dxa"/>
          </w:tcPr>
          <w:p w:rsidR="00DC21A2" w:rsidRDefault="0091387A" w14:paraId="5205A4D0" w14:textId="77777777">
            <w:pPr>
              <w:jc w:val="center"/>
              <w:rPr>
                <w:rFonts w:ascii="Calibri" w:hAnsi="Calibri" w:eastAsia="Calibri" w:cs="Calibri"/>
                <w:b/>
              </w:rPr>
            </w:pPr>
            <w:r>
              <w:rPr>
                <w:rFonts w:ascii="Calibri" w:hAnsi="Calibri" w:eastAsia="Calibri" w:cs="Calibri"/>
                <w:b/>
              </w:rPr>
              <w:t>Default Value</w:t>
            </w:r>
          </w:p>
        </w:tc>
      </w:tr>
      <w:tr w:rsidR="00DC21A2" w14:paraId="4C6F2164" w14:textId="77777777">
        <w:trPr>
          <w:trHeight w:val="232"/>
        </w:trPr>
        <w:tc>
          <w:tcPr>
            <w:tcW w:w="870" w:type="dxa"/>
          </w:tcPr>
          <w:p w:rsidR="00DC21A2" w:rsidRDefault="0091387A" w14:paraId="6E658114" w14:textId="77777777">
            <w:pPr>
              <w:jc w:val="center"/>
              <w:rPr>
                <w:rFonts w:ascii="Calibri" w:hAnsi="Calibri" w:eastAsia="Calibri" w:cs="Calibri"/>
              </w:rPr>
            </w:pPr>
            <w:r>
              <w:rPr>
                <w:rFonts w:ascii="Calibri" w:hAnsi="Calibri" w:eastAsia="Calibri" w:cs="Calibri"/>
              </w:rPr>
              <w:t>1</w:t>
            </w:r>
          </w:p>
        </w:tc>
        <w:tc>
          <w:tcPr>
            <w:tcW w:w="2145" w:type="dxa"/>
          </w:tcPr>
          <w:p w:rsidR="00DC21A2" w:rsidRDefault="0091387A" w14:paraId="4715E10A" w14:textId="77777777">
            <w:pPr>
              <w:rPr>
                <w:rFonts w:ascii="Calibri" w:hAnsi="Calibri" w:eastAsia="Calibri" w:cs="Calibri"/>
              </w:rPr>
            </w:pPr>
            <w:r>
              <w:rPr>
                <w:rFonts w:ascii="Calibri" w:hAnsi="Calibri" w:eastAsia="Calibri" w:cs="Calibri"/>
              </w:rPr>
              <w:t>Name</w:t>
            </w:r>
          </w:p>
        </w:tc>
        <w:tc>
          <w:tcPr>
            <w:tcW w:w="1560" w:type="dxa"/>
          </w:tcPr>
          <w:p w:rsidR="00DC21A2" w:rsidRDefault="0091387A" w14:paraId="2D671161" w14:textId="77777777">
            <w:pPr>
              <w:rPr>
                <w:rFonts w:ascii="Calibri" w:hAnsi="Calibri" w:eastAsia="Calibri" w:cs="Calibri"/>
              </w:rPr>
            </w:pPr>
            <w:r>
              <w:rPr>
                <w:rFonts w:ascii="Calibri" w:hAnsi="Calibri" w:eastAsia="Calibri" w:cs="Calibri"/>
              </w:rPr>
              <w:t>Text box</w:t>
            </w:r>
          </w:p>
        </w:tc>
        <w:tc>
          <w:tcPr>
            <w:tcW w:w="1560" w:type="dxa"/>
          </w:tcPr>
          <w:p w:rsidR="00DC21A2" w:rsidRDefault="0091387A" w14:paraId="66127A6C" w14:textId="77777777">
            <w:pPr>
              <w:rPr>
                <w:rFonts w:ascii="Calibri" w:hAnsi="Calibri" w:eastAsia="Calibri" w:cs="Calibri"/>
              </w:rPr>
            </w:pPr>
            <w:r>
              <w:rPr>
                <w:rFonts w:ascii="Calibri" w:hAnsi="Calibri" w:eastAsia="Calibri" w:cs="Calibri"/>
              </w:rPr>
              <w:t>Required</w:t>
            </w:r>
          </w:p>
        </w:tc>
        <w:tc>
          <w:tcPr>
            <w:tcW w:w="1935" w:type="dxa"/>
          </w:tcPr>
          <w:p w:rsidR="00DC21A2" w:rsidRDefault="00DC21A2" w14:paraId="6DEF664F" w14:textId="77777777">
            <w:pPr>
              <w:rPr>
                <w:rFonts w:ascii="Calibri" w:hAnsi="Calibri" w:eastAsia="Calibri" w:cs="Calibri"/>
              </w:rPr>
            </w:pPr>
          </w:p>
        </w:tc>
        <w:tc>
          <w:tcPr>
            <w:tcW w:w="1695" w:type="dxa"/>
          </w:tcPr>
          <w:p w:rsidR="00DC21A2" w:rsidRDefault="00DC21A2" w14:paraId="1434E62E" w14:textId="77777777">
            <w:pPr>
              <w:rPr>
                <w:rFonts w:ascii="Calibri" w:hAnsi="Calibri" w:eastAsia="Calibri" w:cs="Calibri"/>
                <w:color w:val="FF0000"/>
              </w:rPr>
            </w:pPr>
          </w:p>
        </w:tc>
      </w:tr>
      <w:tr w:rsidR="00DC21A2" w14:paraId="6FF1A401" w14:textId="77777777">
        <w:trPr>
          <w:trHeight w:val="232"/>
        </w:trPr>
        <w:tc>
          <w:tcPr>
            <w:tcW w:w="870" w:type="dxa"/>
          </w:tcPr>
          <w:p w:rsidR="00DC21A2" w:rsidRDefault="0091387A" w14:paraId="5E60D962" w14:textId="77777777">
            <w:pPr>
              <w:jc w:val="center"/>
              <w:rPr>
                <w:rFonts w:ascii="Calibri" w:hAnsi="Calibri" w:eastAsia="Calibri" w:cs="Calibri"/>
              </w:rPr>
            </w:pPr>
            <w:r>
              <w:rPr>
                <w:rFonts w:ascii="Calibri" w:hAnsi="Calibri" w:eastAsia="Calibri" w:cs="Calibri"/>
              </w:rPr>
              <w:t>2</w:t>
            </w:r>
          </w:p>
        </w:tc>
        <w:tc>
          <w:tcPr>
            <w:tcW w:w="2145" w:type="dxa"/>
          </w:tcPr>
          <w:p w:rsidR="00DC21A2" w:rsidRDefault="0091387A" w14:paraId="44807F8F" w14:textId="77777777">
            <w:pPr>
              <w:rPr>
                <w:rFonts w:ascii="Calibri" w:hAnsi="Calibri" w:eastAsia="Calibri" w:cs="Calibri"/>
              </w:rPr>
            </w:pPr>
            <w:r>
              <w:rPr>
                <w:rFonts w:ascii="Calibri" w:hAnsi="Calibri" w:eastAsia="Calibri" w:cs="Calibri"/>
              </w:rPr>
              <w:t>Slug</w:t>
            </w:r>
          </w:p>
        </w:tc>
        <w:tc>
          <w:tcPr>
            <w:tcW w:w="1560" w:type="dxa"/>
          </w:tcPr>
          <w:p w:rsidR="00DC21A2" w:rsidRDefault="0091387A" w14:paraId="10AA6D90" w14:textId="77777777">
            <w:pPr>
              <w:rPr>
                <w:rFonts w:ascii="Calibri" w:hAnsi="Calibri" w:eastAsia="Calibri" w:cs="Calibri"/>
              </w:rPr>
            </w:pPr>
            <w:r>
              <w:rPr>
                <w:rFonts w:ascii="Calibri" w:hAnsi="Calibri" w:eastAsia="Calibri" w:cs="Calibri"/>
              </w:rPr>
              <w:t>Text box</w:t>
            </w:r>
          </w:p>
        </w:tc>
        <w:tc>
          <w:tcPr>
            <w:tcW w:w="1560" w:type="dxa"/>
          </w:tcPr>
          <w:p w:rsidR="00DC21A2" w:rsidRDefault="0091387A" w14:paraId="7539F444" w14:textId="77777777">
            <w:pPr>
              <w:rPr>
                <w:rFonts w:ascii="Calibri" w:hAnsi="Calibri" w:eastAsia="Calibri" w:cs="Calibri"/>
              </w:rPr>
            </w:pPr>
            <w:r>
              <w:rPr>
                <w:rFonts w:ascii="Calibri" w:hAnsi="Calibri" w:eastAsia="Calibri" w:cs="Calibri"/>
              </w:rPr>
              <w:t>Required</w:t>
            </w:r>
          </w:p>
        </w:tc>
        <w:tc>
          <w:tcPr>
            <w:tcW w:w="1935" w:type="dxa"/>
          </w:tcPr>
          <w:p w:rsidR="00DC21A2" w:rsidRDefault="00DC21A2" w14:paraId="4B5CD56E" w14:textId="77777777">
            <w:pPr>
              <w:rPr>
                <w:rFonts w:ascii="Calibri" w:hAnsi="Calibri" w:eastAsia="Calibri" w:cs="Calibri"/>
              </w:rPr>
            </w:pPr>
          </w:p>
        </w:tc>
        <w:tc>
          <w:tcPr>
            <w:tcW w:w="1695" w:type="dxa"/>
          </w:tcPr>
          <w:p w:rsidR="00DC21A2" w:rsidRDefault="00DC21A2" w14:paraId="4374B933" w14:textId="77777777">
            <w:pPr>
              <w:rPr>
                <w:rFonts w:ascii="Calibri" w:hAnsi="Calibri" w:eastAsia="Calibri" w:cs="Calibri"/>
                <w:color w:val="FF0000"/>
              </w:rPr>
            </w:pPr>
          </w:p>
        </w:tc>
      </w:tr>
      <w:tr w:rsidR="00DC21A2" w14:paraId="773D19AD" w14:textId="77777777">
        <w:trPr>
          <w:trHeight w:val="232"/>
        </w:trPr>
        <w:tc>
          <w:tcPr>
            <w:tcW w:w="870" w:type="dxa"/>
          </w:tcPr>
          <w:p w:rsidR="00DC21A2" w:rsidRDefault="0091387A" w14:paraId="242DA956" w14:textId="77777777">
            <w:pPr>
              <w:jc w:val="center"/>
              <w:rPr>
                <w:rFonts w:ascii="Calibri" w:hAnsi="Calibri" w:eastAsia="Calibri" w:cs="Calibri"/>
              </w:rPr>
            </w:pPr>
            <w:r>
              <w:rPr>
                <w:rFonts w:ascii="Calibri" w:hAnsi="Calibri" w:eastAsia="Calibri" w:cs="Calibri"/>
              </w:rPr>
              <w:t>3</w:t>
            </w:r>
          </w:p>
        </w:tc>
        <w:tc>
          <w:tcPr>
            <w:tcW w:w="2145" w:type="dxa"/>
          </w:tcPr>
          <w:p w:rsidR="00DC21A2" w:rsidRDefault="0091387A" w14:paraId="06C5FC2C" w14:textId="77777777">
            <w:pPr>
              <w:rPr>
                <w:rFonts w:ascii="Calibri" w:hAnsi="Calibri" w:eastAsia="Calibri" w:cs="Calibri"/>
              </w:rPr>
            </w:pPr>
            <w:r>
              <w:rPr>
                <w:rFonts w:ascii="Calibri" w:hAnsi="Calibri" w:eastAsia="Calibri" w:cs="Calibri"/>
              </w:rPr>
              <w:t>Type</w:t>
            </w:r>
          </w:p>
        </w:tc>
        <w:tc>
          <w:tcPr>
            <w:tcW w:w="1560" w:type="dxa"/>
          </w:tcPr>
          <w:p w:rsidR="00DC21A2" w:rsidRDefault="0091387A" w14:paraId="7467D2BD" w14:textId="77777777">
            <w:pPr>
              <w:rPr>
                <w:rFonts w:ascii="Calibri" w:hAnsi="Calibri" w:eastAsia="Calibri" w:cs="Calibri"/>
              </w:rPr>
            </w:pPr>
            <w:r>
              <w:rPr>
                <w:rFonts w:ascii="Calibri" w:hAnsi="Calibri" w:eastAsia="Calibri" w:cs="Calibri"/>
              </w:rPr>
              <w:t>Dropdown</w:t>
            </w:r>
          </w:p>
        </w:tc>
        <w:tc>
          <w:tcPr>
            <w:tcW w:w="1560" w:type="dxa"/>
          </w:tcPr>
          <w:p w:rsidR="00DC21A2" w:rsidRDefault="0091387A" w14:paraId="4E0C83B0" w14:textId="77777777">
            <w:pPr>
              <w:rPr>
                <w:rFonts w:ascii="Calibri" w:hAnsi="Calibri" w:eastAsia="Calibri" w:cs="Calibri"/>
              </w:rPr>
            </w:pPr>
            <w:r>
              <w:rPr>
                <w:rFonts w:ascii="Calibri" w:hAnsi="Calibri" w:eastAsia="Calibri" w:cs="Calibri"/>
              </w:rPr>
              <w:t>Required</w:t>
            </w:r>
          </w:p>
        </w:tc>
        <w:tc>
          <w:tcPr>
            <w:tcW w:w="1935" w:type="dxa"/>
          </w:tcPr>
          <w:p w:rsidR="00DC21A2" w:rsidRDefault="0091387A" w14:paraId="5124C77C" w14:textId="77777777">
            <w:pPr>
              <w:rPr>
                <w:rFonts w:ascii="Calibri" w:hAnsi="Calibri" w:eastAsia="Calibri" w:cs="Calibri"/>
              </w:rPr>
            </w:pPr>
            <w:r>
              <w:rPr>
                <w:rFonts w:ascii="Calibri" w:hAnsi="Calibri" w:eastAsia="Calibri" w:cs="Calibri"/>
              </w:rPr>
              <w:t>[Website]</w:t>
            </w:r>
          </w:p>
        </w:tc>
        <w:tc>
          <w:tcPr>
            <w:tcW w:w="1695" w:type="dxa"/>
          </w:tcPr>
          <w:p w:rsidR="00DC21A2" w:rsidRDefault="00DC21A2" w14:paraId="0B05C401" w14:textId="77777777">
            <w:pPr>
              <w:rPr>
                <w:rFonts w:ascii="Calibri" w:hAnsi="Calibri" w:eastAsia="Calibri" w:cs="Calibri"/>
                <w:color w:val="FF0000"/>
              </w:rPr>
            </w:pPr>
          </w:p>
        </w:tc>
      </w:tr>
      <w:tr w:rsidR="00DC21A2" w14:paraId="2E081A22" w14:textId="77777777">
        <w:trPr>
          <w:trHeight w:val="232"/>
        </w:trPr>
        <w:tc>
          <w:tcPr>
            <w:tcW w:w="870" w:type="dxa"/>
          </w:tcPr>
          <w:p w:rsidR="00DC21A2" w:rsidRDefault="0091387A" w14:paraId="7E0EEE57" w14:textId="77777777">
            <w:pPr>
              <w:jc w:val="center"/>
              <w:rPr>
                <w:rFonts w:ascii="Calibri" w:hAnsi="Calibri" w:eastAsia="Calibri" w:cs="Calibri"/>
              </w:rPr>
            </w:pPr>
            <w:r>
              <w:rPr>
                <w:rFonts w:ascii="Calibri" w:hAnsi="Calibri" w:eastAsia="Calibri" w:cs="Calibri"/>
              </w:rPr>
              <w:t>4</w:t>
            </w:r>
          </w:p>
        </w:tc>
        <w:tc>
          <w:tcPr>
            <w:tcW w:w="2145" w:type="dxa"/>
          </w:tcPr>
          <w:p w:rsidR="00DC21A2" w:rsidRDefault="0091387A" w14:paraId="1DDA8069" w14:textId="77777777">
            <w:pPr>
              <w:rPr>
                <w:rFonts w:ascii="Calibri" w:hAnsi="Calibri" w:eastAsia="Calibri" w:cs="Calibri"/>
              </w:rPr>
            </w:pPr>
            <w:r>
              <w:rPr>
                <w:rFonts w:ascii="Calibri" w:hAnsi="Calibri" w:eastAsia="Calibri" w:cs="Calibri"/>
              </w:rPr>
              <w:t>Status</w:t>
            </w:r>
          </w:p>
        </w:tc>
        <w:tc>
          <w:tcPr>
            <w:tcW w:w="1560" w:type="dxa"/>
          </w:tcPr>
          <w:p w:rsidR="00DC21A2" w:rsidRDefault="0091387A" w14:paraId="627CF8E9" w14:textId="77777777">
            <w:pPr>
              <w:rPr>
                <w:rFonts w:ascii="Calibri" w:hAnsi="Calibri" w:eastAsia="Calibri" w:cs="Calibri"/>
              </w:rPr>
            </w:pPr>
            <w:r>
              <w:rPr>
                <w:rFonts w:ascii="Calibri" w:hAnsi="Calibri" w:eastAsia="Calibri" w:cs="Calibri"/>
              </w:rPr>
              <w:t>Dropdown</w:t>
            </w:r>
          </w:p>
        </w:tc>
        <w:tc>
          <w:tcPr>
            <w:tcW w:w="1560" w:type="dxa"/>
          </w:tcPr>
          <w:p w:rsidR="00DC21A2" w:rsidRDefault="0091387A" w14:paraId="6F65E865" w14:textId="77777777">
            <w:pPr>
              <w:rPr>
                <w:rFonts w:ascii="Calibri" w:hAnsi="Calibri" w:eastAsia="Calibri" w:cs="Calibri"/>
              </w:rPr>
            </w:pPr>
            <w:r>
              <w:rPr>
                <w:rFonts w:ascii="Calibri" w:hAnsi="Calibri" w:eastAsia="Calibri" w:cs="Calibri"/>
              </w:rPr>
              <w:t>Required</w:t>
            </w:r>
          </w:p>
        </w:tc>
        <w:tc>
          <w:tcPr>
            <w:tcW w:w="1935" w:type="dxa"/>
          </w:tcPr>
          <w:p w:rsidR="00DC21A2" w:rsidRDefault="0091387A" w14:paraId="33915E28" w14:textId="77777777">
            <w:pPr>
              <w:rPr>
                <w:rFonts w:ascii="Calibri" w:hAnsi="Calibri" w:eastAsia="Calibri" w:cs="Calibri"/>
              </w:rPr>
            </w:pPr>
            <w:r>
              <w:rPr>
                <w:rFonts w:ascii="Calibri" w:hAnsi="Calibri" w:eastAsia="Calibri" w:cs="Calibri"/>
              </w:rPr>
              <w:t>Active/ Inactive</w:t>
            </w:r>
          </w:p>
        </w:tc>
        <w:tc>
          <w:tcPr>
            <w:tcW w:w="1695" w:type="dxa"/>
          </w:tcPr>
          <w:p w:rsidR="00DC21A2" w:rsidRDefault="0091387A" w14:paraId="6AD5FAEC" w14:textId="77777777">
            <w:pPr>
              <w:rPr>
                <w:rFonts w:ascii="Calibri" w:hAnsi="Calibri" w:eastAsia="Calibri" w:cs="Calibri"/>
                <w:color w:val="FF0000"/>
              </w:rPr>
            </w:pPr>
            <w:r>
              <w:rPr>
                <w:rFonts w:ascii="Calibri" w:hAnsi="Calibri" w:eastAsia="Calibri" w:cs="Calibri"/>
              </w:rPr>
              <w:t>Active</w:t>
            </w:r>
          </w:p>
        </w:tc>
      </w:tr>
      <w:tr w:rsidR="00DC21A2" w14:paraId="3C987B57" w14:textId="77777777">
        <w:trPr>
          <w:trHeight w:val="232"/>
        </w:trPr>
        <w:tc>
          <w:tcPr>
            <w:tcW w:w="870" w:type="dxa"/>
          </w:tcPr>
          <w:p w:rsidR="00DC21A2" w:rsidRDefault="0091387A" w14:paraId="07DF617F" w14:textId="77777777">
            <w:pPr>
              <w:jc w:val="center"/>
              <w:rPr>
                <w:rFonts w:ascii="Calibri" w:hAnsi="Calibri" w:eastAsia="Calibri" w:cs="Calibri"/>
              </w:rPr>
            </w:pPr>
            <w:r>
              <w:rPr>
                <w:rFonts w:ascii="Calibri" w:hAnsi="Calibri" w:eastAsia="Calibri" w:cs="Calibri"/>
              </w:rPr>
              <w:t>5</w:t>
            </w:r>
          </w:p>
        </w:tc>
        <w:tc>
          <w:tcPr>
            <w:tcW w:w="2145" w:type="dxa"/>
          </w:tcPr>
          <w:p w:rsidR="00DC21A2" w:rsidRDefault="0091387A" w14:paraId="1FAC0221" w14:textId="77777777">
            <w:pPr>
              <w:rPr>
                <w:rFonts w:ascii="Calibri" w:hAnsi="Calibri" w:eastAsia="Calibri" w:cs="Calibri"/>
              </w:rPr>
            </w:pPr>
            <w:r>
              <w:rPr>
                <w:rFonts w:ascii="Calibri" w:hAnsi="Calibri" w:eastAsia="Calibri" w:cs="Calibri"/>
              </w:rPr>
              <w:t>Content</w:t>
            </w:r>
          </w:p>
        </w:tc>
        <w:tc>
          <w:tcPr>
            <w:tcW w:w="1560" w:type="dxa"/>
          </w:tcPr>
          <w:p w:rsidR="00DC21A2" w:rsidRDefault="0091387A" w14:paraId="24DA8049" w14:textId="77777777">
            <w:pPr>
              <w:rPr>
                <w:rFonts w:ascii="Calibri" w:hAnsi="Calibri" w:eastAsia="Calibri" w:cs="Calibri"/>
              </w:rPr>
            </w:pPr>
            <w:r>
              <w:rPr>
                <w:rFonts w:ascii="Calibri" w:hAnsi="Calibri" w:eastAsia="Calibri" w:cs="Calibri"/>
              </w:rPr>
              <w:t>Editor</w:t>
            </w:r>
          </w:p>
        </w:tc>
        <w:tc>
          <w:tcPr>
            <w:tcW w:w="1560" w:type="dxa"/>
          </w:tcPr>
          <w:p w:rsidR="00DC21A2" w:rsidRDefault="0091387A" w14:paraId="6D783141" w14:textId="77777777">
            <w:pPr>
              <w:rPr>
                <w:rFonts w:ascii="Calibri" w:hAnsi="Calibri" w:eastAsia="Calibri" w:cs="Calibri"/>
              </w:rPr>
            </w:pPr>
            <w:r>
              <w:rPr>
                <w:rFonts w:ascii="Calibri" w:hAnsi="Calibri" w:eastAsia="Calibri" w:cs="Calibri"/>
              </w:rPr>
              <w:t>Required</w:t>
            </w:r>
          </w:p>
        </w:tc>
        <w:tc>
          <w:tcPr>
            <w:tcW w:w="1935" w:type="dxa"/>
          </w:tcPr>
          <w:p w:rsidR="00DC21A2" w:rsidRDefault="00DC21A2" w14:paraId="3706886B" w14:textId="77777777">
            <w:pPr>
              <w:rPr>
                <w:rFonts w:ascii="Calibri" w:hAnsi="Calibri" w:eastAsia="Calibri" w:cs="Calibri"/>
              </w:rPr>
            </w:pPr>
          </w:p>
        </w:tc>
        <w:tc>
          <w:tcPr>
            <w:tcW w:w="1695" w:type="dxa"/>
          </w:tcPr>
          <w:p w:rsidR="00DC21A2" w:rsidRDefault="00DC21A2" w14:paraId="10AC49D0" w14:textId="77777777">
            <w:pPr>
              <w:rPr>
                <w:rFonts w:ascii="Calibri" w:hAnsi="Calibri" w:eastAsia="Calibri" w:cs="Calibri"/>
                <w:color w:val="FF0000"/>
              </w:rPr>
            </w:pPr>
          </w:p>
        </w:tc>
      </w:tr>
    </w:tbl>
    <w:p w:rsidR="00DC21A2" w:rsidRDefault="00DC21A2" w14:paraId="40C09D16" w14:textId="77777777">
      <w:pPr>
        <w:spacing w:line="240" w:lineRule="auto"/>
        <w:rPr>
          <w:rFonts w:ascii="Calibri" w:hAnsi="Calibri" w:eastAsia="Calibri" w:cs="Calibri"/>
          <w:b/>
          <w:sz w:val="24"/>
          <w:szCs w:val="24"/>
        </w:rPr>
      </w:pPr>
    </w:p>
    <w:p w:rsidR="00DC21A2" w:rsidP="42094E3C" w:rsidRDefault="0091387A" w14:paraId="38571EB9" w14:textId="77777777">
      <w:pPr>
        <w:numPr>
          <w:ilvl w:val="0"/>
          <w:numId w:val="64"/>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Name - Maximum of 150 characters allowed and only allow alphabets.</w:t>
      </w:r>
    </w:p>
    <w:p w:rsidR="00DC21A2" w:rsidRDefault="0091387A" w14:paraId="01426EDC" w14:textId="77777777">
      <w:pPr>
        <w:numPr>
          <w:ilvl w:val="0"/>
          <w:numId w:val="64"/>
        </w:numPr>
        <w:spacing w:line="240" w:lineRule="auto"/>
        <w:rPr>
          <w:rFonts w:ascii="Calibri" w:hAnsi="Calibri" w:eastAsia="Calibri" w:cs="Calibri"/>
          <w:sz w:val="24"/>
          <w:szCs w:val="24"/>
        </w:rPr>
      </w:pPr>
      <w:r>
        <w:rPr>
          <w:rFonts w:ascii="Calibri" w:hAnsi="Calibri" w:eastAsia="Calibri" w:cs="Calibri"/>
          <w:sz w:val="24"/>
          <w:szCs w:val="24"/>
        </w:rPr>
        <w:t>Slug - Replace space with - in name value, and by default, it should be disabled.</w:t>
      </w:r>
    </w:p>
    <w:p w:rsidR="00DC21A2" w:rsidRDefault="0091387A" w14:paraId="6CA3A49E" w14:textId="77777777">
      <w:pPr>
        <w:numPr>
          <w:ilvl w:val="0"/>
          <w:numId w:val="64"/>
        </w:numPr>
        <w:spacing w:line="240" w:lineRule="auto"/>
        <w:rPr>
          <w:rFonts w:ascii="Calibri" w:hAnsi="Calibri" w:eastAsia="Calibri" w:cs="Calibri"/>
          <w:sz w:val="24"/>
          <w:szCs w:val="24"/>
        </w:rPr>
      </w:pPr>
      <w:r>
        <w:rPr>
          <w:rFonts w:ascii="Calibri" w:hAnsi="Calibri" w:eastAsia="Calibri" w:cs="Calibri"/>
          <w:sz w:val="24"/>
          <w:szCs w:val="24"/>
        </w:rPr>
        <w:t>Type - Any one value from the dropdown.</w:t>
      </w:r>
    </w:p>
    <w:p w:rsidR="00DC21A2" w:rsidP="42094E3C" w:rsidRDefault="0091387A" w14:paraId="5CEF322A" w14:textId="77777777">
      <w:pPr>
        <w:numPr>
          <w:ilvl w:val="0"/>
          <w:numId w:val="64"/>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Status – should show whether the CMS is active or inactive.</w:t>
      </w:r>
    </w:p>
    <w:p w:rsidR="00DC21A2" w:rsidP="42094E3C" w:rsidRDefault="0091387A" w14:paraId="5F6468DF" w14:textId="77777777">
      <w:pPr>
        <w:numPr>
          <w:ilvl w:val="0"/>
          <w:numId w:val="64"/>
        </w:numPr>
        <w:spacing w:line="240" w:lineRule="auto"/>
        <w:rPr>
          <w:sz w:val="24"/>
          <w:szCs w:val="24"/>
          <w:lang w:val="en-US"/>
        </w:rPr>
      </w:pPr>
      <w:r w:rsidRPr="42094E3C">
        <w:rPr>
          <w:rFonts w:ascii="Calibri" w:hAnsi="Calibri" w:eastAsia="Calibri" w:cs="Calibri"/>
          <w:sz w:val="24"/>
          <w:szCs w:val="24"/>
          <w:lang w:val="en-US"/>
        </w:rPr>
        <w:t xml:space="preserve">Content – content for the CMS. Make it a </w:t>
      </w:r>
      <w:r w:rsidRPr="42094E3C">
        <w:rPr>
          <w:rFonts w:ascii="Calibri" w:hAnsi="Calibri" w:eastAsia="Calibri" w:cs="Calibri"/>
          <w:b/>
          <w:bCs/>
          <w:sz w:val="24"/>
          <w:szCs w:val="24"/>
          <w:lang w:val="en-US"/>
        </w:rPr>
        <w:t>text</w:t>
      </w:r>
      <w:r w:rsidRPr="42094E3C">
        <w:rPr>
          <w:rFonts w:ascii="Calibri" w:hAnsi="Calibri" w:eastAsia="Calibri" w:cs="Calibri"/>
          <w:sz w:val="24"/>
          <w:szCs w:val="24"/>
          <w:lang w:val="en-US"/>
        </w:rPr>
        <w:t xml:space="preserve"> field in DB.</w:t>
      </w:r>
    </w:p>
    <w:p w:rsidR="00DC21A2" w:rsidP="4DF41364" w:rsidRDefault="0091387A" w14:paraId="2A181744" w14:textId="77777777">
      <w:pPr>
        <w:numPr>
          <w:ilvl w:val="0"/>
          <w:numId w:val="64"/>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If the CMS already exist in DB, it should show “CMS already exists with this name”.</w:t>
      </w:r>
    </w:p>
    <w:p w:rsidR="00DC21A2" w:rsidRDefault="0091387A" w14:paraId="794166E3" w14:textId="77777777">
      <w:pPr>
        <w:numPr>
          <w:ilvl w:val="0"/>
          <w:numId w:val="64"/>
        </w:numPr>
        <w:spacing w:line="240" w:lineRule="auto"/>
        <w:rPr>
          <w:rFonts w:ascii="Calibri" w:hAnsi="Calibri" w:eastAsia="Calibri" w:cs="Calibri"/>
          <w:b/>
          <w:sz w:val="24"/>
          <w:szCs w:val="24"/>
        </w:rPr>
      </w:pPr>
      <w:r>
        <w:rPr>
          <w:rFonts w:ascii="Calibri" w:hAnsi="Calibri" w:eastAsia="Calibri" w:cs="Calibri"/>
          <w:sz w:val="24"/>
          <w:szCs w:val="24"/>
        </w:rPr>
        <w:t>If not, it should show “CMS added successfully”</w:t>
      </w:r>
    </w:p>
    <w:p w:rsidR="00DC21A2" w:rsidRDefault="00DC21A2" w14:paraId="5D1514D7" w14:textId="77777777">
      <w:pPr>
        <w:spacing w:line="240" w:lineRule="auto"/>
        <w:rPr>
          <w:rFonts w:ascii="Calibri" w:hAnsi="Calibri" w:eastAsia="Calibri" w:cs="Calibri"/>
          <w:b/>
          <w:sz w:val="24"/>
          <w:szCs w:val="24"/>
        </w:rPr>
      </w:pPr>
    </w:p>
    <w:p w:rsidR="00DC21A2" w:rsidRDefault="0091387A" w14:paraId="0CCD580C" w14:textId="77777777">
      <w:pPr>
        <w:spacing w:line="240" w:lineRule="auto"/>
        <w:ind w:firstLine="360"/>
        <w:rPr>
          <w:rFonts w:ascii="Calibri" w:hAnsi="Calibri" w:eastAsia="Calibri" w:cs="Calibri"/>
          <w:b/>
          <w:sz w:val="24"/>
          <w:szCs w:val="24"/>
        </w:rPr>
      </w:pPr>
      <w:r>
        <w:rPr>
          <w:rFonts w:ascii="Calibri" w:hAnsi="Calibri" w:eastAsia="Calibri" w:cs="Calibri"/>
          <w:b/>
          <w:sz w:val="24"/>
          <w:szCs w:val="24"/>
        </w:rPr>
        <w:t xml:space="preserve">Messages: </w:t>
      </w:r>
    </w:p>
    <w:p w:rsidR="00DC21A2" w:rsidRDefault="00DC21A2" w14:paraId="3CB772F7" w14:textId="77777777">
      <w:pPr>
        <w:spacing w:line="240" w:lineRule="auto"/>
        <w:ind w:firstLine="360"/>
        <w:rPr>
          <w:rFonts w:ascii="Calibri" w:hAnsi="Calibri" w:eastAsia="Calibri" w:cs="Calibri"/>
          <w:b/>
          <w:sz w:val="24"/>
          <w:szCs w:val="24"/>
        </w:rPr>
      </w:pPr>
    </w:p>
    <w:p w:rsidR="00DC21A2" w:rsidRDefault="0091387A" w14:paraId="64C246D1" w14:textId="77777777">
      <w:pPr>
        <w:numPr>
          <w:ilvl w:val="0"/>
          <w:numId w:val="55"/>
        </w:numPr>
        <w:spacing w:line="240" w:lineRule="auto"/>
        <w:rPr>
          <w:rFonts w:ascii="Calibri" w:hAnsi="Calibri" w:eastAsia="Calibri" w:cs="Calibri"/>
          <w:sz w:val="24"/>
          <w:szCs w:val="24"/>
        </w:rPr>
      </w:pPr>
      <w:r>
        <w:rPr>
          <w:rFonts w:ascii="Calibri" w:hAnsi="Calibri" w:eastAsia="Calibri" w:cs="Calibri"/>
          <w:sz w:val="24"/>
          <w:szCs w:val="24"/>
        </w:rPr>
        <w:t>Add – CMS added successfully.</w:t>
      </w:r>
    </w:p>
    <w:p w:rsidR="00DC21A2" w:rsidRDefault="0091387A" w14:paraId="0C23BF02" w14:textId="77777777">
      <w:pPr>
        <w:numPr>
          <w:ilvl w:val="0"/>
          <w:numId w:val="55"/>
        </w:numPr>
        <w:spacing w:line="240" w:lineRule="auto"/>
        <w:rPr>
          <w:rFonts w:ascii="Calibri" w:hAnsi="Calibri" w:eastAsia="Calibri" w:cs="Calibri"/>
          <w:sz w:val="24"/>
          <w:szCs w:val="24"/>
        </w:rPr>
      </w:pPr>
      <w:r>
        <w:rPr>
          <w:rFonts w:ascii="Calibri" w:hAnsi="Calibri" w:eastAsia="Calibri" w:cs="Calibri"/>
          <w:sz w:val="24"/>
          <w:szCs w:val="24"/>
        </w:rPr>
        <w:t>Edit – CMS updated successfully.</w:t>
      </w:r>
    </w:p>
    <w:p w:rsidR="00DC21A2" w:rsidP="4DF41364" w:rsidRDefault="0091387A" w14:paraId="52636599" w14:textId="77777777">
      <w:pPr>
        <w:numPr>
          <w:ilvl w:val="0"/>
          <w:numId w:val="55"/>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Delete - CMS deleted successfully.</w:t>
      </w:r>
    </w:p>
    <w:p w:rsidR="00DC21A2" w:rsidRDefault="00DC21A2" w14:paraId="4A3D8F6C" w14:textId="77777777">
      <w:pPr>
        <w:spacing w:line="240" w:lineRule="auto"/>
        <w:rPr>
          <w:rFonts w:ascii="Calibri" w:hAnsi="Calibri" w:eastAsia="Calibri" w:cs="Calibri"/>
          <w:b/>
          <w:sz w:val="24"/>
          <w:szCs w:val="24"/>
        </w:rPr>
      </w:pPr>
    </w:p>
    <w:p w:rsidR="00DC21A2" w:rsidRDefault="00DC21A2" w14:paraId="36B41134" w14:textId="77777777">
      <w:pPr>
        <w:spacing w:line="240" w:lineRule="auto"/>
        <w:rPr>
          <w:rFonts w:ascii="Calibri" w:hAnsi="Calibri" w:eastAsia="Calibri" w:cs="Calibri"/>
          <w:sz w:val="24"/>
          <w:szCs w:val="24"/>
        </w:rPr>
      </w:pPr>
    </w:p>
    <w:p w:rsidR="00DC21A2" w:rsidRDefault="007B6D1D" w14:paraId="3504D21B" w14:textId="77777777">
      <w:pPr>
        <w:spacing w:line="240" w:lineRule="auto"/>
        <w:rPr>
          <w:rFonts w:ascii="Calibri" w:hAnsi="Calibri" w:eastAsia="Calibri" w:cs="Calibri"/>
          <w:b/>
          <w:sz w:val="28"/>
          <w:szCs w:val="28"/>
        </w:rPr>
      </w:pPr>
      <w:r>
        <w:rPr>
          <w:rFonts w:ascii="Calibri" w:hAnsi="Calibri" w:eastAsia="Calibri" w:cs="Calibri"/>
          <w:b/>
          <w:sz w:val="28"/>
          <w:szCs w:val="28"/>
        </w:rPr>
        <w:t>5.9 MASTER</w:t>
      </w:r>
    </w:p>
    <w:p w:rsidR="00DC21A2" w:rsidRDefault="00DC21A2" w14:paraId="14FD23F6" w14:textId="77777777">
      <w:pPr>
        <w:spacing w:line="240" w:lineRule="auto"/>
        <w:rPr>
          <w:rFonts w:ascii="Calibri" w:hAnsi="Calibri" w:eastAsia="Calibri" w:cs="Calibri"/>
          <w:b/>
          <w:sz w:val="24"/>
          <w:szCs w:val="24"/>
        </w:rPr>
      </w:pPr>
    </w:p>
    <w:p w:rsidR="00DC21A2" w:rsidRDefault="007B6D1D" w14:paraId="4E595927" w14:textId="77777777">
      <w:pPr>
        <w:spacing w:line="240" w:lineRule="auto"/>
        <w:rPr>
          <w:rFonts w:ascii="Calibri" w:hAnsi="Calibri" w:eastAsia="Calibri" w:cs="Calibri"/>
          <w:b/>
          <w:sz w:val="28"/>
          <w:szCs w:val="28"/>
        </w:rPr>
      </w:pPr>
      <w:r>
        <w:rPr>
          <w:rFonts w:ascii="Calibri" w:hAnsi="Calibri" w:eastAsia="Calibri" w:cs="Calibri"/>
          <w:b/>
          <w:sz w:val="28"/>
          <w:szCs w:val="28"/>
        </w:rPr>
        <w:t>5.9.1 Tax</w:t>
      </w:r>
    </w:p>
    <w:p w:rsidR="00DC21A2" w:rsidRDefault="0091387A" w14:paraId="54BDFD44" w14:textId="77777777">
      <w:pPr>
        <w:spacing w:line="240" w:lineRule="auto"/>
        <w:rPr>
          <w:rFonts w:ascii="Calibri" w:hAnsi="Calibri" w:eastAsia="Calibri" w:cs="Calibri"/>
          <w:sz w:val="24"/>
          <w:szCs w:val="24"/>
        </w:rPr>
      </w:pPr>
      <w:r>
        <w:rPr>
          <w:rFonts w:ascii="Calibri" w:hAnsi="Calibri" w:eastAsia="Calibri" w:cs="Calibri"/>
          <w:sz w:val="24"/>
          <w:szCs w:val="24"/>
        </w:rPr>
        <w:t>Money paid to the government is based on the cost of goods or services you have bought.</w:t>
      </w:r>
    </w:p>
    <w:p w:rsidR="00DC21A2" w:rsidRDefault="00DC21A2" w14:paraId="17A9FA37" w14:textId="77777777">
      <w:pPr>
        <w:spacing w:line="240" w:lineRule="auto"/>
        <w:ind w:firstLine="360"/>
        <w:rPr>
          <w:rFonts w:ascii="Calibri" w:hAnsi="Calibri" w:eastAsia="Calibri" w:cs="Calibri"/>
          <w:sz w:val="24"/>
          <w:szCs w:val="24"/>
        </w:rPr>
      </w:pPr>
    </w:p>
    <w:p w:rsidR="00DC21A2" w:rsidRDefault="0091387A" w14:paraId="6EF0C1A8" w14:textId="77777777">
      <w:pPr>
        <w:spacing w:line="240" w:lineRule="auto"/>
        <w:ind w:firstLine="360"/>
        <w:rPr>
          <w:rFonts w:ascii="Calibri" w:hAnsi="Calibri" w:eastAsia="Calibri" w:cs="Calibri"/>
          <w:sz w:val="24"/>
          <w:szCs w:val="24"/>
        </w:rPr>
      </w:pPr>
      <w:r>
        <w:rPr>
          <w:rFonts w:ascii="Calibri" w:hAnsi="Calibri" w:eastAsia="Calibri" w:cs="Calibri"/>
          <w:b/>
          <w:sz w:val="24"/>
          <w:szCs w:val="24"/>
        </w:rPr>
        <w:t>List View:</w:t>
      </w:r>
    </w:p>
    <w:p w:rsidR="00DC21A2" w:rsidRDefault="00DC21A2" w14:paraId="25423448" w14:textId="77777777">
      <w:pPr>
        <w:spacing w:line="240" w:lineRule="auto"/>
        <w:ind w:firstLine="360"/>
        <w:rPr>
          <w:rFonts w:ascii="Calibri" w:hAnsi="Calibri" w:eastAsia="Calibri" w:cs="Calibri"/>
          <w:sz w:val="24"/>
          <w:szCs w:val="24"/>
        </w:rPr>
      </w:pPr>
    </w:p>
    <w:p w:rsidR="00DC21A2" w:rsidRDefault="0091387A" w14:paraId="77DC7782" w14:textId="77777777">
      <w:pPr>
        <w:numPr>
          <w:ilvl w:val="0"/>
          <w:numId w:val="32"/>
        </w:numPr>
        <w:spacing w:line="240" w:lineRule="auto"/>
        <w:rPr>
          <w:rFonts w:ascii="Calibri" w:hAnsi="Calibri" w:eastAsia="Calibri" w:cs="Calibri"/>
          <w:sz w:val="24"/>
          <w:szCs w:val="24"/>
        </w:rPr>
      </w:pPr>
      <w:r>
        <w:rPr>
          <w:rFonts w:ascii="Calibri" w:hAnsi="Calibri" w:eastAsia="Calibri" w:cs="Calibri"/>
          <w:sz w:val="24"/>
          <w:szCs w:val="24"/>
        </w:rPr>
        <w:t>Tax</w:t>
      </w:r>
    </w:p>
    <w:p w:rsidR="00DC21A2" w:rsidRDefault="0091387A" w14:paraId="5FE1AFC2" w14:textId="77777777">
      <w:pPr>
        <w:numPr>
          <w:ilvl w:val="0"/>
          <w:numId w:val="32"/>
        </w:numPr>
        <w:spacing w:line="240" w:lineRule="auto"/>
        <w:rPr>
          <w:rFonts w:ascii="Calibri" w:hAnsi="Calibri" w:eastAsia="Calibri" w:cs="Calibri"/>
          <w:sz w:val="24"/>
          <w:szCs w:val="24"/>
        </w:rPr>
      </w:pPr>
      <w:r>
        <w:rPr>
          <w:rFonts w:ascii="Calibri" w:hAnsi="Calibri" w:eastAsia="Calibri" w:cs="Calibri"/>
          <w:sz w:val="24"/>
          <w:szCs w:val="24"/>
        </w:rPr>
        <w:t>Percentage</w:t>
      </w:r>
    </w:p>
    <w:p w:rsidR="00DC21A2" w:rsidRDefault="0091387A" w14:paraId="7020974A" w14:textId="77777777">
      <w:pPr>
        <w:numPr>
          <w:ilvl w:val="0"/>
          <w:numId w:val="32"/>
        </w:numPr>
        <w:spacing w:line="240" w:lineRule="auto"/>
        <w:rPr>
          <w:rFonts w:ascii="Calibri" w:hAnsi="Calibri" w:eastAsia="Calibri" w:cs="Calibri"/>
          <w:sz w:val="24"/>
          <w:szCs w:val="24"/>
        </w:rPr>
      </w:pPr>
      <w:r>
        <w:rPr>
          <w:rFonts w:ascii="Calibri" w:hAnsi="Calibri" w:eastAsia="Calibri" w:cs="Calibri"/>
          <w:sz w:val="24"/>
          <w:szCs w:val="24"/>
        </w:rPr>
        <w:t>Info</w:t>
      </w:r>
    </w:p>
    <w:p w:rsidR="00DC21A2" w:rsidRDefault="0091387A" w14:paraId="2D58EEB7" w14:textId="77777777">
      <w:pPr>
        <w:numPr>
          <w:ilvl w:val="0"/>
          <w:numId w:val="32"/>
        </w:numPr>
        <w:spacing w:line="240" w:lineRule="auto"/>
        <w:rPr>
          <w:rFonts w:ascii="Calibri" w:hAnsi="Calibri" w:eastAsia="Calibri" w:cs="Calibri"/>
          <w:sz w:val="24"/>
          <w:szCs w:val="24"/>
        </w:rPr>
      </w:pPr>
      <w:r>
        <w:rPr>
          <w:rFonts w:ascii="Calibri" w:hAnsi="Calibri" w:eastAsia="Calibri" w:cs="Calibri"/>
          <w:sz w:val="24"/>
          <w:szCs w:val="24"/>
        </w:rPr>
        <w:t>Status</w:t>
      </w:r>
    </w:p>
    <w:p w:rsidR="00DC21A2" w:rsidRDefault="0091387A" w14:paraId="47CAADA2" w14:textId="77777777">
      <w:pPr>
        <w:numPr>
          <w:ilvl w:val="0"/>
          <w:numId w:val="32"/>
        </w:numPr>
        <w:spacing w:line="240" w:lineRule="auto"/>
        <w:rPr>
          <w:rFonts w:ascii="Calibri" w:hAnsi="Calibri" w:eastAsia="Calibri" w:cs="Calibri"/>
          <w:sz w:val="24"/>
          <w:szCs w:val="24"/>
        </w:rPr>
      </w:pPr>
      <w:r>
        <w:rPr>
          <w:rFonts w:ascii="Calibri" w:hAnsi="Calibri" w:eastAsia="Calibri" w:cs="Calibri"/>
          <w:sz w:val="24"/>
          <w:szCs w:val="24"/>
        </w:rPr>
        <w:t>Action</w:t>
      </w:r>
    </w:p>
    <w:p w:rsidR="00DC21A2" w:rsidRDefault="0091387A" w14:paraId="457400CF" w14:textId="77777777">
      <w:pPr>
        <w:numPr>
          <w:ilvl w:val="0"/>
          <w:numId w:val="74"/>
        </w:numPr>
        <w:spacing w:line="240" w:lineRule="auto"/>
        <w:rPr>
          <w:rFonts w:ascii="Calibri" w:hAnsi="Calibri" w:eastAsia="Calibri" w:cs="Calibri"/>
          <w:sz w:val="24"/>
          <w:szCs w:val="24"/>
        </w:rPr>
      </w:pPr>
      <w:r>
        <w:rPr>
          <w:rFonts w:ascii="Calibri" w:hAnsi="Calibri" w:eastAsia="Calibri" w:cs="Calibri"/>
          <w:sz w:val="24"/>
          <w:szCs w:val="24"/>
        </w:rPr>
        <w:t>Edit</w:t>
      </w:r>
    </w:p>
    <w:p w:rsidR="00DC21A2" w:rsidRDefault="0091387A" w14:paraId="0E4FE0B1" w14:textId="77777777">
      <w:pPr>
        <w:numPr>
          <w:ilvl w:val="0"/>
          <w:numId w:val="74"/>
        </w:numPr>
        <w:spacing w:line="240" w:lineRule="auto"/>
        <w:rPr>
          <w:rFonts w:ascii="Calibri" w:hAnsi="Calibri" w:eastAsia="Calibri" w:cs="Calibri"/>
          <w:sz w:val="24"/>
          <w:szCs w:val="24"/>
        </w:rPr>
      </w:pPr>
      <w:r>
        <w:rPr>
          <w:rFonts w:ascii="Calibri" w:hAnsi="Calibri" w:eastAsia="Calibri" w:cs="Calibri"/>
          <w:sz w:val="24"/>
          <w:szCs w:val="24"/>
        </w:rPr>
        <w:t>Remove</w:t>
      </w:r>
    </w:p>
    <w:p w:rsidR="00DC21A2" w:rsidRDefault="0091387A" w14:paraId="296B9176" w14:textId="77777777">
      <w:pPr>
        <w:numPr>
          <w:ilvl w:val="0"/>
          <w:numId w:val="74"/>
        </w:numPr>
        <w:spacing w:line="240" w:lineRule="auto"/>
        <w:rPr>
          <w:rFonts w:ascii="Calibri" w:hAnsi="Calibri" w:eastAsia="Calibri" w:cs="Calibri"/>
          <w:sz w:val="24"/>
          <w:szCs w:val="24"/>
        </w:rPr>
      </w:pPr>
      <w:r>
        <w:rPr>
          <w:rFonts w:ascii="Calibri" w:hAnsi="Calibri" w:eastAsia="Calibri" w:cs="Calibri"/>
          <w:sz w:val="24"/>
          <w:szCs w:val="24"/>
        </w:rPr>
        <w:t>View</w:t>
      </w:r>
    </w:p>
    <w:p w:rsidR="00DC21A2" w:rsidRDefault="00DC21A2" w14:paraId="1EB82753" w14:textId="77777777">
      <w:pPr>
        <w:spacing w:line="240" w:lineRule="auto"/>
        <w:rPr>
          <w:rFonts w:ascii="Calibri" w:hAnsi="Calibri" w:eastAsia="Calibri" w:cs="Calibri"/>
          <w:b/>
          <w:sz w:val="24"/>
          <w:szCs w:val="24"/>
        </w:rPr>
      </w:pPr>
    </w:p>
    <w:p w:rsidR="00DC21A2" w:rsidRDefault="0091387A" w14:paraId="19C94B42" w14:textId="77777777">
      <w:pPr>
        <w:spacing w:line="240" w:lineRule="auto"/>
        <w:ind w:firstLine="360"/>
        <w:rPr>
          <w:rFonts w:ascii="Calibri" w:hAnsi="Calibri" w:eastAsia="Calibri" w:cs="Calibri"/>
          <w:sz w:val="24"/>
          <w:szCs w:val="24"/>
        </w:rPr>
      </w:pPr>
      <w:r>
        <w:rPr>
          <w:rFonts w:ascii="Calibri" w:hAnsi="Calibri" w:eastAsia="Calibri" w:cs="Calibri"/>
          <w:b/>
          <w:sz w:val="24"/>
          <w:szCs w:val="24"/>
        </w:rPr>
        <w:t>Add View</w:t>
      </w:r>
      <w:r>
        <w:rPr>
          <w:rFonts w:ascii="Calibri" w:hAnsi="Calibri" w:eastAsia="Calibri" w:cs="Calibri"/>
          <w:sz w:val="24"/>
          <w:szCs w:val="24"/>
        </w:rPr>
        <w:t>:</w:t>
      </w:r>
    </w:p>
    <w:p w:rsidR="00DC21A2" w:rsidRDefault="00DC21A2" w14:paraId="5A58EDFA" w14:textId="77777777">
      <w:pPr>
        <w:spacing w:line="240" w:lineRule="auto"/>
        <w:ind w:firstLine="360"/>
        <w:rPr>
          <w:rFonts w:ascii="Calibri" w:hAnsi="Calibri" w:eastAsia="Calibri" w:cs="Calibri"/>
          <w:sz w:val="24"/>
          <w:szCs w:val="24"/>
        </w:rPr>
      </w:pPr>
    </w:p>
    <w:tbl>
      <w:tblPr>
        <w:tblStyle w:val="af0"/>
        <w:tblW w:w="97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70"/>
        <w:gridCol w:w="2385"/>
        <w:gridCol w:w="1635"/>
        <w:gridCol w:w="1605"/>
        <w:gridCol w:w="1680"/>
        <w:gridCol w:w="1590"/>
      </w:tblGrid>
      <w:tr w:rsidR="00DC21A2" w14:paraId="0CA1AAC8" w14:textId="77777777">
        <w:trPr>
          <w:trHeight w:val="260"/>
        </w:trPr>
        <w:tc>
          <w:tcPr>
            <w:tcW w:w="870" w:type="dxa"/>
          </w:tcPr>
          <w:p w:rsidR="00DC21A2" w:rsidRDefault="0091387A" w14:paraId="20AE8935" w14:textId="77777777">
            <w:pPr>
              <w:jc w:val="center"/>
              <w:rPr>
                <w:rFonts w:ascii="Calibri" w:hAnsi="Calibri" w:eastAsia="Calibri" w:cs="Calibri"/>
                <w:b/>
              </w:rPr>
            </w:pPr>
            <w:r>
              <w:rPr>
                <w:rFonts w:ascii="Calibri" w:hAnsi="Calibri" w:eastAsia="Calibri" w:cs="Calibri"/>
                <w:b/>
              </w:rPr>
              <w:t>SL NO</w:t>
            </w:r>
          </w:p>
        </w:tc>
        <w:tc>
          <w:tcPr>
            <w:tcW w:w="2385" w:type="dxa"/>
          </w:tcPr>
          <w:p w:rsidR="00DC21A2" w:rsidRDefault="0091387A" w14:paraId="62D2739E" w14:textId="77777777">
            <w:pPr>
              <w:jc w:val="center"/>
              <w:rPr>
                <w:rFonts w:ascii="Calibri" w:hAnsi="Calibri" w:eastAsia="Calibri" w:cs="Calibri"/>
                <w:b/>
              </w:rPr>
            </w:pPr>
            <w:r>
              <w:rPr>
                <w:rFonts w:ascii="Calibri" w:hAnsi="Calibri" w:eastAsia="Calibri" w:cs="Calibri"/>
                <w:b/>
              </w:rPr>
              <w:t>Fields</w:t>
            </w:r>
          </w:p>
        </w:tc>
        <w:tc>
          <w:tcPr>
            <w:tcW w:w="1635" w:type="dxa"/>
          </w:tcPr>
          <w:p w:rsidR="00DC21A2" w:rsidRDefault="0091387A" w14:paraId="3EAA6B89" w14:textId="77777777">
            <w:pPr>
              <w:jc w:val="center"/>
              <w:rPr>
                <w:rFonts w:ascii="Calibri" w:hAnsi="Calibri" w:eastAsia="Calibri" w:cs="Calibri"/>
                <w:b/>
              </w:rPr>
            </w:pPr>
            <w:r>
              <w:rPr>
                <w:rFonts w:ascii="Calibri" w:hAnsi="Calibri" w:eastAsia="Calibri" w:cs="Calibri"/>
                <w:b/>
              </w:rPr>
              <w:t>Control</w:t>
            </w:r>
          </w:p>
        </w:tc>
        <w:tc>
          <w:tcPr>
            <w:tcW w:w="1605" w:type="dxa"/>
          </w:tcPr>
          <w:p w:rsidR="00DC21A2" w:rsidRDefault="0091387A" w14:paraId="2AEC3944" w14:textId="77777777">
            <w:pPr>
              <w:jc w:val="center"/>
              <w:rPr>
                <w:rFonts w:ascii="Calibri" w:hAnsi="Calibri" w:eastAsia="Calibri" w:cs="Calibri"/>
                <w:b/>
              </w:rPr>
            </w:pPr>
            <w:r>
              <w:rPr>
                <w:rFonts w:ascii="Calibri" w:hAnsi="Calibri" w:eastAsia="Calibri" w:cs="Calibri"/>
                <w:b/>
              </w:rPr>
              <w:t>Mandatory</w:t>
            </w:r>
          </w:p>
        </w:tc>
        <w:tc>
          <w:tcPr>
            <w:tcW w:w="1680" w:type="dxa"/>
          </w:tcPr>
          <w:p w:rsidR="00DC21A2" w:rsidRDefault="0091387A" w14:paraId="435DBF05" w14:textId="77777777">
            <w:pPr>
              <w:jc w:val="center"/>
              <w:rPr>
                <w:rFonts w:ascii="Calibri" w:hAnsi="Calibri" w:eastAsia="Calibri" w:cs="Calibri"/>
                <w:b/>
              </w:rPr>
            </w:pPr>
            <w:r>
              <w:rPr>
                <w:rFonts w:ascii="Calibri" w:hAnsi="Calibri" w:eastAsia="Calibri" w:cs="Calibri"/>
                <w:b/>
              </w:rPr>
              <w:t>Value</w:t>
            </w:r>
          </w:p>
        </w:tc>
        <w:tc>
          <w:tcPr>
            <w:tcW w:w="1590" w:type="dxa"/>
          </w:tcPr>
          <w:p w:rsidR="00DC21A2" w:rsidRDefault="0091387A" w14:paraId="7E75EA12" w14:textId="77777777">
            <w:pPr>
              <w:jc w:val="center"/>
              <w:rPr>
                <w:rFonts w:ascii="Calibri" w:hAnsi="Calibri" w:eastAsia="Calibri" w:cs="Calibri"/>
                <w:b/>
              </w:rPr>
            </w:pPr>
            <w:r>
              <w:rPr>
                <w:rFonts w:ascii="Calibri" w:hAnsi="Calibri" w:eastAsia="Calibri" w:cs="Calibri"/>
                <w:b/>
              </w:rPr>
              <w:t>Default Value</w:t>
            </w:r>
          </w:p>
        </w:tc>
      </w:tr>
      <w:tr w:rsidR="00DC21A2" w14:paraId="0DFF4C88" w14:textId="77777777">
        <w:trPr>
          <w:trHeight w:val="232"/>
        </w:trPr>
        <w:tc>
          <w:tcPr>
            <w:tcW w:w="870" w:type="dxa"/>
          </w:tcPr>
          <w:p w:rsidR="00DC21A2" w:rsidRDefault="0091387A" w14:paraId="3121600C" w14:textId="77777777">
            <w:pPr>
              <w:jc w:val="center"/>
              <w:rPr>
                <w:rFonts w:ascii="Calibri" w:hAnsi="Calibri" w:eastAsia="Calibri" w:cs="Calibri"/>
              </w:rPr>
            </w:pPr>
            <w:r>
              <w:rPr>
                <w:rFonts w:ascii="Calibri" w:hAnsi="Calibri" w:eastAsia="Calibri" w:cs="Calibri"/>
              </w:rPr>
              <w:t>1</w:t>
            </w:r>
          </w:p>
        </w:tc>
        <w:tc>
          <w:tcPr>
            <w:tcW w:w="2385" w:type="dxa"/>
          </w:tcPr>
          <w:p w:rsidR="00DC21A2" w:rsidRDefault="0091387A" w14:paraId="686E7856" w14:textId="77777777">
            <w:pPr>
              <w:rPr>
                <w:rFonts w:ascii="Calibri" w:hAnsi="Calibri" w:eastAsia="Calibri" w:cs="Calibri"/>
              </w:rPr>
            </w:pPr>
            <w:r>
              <w:rPr>
                <w:rFonts w:ascii="Calibri" w:hAnsi="Calibri" w:eastAsia="Calibri" w:cs="Calibri"/>
              </w:rPr>
              <w:t>Country</w:t>
            </w:r>
          </w:p>
        </w:tc>
        <w:tc>
          <w:tcPr>
            <w:tcW w:w="1635" w:type="dxa"/>
          </w:tcPr>
          <w:p w:rsidR="00DC21A2" w:rsidRDefault="0091387A" w14:paraId="710B5C1F" w14:textId="77777777">
            <w:pPr>
              <w:rPr>
                <w:rFonts w:ascii="Calibri" w:hAnsi="Calibri" w:eastAsia="Calibri" w:cs="Calibri"/>
              </w:rPr>
            </w:pPr>
            <w:r>
              <w:rPr>
                <w:rFonts w:ascii="Calibri" w:hAnsi="Calibri" w:eastAsia="Calibri" w:cs="Calibri"/>
              </w:rPr>
              <w:t>Dropdown</w:t>
            </w:r>
          </w:p>
        </w:tc>
        <w:tc>
          <w:tcPr>
            <w:tcW w:w="1605" w:type="dxa"/>
          </w:tcPr>
          <w:p w:rsidR="00DC21A2" w:rsidRDefault="0091387A" w14:paraId="5BDA0C25" w14:textId="77777777">
            <w:pPr>
              <w:rPr>
                <w:rFonts w:ascii="Calibri" w:hAnsi="Calibri" w:eastAsia="Calibri" w:cs="Calibri"/>
              </w:rPr>
            </w:pPr>
            <w:r>
              <w:rPr>
                <w:rFonts w:ascii="Calibri" w:hAnsi="Calibri" w:eastAsia="Calibri" w:cs="Calibri"/>
              </w:rPr>
              <w:t>Required</w:t>
            </w:r>
          </w:p>
        </w:tc>
        <w:tc>
          <w:tcPr>
            <w:tcW w:w="1680" w:type="dxa"/>
          </w:tcPr>
          <w:p w:rsidR="00DC21A2" w:rsidRDefault="00DC21A2" w14:paraId="5710BD15" w14:textId="77777777">
            <w:pPr>
              <w:rPr>
                <w:rFonts w:ascii="Calibri" w:hAnsi="Calibri" w:eastAsia="Calibri" w:cs="Calibri"/>
              </w:rPr>
            </w:pPr>
          </w:p>
        </w:tc>
        <w:tc>
          <w:tcPr>
            <w:tcW w:w="1590" w:type="dxa"/>
          </w:tcPr>
          <w:p w:rsidR="00DC21A2" w:rsidRDefault="00DC21A2" w14:paraId="3832C012" w14:textId="77777777">
            <w:pPr>
              <w:rPr>
                <w:rFonts w:ascii="Calibri" w:hAnsi="Calibri" w:eastAsia="Calibri" w:cs="Calibri"/>
                <w:color w:val="FF0000"/>
              </w:rPr>
            </w:pPr>
          </w:p>
        </w:tc>
      </w:tr>
      <w:tr w:rsidR="00DC21A2" w14:paraId="1812BA36" w14:textId="77777777">
        <w:trPr>
          <w:trHeight w:val="232"/>
        </w:trPr>
        <w:tc>
          <w:tcPr>
            <w:tcW w:w="870" w:type="dxa"/>
          </w:tcPr>
          <w:p w:rsidR="00DC21A2" w:rsidRDefault="0091387A" w14:paraId="1627B6A8" w14:textId="77777777">
            <w:pPr>
              <w:jc w:val="center"/>
              <w:rPr>
                <w:rFonts w:ascii="Calibri" w:hAnsi="Calibri" w:eastAsia="Calibri" w:cs="Calibri"/>
              </w:rPr>
            </w:pPr>
            <w:r>
              <w:rPr>
                <w:rFonts w:ascii="Calibri" w:hAnsi="Calibri" w:eastAsia="Calibri" w:cs="Calibri"/>
              </w:rPr>
              <w:t>2</w:t>
            </w:r>
          </w:p>
        </w:tc>
        <w:tc>
          <w:tcPr>
            <w:tcW w:w="2385" w:type="dxa"/>
          </w:tcPr>
          <w:p w:rsidR="00DC21A2" w:rsidRDefault="0091387A" w14:paraId="0C96F5D2" w14:textId="77777777">
            <w:pPr>
              <w:rPr>
                <w:rFonts w:ascii="Calibri" w:hAnsi="Calibri" w:eastAsia="Calibri" w:cs="Calibri"/>
              </w:rPr>
            </w:pPr>
            <w:r>
              <w:rPr>
                <w:rFonts w:ascii="Calibri" w:hAnsi="Calibri" w:eastAsia="Calibri" w:cs="Calibri"/>
              </w:rPr>
              <w:t>Tax Name</w:t>
            </w:r>
          </w:p>
        </w:tc>
        <w:tc>
          <w:tcPr>
            <w:tcW w:w="1635" w:type="dxa"/>
          </w:tcPr>
          <w:p w:rsidR="00DC21A2" w:rsidRDefault="0091387A" w14:paraId="166121E7" w14:textId="77777777">
            <w:pPr>
              <w:rPr>
                <w:rFonts w:ascii="Calibri" w:hAnsi="Calibri" w:eastAsia="Calibri" w:cs="Calibri"/>
              </w:rPr>
            </w:pPr>
            <w:r>
              <w:rPr>
                <w:rFonts w:ascii="Calibri" w:hAnsi="Calibri" w:eastAsia="Calibri" w:cs="Calibri"/>
              </w:rPr>
              <w:t>Text box</w:t>
            </w:r>
          </w:p>
        </w:tc>
        <w:tc>
          <w:tcPr>
            <w:tcW w:w="1605" w:type="dxa"/>
          </w:tcPr>
          <w:p w:rsidR="00DC21A2" w:rsidRDefault="0091387A" w14:paraId="275E5FA1" w14:textId="77777777">
            <w:pPr>
              <w:rPr>
                <w:rFonts w:ascii="Calibri" w:hAnsi="Calibri" w:eastAsia="Calibri" w:cs="Calibri"/>
              </w:rPr>
            </w:pPr>
            <w:r>
              <w:rPr>
                <w:rFonts w:ascii="Calibri" w:hAnsi="Calibri" w:eastAsia="Calibri" w:cs="Calibri"/>
              </w:rPr>
              <w:t>Required</w:t>
            </w:r>
          </w:p>
        </w:tc>
        <w:tc>
          <w:tcPr>
            <w:tcW w:w="1680" w:type="dxa"/>
          </w:tcPr>
          <w:p w:rsidR="00DC21A2" w:rsidRDefault="00DC21A2" w14:paraId="6A876C9E" w14:textId="77777777">
            <w:pPr>
              <w:rPr>
                <w:rFonts w:ascii="Calibri" w:hAnsi="Calibri" w:eastAsia="Calibri" w:cs="Calibri"/>
              </w:rPr>
            </w:pPr>
          </w:p>
        </w:tc>
        <w:tc>
          <w:tcPr>
            <w:tcW w:w="1590" w:type="dxa"/>
          </w:tcPr>
          <w:p w:rsidR="00DC21A2" w:rsidRDefault="00DC21A2" w14:paraId="685ECE06" w14:textId="77777777">
            <w:pPr>
              <w:rPr>
                <w:rFonts w:ascii="Calibri" w:hAnsi="Calibri" w:eastAsia="Calibri" w:cs="Calibri"/>
                <w:color w:val="FF0000"/>
              </w:rPr>
            </w:pPr>
          </w:p>
        </w:tc>
      </w:tr>
      <w:tr w:rsidR="00DC21A2" w14:paraId="5A64FC53" w14:textId="77777777">
        <w:trPr>
          <w:trHeight w:val="232"/>
        </w:trPr>
        <w:tc>
          <w:tcPr>
            <w:tcW w:w="870" w:type="dxa"/>
          </w:tcPr>
          <w:p w:rsidR="00DC21A2" w:rsidRDefault="0091387A" w14:paraId="217E7107" w14:textId="77777777">
            <w:pPr>
              <w:jc w:val="center"/>
              <w:rPr>
                <w:rFonts w:ascii="Calibri" w:hAnsi="Calibri" w:eastAsia="Calibri" w:cs="Calibri"/>
              </w:rPr>
            </w:pPr>
            <w:r>
              <w:rPr>
                <w:rFonts w:ascii="Calibri" w:hAnsi="Calibri" w:eastAsia="Calibri" w:cs="Calibri"/>
              </w:rPr>
              <w:t>3</w:t>
            </w:r>
          </w:p>
        </w:tc>
        <w:tc>
          <w:tcPr>
            <w:tcW w:w="2385" w:type="dxa"/>
          </w:tcPr>
          <w:p w:rsidR="00DC21A2" w:rsidRDefault="0091387A" w14:paraId="0AC2D0FE" w14:textId="77777777">
            <w:pPr>
              <w:rPr>
                <w:rFonts w:ascii="Calibri" w:hAnsi="Calibri" w:eastAsia="Calibri" w:cs="Calibri"/>
              </w:rPr>
            </w:pPr>
            <w:r>
              <w:rPr>
                <w:rFonts w:ascii="Calibri" w:hAnsi="Calibri" w:eastAsia="Calibri" w:cs="Calibri"/>
              </w:rPr>
              <w:t>Short Code</w:t>
            </w:r>
          </w:p>
        </w:tc>
        <w:tc>
          <w:tcPr>
            <w:tcW w:w="1635" w:type="dxa"/>
          </w:tcPr>
          <w:p w:rsidR="00DC21A2" w:rsidRDefault="0091387A" w14:paraId="6ED863A2" w14:textId="77777777">
            <w:pPr>
              <w:rPr>
                <w:rFonts w:ascii="Calibri" w:hAnsi="Calibri" w:eastAsia="Calibri" w:cs="Calibri"/>
              </w:rPr>
            </w:pPr>
            <w:r>
              <w:rPr>
                <w:rFonts w:ascii="Calibri" w:hAnsi="Calibri" w:eastAsia="Calibri" w:cs="Calibri"/>
              </w:rPr>
              <w:t>Text box</w:t>
            </w:r>
          </w:p>
        </w:tc>
        <w:tc>
          <w:tcPr>
            <w:tcW w:w="1605" w:type="dxa"/>
          </w:tcPr>
          <w:p w:rsidR="00DC21A2" w:rsidRDefault="0091387A" w14:paraId="7E732300" w14:textId="77777777">
            <w:pPr>
              <w:rPr>
                <w:rFonts w:ascii="Calibri" w:hAnsi="Calibri" w:eastAsia="Calibri" w:cs="Calibri"/>
              </w:rPr>
            </w:pPr>
            <w:r>
              <w:rPr>
                <w:rFonts w:ascii="Calibri" w:hAnsi="Calibri" w:eastAsia="Calibri" w:cs="Calibri"/>
              </w:rPr>
              <w:t>Required</w:t>
            </w:r>
          </w:p>
        </w:tc>
        <w:tc>
          <w:tcPr>
            <w:tcW w:w="1680" w:type="dxa"/>
          </w:tcPr>
          <w:p w:rsidR="00DC21A2" w:rsidRDefault="00DC21A2" w14:paraId="2212BF99" w14:textId="77777777">
            <w:pPr>
              <w:rPr>
                <w:rFonts w:ascii="Calibri" w:hAnsi="Calibri" w:eastAsia="Calibri" w:cs="Calibri"/>
              </w:rPr>
            </w:pPr>
          </w:p>
        </w:tc>
        <w:tc>
          <w:tcPr>
            <w:tcW w:w="1590" w:type="dxa"/>
          </w:tcPr>
          <w:p w:rsidR="00DC21A2" w:rsidRDefault="00DC21A2" w14:paraId="444D0927" w14:textId="77777777">
            <w:pPr>
              <w:rPr>
                <w:rFonts w:ascii="Calibri" w:hAnsi="Calibri" w:eastAsia="Calibri" w:cs="Calibri"/>
                <w:color w:val="FF0000"/>
              </w:rPr>
            </w:pPr>
          </w:p>
        </w:tc>
      </w:tr>
      <w:tr w:rsidR="00DC21A2" w14:paraId="10CDE3FC" w14:textId="77777777">
        <w:trPr>
          <w:trHeight w:val="232"/>
        </w:trPr>
        <w:tc>
          <w:tcPr>
            <w:tcW w:w="870" w:type="dxa"/>
          </w:tcPr>
          <w:p w:rsidR="00DC21A2" w:rsidRDefault="0091387A" w14:paraId="6F30F037" w14:textId="77777777">
            <w:pPr>
              <w:jc w:val="center"/>
              <w:rPr>
                <w:rFonts w:ascii="Calibri" w:hAnsi="Calibri" w:eastAsia="Calibri" w:cs="Calibri"/>
              </w:rPr>
            </w:pPr>
            <w:r>
              <w:rPr>
                <w:rFonts w:ascii="Calibri" w:hAnsi="Calibri" w:eastAsia="Calibri" w:cs="Calibri"/>
              </w:rPr>
              <w:t>4</w:t>
            </w:r>
          </w:p>
        </w:tc>
        <w:tc>
          <w:tcPr>
            <w:tcW w:w="2385" w:type="dxa"/>
          </w:tcPr>
          <w:p w:rsidR="00DC21A2" w:rsidRDefault="0091387A" w14:paraId="437C55AE" w14:textId="77777777">
            <w:pPr>
              <w:rPr>
                <w:rFonts w:ascii="Calibri" w:hAnsi="Calibri" w:eastAsia="Calibri" w:cs="Calibri"/>
              </w:rPr>
            </w:pPr>
            <w:r>
              <w:rPr>
                <w:rFonts w:ascii="Calibri" w:hAnsi="Calibri" w:eastAsia="Calibri" w:cs="Calibri"/>
              </w:rPr>
              <w:t>Additional Info</w:t>
            </w:r>
          </w:p>
        </w:tc>
        <w:tc>
          <w:tcPr>
            <w:tcW w:w="1635" w:type="dxa"/>
          </w:tcPr>
          <w:p w:rsidR="00DC21A2" w:rsidRDefault="0091387A" w14:paraId="13EFDD0A" w14:textId="77777777">
            <w:pPr>
              <w:rPr>
                <w:rFonts w:ascii="Calibri" w:hAnsi="Calibri" w:eastAsia="Calibri" w:cs="Calibri"/>
              </w:rPr>
            </w:pPr>
            <w:r>
              <w:rPr>
                <w:rFonts w:ascii="Calibri" w:hAnsi="Calibri" w:eastAsia="Calibri" w:cs="Calibri"/>
              </w:rPr>
              <w:t>Text Area</w:t>
            </w:r>
          </w:p>
        </w:tc>
        <w:tc>
          <w:tcPr>
            <w:tcW w:w="1605" w:type="dxa"/>
          </w:tcPr>
          <w:p w:rsidR="00DC21A2" w:rsidRDefault="0091387A" w14:paraId="73FF8087" w14:textId="77777777">
            <w:pPr>
              <w:rPr>
                <w:rFonts w:ascii="Calibri" w:hAnsi="Calibri" w:eastAsia="Calibri" w:cs="Calibri"/>
              </w:rPr>
            </w:pPr>
            <w:r>
              <w:rPr>
                <w:rFonts w:ascii="Calibri" w:hAnsi="Calibri" w:eastAsia="Calibri" w:cs="Calibri"/>
              </w:rPr>
              <w:t>Required</w:t>
            </w:r>
          </w:p>
        </w:tc>
        <w:tc>
          <w:tcPr>
            <w:tcW w:w="1680" w:type="dxa"/>
          </w:tcPr>
          <w:p w:rsidR="00DC21A2" w:rsidRDefault="00DC21A2" w14:paraId="2BF2A837" w14:textId="77777777">
            <w:pPr>
              <w:rPr>
                <w:rFonts w:ascii="Calibri" w:hAnsi="Calibri" w:eastAsia="Calibri" w:cs="Calibri"/>
              </w:rPr>
            </w:pPr>
          </w:p>
        </w:tc>
        <w:tc>
          <w:tcPr>
            <w:tcW w:w="1590" w:type="dxa"/>
          </w:tcPr>
          <w:p w:rsidR="00DC21A2" w:rsidRDefault="00DC21A2" w14:paraId="172C127C" w14:textId="77777777">
            <w:pPr>
              <w:rPr>
                <w:rFonts w:ascii="Calibri" w:hAnsi="Calibri" w:eastAsia="Calibri" w:cs="Calibri"/>
                <w:color w:val="FF0000"/>
              </w:rPr>
            </w:pPr>
          </w:p>
        </w:tc>
      </w:tr>
      <w:tr w:rsidR="00DC21A2" w14:paraId="490E2F7B" w14:textId="77777777">
        <w:trPr>
          <w:trHeight w:val="232"/>
        </w:trPr>
        <w:tc>
          <w:tcPr>
            <w:tcW w:w="870" w:type="dxa"/>
          </w:tcPr>
          <w:p w:rsidR="00DC21A2" w:rsidRDefault="0091387A" w14:paraId="45AFF238" w14:textId="77777777">
            <w:pPr>
              <w:jc w:val="center"/>
              <w:rPr>
                <w:rFonts w:ascii="Calibri" w:hAnsi="Calibri" w:eastAsia="Calibri" w:cs="Calibri"/>
              </w:rPr>
            </w:pPr>
            <w:r>
              <w:rPr>
                <w:rFonts w:ascii="Calibri" w:hAnsi="Calibri" w:eastAsia="Calibri" w:cs="Calibri"/>
              </w:rPr>
              <w:t>5</w:t>
            </w:r>
          </w:p>
        </w:tc>
        <w:tc>
          <w:tcPr>
            <w:tcW w:w="2385" w:type="dxa"/>
          </w:tcPr>
          <w:p w:rsidR="00DC21A2" w:rsidRDefault="0091387A" w14:paraId="09EC269D" w14:textId="77777777">
            <w:pPr>
              <w:rPr>
                <w:rFonts w:ascii="Calibri" w:hAnsi="Calibri" w:eastAsia="Calibri" w:cs="Calibri"/>
              </w:rPr>
            </w:pPr>
            <w:r>
              <w:rPr>
                <w:rFonts w:ascii="Calibri" w:hAnsi="Calibri" w:eastAsia="Calibri" w:cs="Calibri"/>
              </w:rPr>
              <w:t>Status</w:t>
            </w:r>
          </w:p>
        </w:tc>
        <w:tc>
          <w:tcPr>
            <w:tcW w:w="1635" w:type="dxa"/>
          </w:tcPr>
          <w:p w:rsidR="00DC21A2" w:rsidRDefault="0091387A" w14:paraId="43920776" w14:textId="77777777">
            <w:pPr>
              <w:rPr>
                <w:rFonts w:ascii="Calibri" w:hAnsi="Calibri" w:eastAsia="Calibri" w:cs="Calibri"/>
              </w:rPr>
            </w:pPr>
            <w:r>
              <w:rPr>
                <w:rFonts w:ascii="Calibri" w:hAnsi="Calibri" w:eastAsia="Calibri" w:cs="Calibri"/>
              </w:rPr>
              <w:t>Dropdown</w:t>
            </w:r>
          </w:p>
        </w:tc>
        <w:tc>
          <w:tcPr>
            <w:tcW w:w="1605" w:type="dxa"/>
          </w:tcPr>
          <w:p w:rsidR="00DC21A2" w:rsidRDefault="0091387A" w14:paraId="54351D12" w14:textId="77777777">
            <w:pPr>
              <w:rPr>
                <w:rFonts w:ascii="Calibri" w:hAnsi="Calibri" w:eastAsia="Calibri" w:cs="Calibri"/>
              </w:rPr>
            </w:pPr>
            <w:r>
              <w:rPr>
                <w:rFonts w:ascii="Calibri" w:hAnsi="Calibri" w:eastAsia="Calibri" w:cs="Calibri"/>
              </w:rPr>
              <w:t>Required</w:t>
            </w:r>
          </w:p>
        </w:tc>
        <w:tc>
          <w:tcPr>
            <w:tcW w:w="1680" w:type="dxa"/>
          </w:tcPr>
          <w:p w:rsidR="00DC21A2" w:rsidRDefault="0091387A" w14:paraId="14A92843" w14:textId="77777777">
            <w:pPr>
              <w:rPr>
                <w:rFonts w:ascii="Calibri" w:hAnsi="Calibri" w:eastAsia="Calibri" w:cs="Calibri"/>
              </w:rPr>
            </w:pPr>
            <w:r>
              <w:rPr>
                <w:rFonts w:ascii="Calibri" w:hAnsi="Calibri" w:eastAsia="Calibri" w:cs="Calibri"/>
              </w:rPr>
              <w:t>Active/ Inactive</w:t>
            </w:r>
          </w:p>
        </w:tc>
        <w:tc>
          <w:tcPr>
            <w:tcW w:w="1590" w:type="dxa"/>
          </w:tcPr>
          <w:p w:rsidR="00DC21A2" w:rsidRDefault="0091387A" w14:paraId="387A5B52" w14:textId="77777777">
            <w:pPr>
              <w:rPr>
                <w:rFonts w:ascii="Calibri" w:hAnsi="Calibri" w:eastAsia="Calibri" w:cs="Calibri"/>
                <w:color w:val="FF0000"/>
              </w:rPr>
            </w:pPr>
            <w:r>
              <w:rPr>
                <w:rFonts w:ascii="Calibri" w:hAnsi="Calibri" w:eastAsia="Calibri" w:cs="Calibri"/>
              </w:rPr>
              <w:t>Active</w:t>
            </w:r>
          </w:p>
        </w:tc>
      </w:tr>
      <w:tr w:rsidR="00DC21A2" w14:paraId="21E02319" w14:textId="77777777">
        <w:trPr>
          <w:trHeight w:val="232"/>
        </w:trPr>
        <w:tc>
          <w:tcPr>
            <w:tcW w:w="870" w:type="dxa"/>
          </w:tcPr>
          <w:p w:rsidR="00DC21A2" w:rsidRDefault="0091387A" w14:paraId="40406198" w14:textId="77777777">
            <w:pPr>
              <w:jc w:val="center"/>
              <w:rPr>
                <w:rFonts w:ascii="Calibri" w:hAnsi="Calibri" w:eastAsia="Calibri" w:cs="Calibri"/>
              </w:rPr>
            </w:pPr>
            <w:r>
              <w:rPr>
                <w:rFonts w:ascii="Calibri" w:hAnsi="Calibri" w:eastAsia="Calibri" w:cs="Calibri"/>
              </w:rPr>
              <w:t>6</w:t>
            </w:r>
          </w:p>
        </w:tc>
        <w:tc>
          <w:tcPr>
            <w:tcW w:w="2385" w:type="dxa"/>
          </w:tcPr>
          <w:p w:rsidR="00DC21A2" w:rsidRDefault="0091387A" w14:paraId="00ECCAE1" w14:textId="77777777">
            <w:pPr>
              <w:rPr>
                <w:rFonts w:ascii="Calibri" w:hAnsi="Calibri" w:eastAsia="Calibri" w:cs="Calibri"/>
              </w:rPr>
            </w:pPr>
            <w:r>
              <w:rPr>
                <w:rFonts w:ascii="Calibri" w:hAnsi="Calibri" w:eastAsia="Calibri" w:cs="Calibri"/>
              </w:rPr>
              <w:t>Percentage</w:t>
            </w:r>
          </w:p>
        </w:tc>
        <w:tc>
          <w:tcPr>
            <w:tcW w:w="1635" w:type="dxa"/>
          </w:tcPr>
          <w:p w:rsidR="00DC21A2" w:rsidRDefault="0091387A" w14:paraId="172FD83B" w14:textId="77777777">
            <w:pPr>
              <w:rPr>
                <w:rFonts w:ascii="Calibri" w:hAnsi="Calibri" w:eastAsia="Calibri" w:cs="Calibri"/>
              </w:rPr>
            </w:pPr>
            <w:r>
              <w:rPr>
                <w:rFonts w:ascii="Calibri" w:hAnsi="Calibri" w:eastAsia="Calibri" w:cs="Calibri"/>
              </w:rPr>
              <w:t>Text box</w:t>
            </w:r>
          </w:p>
        </w:tc>
        <w:tc>
          <w:tcPr>
            <w:tcW w:w="1605" w:type="dxa"/>
          </w:tcPr>
          <w:p w:rsidR="00DC21A2" w:rsidRDefault="0091387A" w14:paraId="218715A5" w14:textId="77777777">
            <w:pPr>
              <w:rPr>
                <w:rFonts w:ascii="Calibri" w:hAnsi="Calibri" w:eastAsia="Calibri" w:cs="Calibri"/>
              </w:rPr>
            </w:pPr>
            <w:r>
              <w:rPr>
                <w:rFonts w:ascii="Calibri" w:hAnsi="Calibri" w:eastAsia="Calibri" w:cs="Calibri"/>
              </w:rPr>
              <w:t>Required</w:t>
            </w:r>
          </w:p>
        </w:tc>
        <w:tc>
          <w:tcPr>
            <w:tcW w:w="1680" w:type="dxa"/>
          </w:tcPr>
          <w:p w:rsidR="00DC21A2" w:rsidRDefault="00DC21A2" w14:paraId="5656217C" w14:textId="77777777">
            <w:pPr>
              <w:rPr>
                <w:rFonts w:ascii="Calibri" w:hAnsi="Calibri" w:eastAsia="Calibri" w:cs="Calibri"/>
              </w:rPr>
            </w:pPr>
          </w:p>
        </w:tc>
        <w:tc>
          <w:tcPr>
            <w:tcW w:w="1590" w:type="dxa"/>
          </w:tcPr>
          <w:p w:rsidR="00DC21A2" w:rsidRDefault="00DC21A2" w14:paraId="414F7FA1" w14:textId="77777777">
            <w:pPr>
              <w:rPr>
                <w:rFonts w:ascii="Calibri" w:hAnsi="Calibri" w:eastAsia="Calibri" w:cs="Calibri"/>
              </w:rPr>
            </w:pPr>
          </w:p>
        </w:tc>
      </w:tr>
    </w:tbl>
    <w:p w:rsidR="00DC21A2" w:rsidRDefault="00DC21A2" w14:paraId="2EAF473B" w14:textId="77777777">
      <w:pPr>
        <w:spacing w:line="240" w:lineRule="auto"/>
        <w:ind w:left="2520"/>
        <w:rPr>
          <w:rFonts w:ascii="Calibri" w:hAnsi="Calibri" w:eastAsia="Calibri" w:cs="Calibri"/>
          <w:sz w:val="24"/>
          <w:szCs w:val="24"/>
        </w:rPr>
      </w:pPr>
    </w:p>
    <w:p w:rsidR="00DC21A2" w:rsidRDefault="0091387A" w14:paraId="154C7169" w14:textId="77777777">
      <w:pPr>
        <w:numPr>
          <w:ilvl w:val="0"/>
          <w:numId w:val="65"/>
        </w:numPr>
        <w:spacing w:line="240" w:lineRule="auto"/>
        <w:rPr>
          <w:rFonts w:ascii="Calibri" w:hAnsi="Calibri" w:eastAsia="Calibri" w:cs="Calibri"/>
          <w:sz w:val="24"/>
          <w:szCs w:val="24"/>
        </w:rPr>
      </w:pPr>
      <w:r>
        <w:rPr>
          <w:rFonts w:ascii="Calibri" w:hAnsi="Calibri" w:eastAsia="Calibri" w:cs="Calibri"/>
          <w:sz w:val="24"/>
          <w:szCs w:val="24"/>
        </w:rPr>
        <w:t>Country - Any one value from the dropdown.</w:t>
      </w:r>
    </w:p>
    <w:p w:rsidR="00DC21A2" w:rsidRDefault="0091387A" w14:paraId="30A78DDB" w14:textId="77777777">
      <w:pPr>
        <w:numPr>
          <w:ilvl w:val="0"/>
          <w:numId w:val="65"/>
        </w:numPr>
        <w:spacing w:line="240" w:lineRule="auto"/>
        <w:rPr>
          <w:rFonts w:ascii="Calibri" w:hAnsi="Calibri" w:eastAsia="Calibri" w:cs="Calibri"/>
          <w:sz w:val="24"/>
          <w:szCs w:val="24"/>
        </w:rPr>
      </w:pPr>
      <w:r>
        <w:rPr>
          <w:rFonts w:ascii="Calibri" w:hAnsi="Calibri" w:eastAsia="Calibri" w:cs="Calibri"/>
          <w:sz w:val="24"/>
          <w:szCs w:val="24"/>
        </w:rPr>
        <w:t>Tax Name – Maximum of 150 characters allowed.</w:t>
      </w:r>
    </w:p>
    <w:p w:rsidR="00DC21A2" w:rsidP="4DF41364" w:rsidRDefault="0091387A" w14:paraId="26F9D3B1" w14:textId="77777777">
      <w:pPr>
        <w:numPr>
          <w:ilvl w:val="0"/>
          <w:numId w:val="65"/>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Short Code – short code to represent tax. Max of five characters.</w:t>
      </w:r>
    </w:p>
    <w:p w:rsidR="00DC21A2" w:rsidRDefault="0091387A" w14:paraId="593AEB91" w14:textId="77777777">
      <w:pPr>
        <w:numPr>
          <w:ilvl w:val="0"/>
          <w:numId w:val="65"/>
        </w:numPr>
        <w:spacing w:line="240" w:lineRule="auto"/>
        <w:rPr>
          <w:rFonts w:ascii="Calibri" w:hAnsi="Calibri" w:eastAsia="Calibri" w:cs="Calibri"/>
          <w:sz w:val="24"/>
          <w:szCs w:val="24"/>
        </w:rPr>
      </w:pPr>
      <w:r>
        <w:rPr>
          <w:rFonts w:ascii="Calibri" w:hAnsi="Calibri" w:eastAsia="Calibri" w:cs="Calibri"/>
          <w:sz w:val="24"/>
          <w:szCs w:val="24"/>
        </w:rPr>
        <w:t>Additional Info - Maximum of 255 characters allowed.</w:t>
      </w:r>
    </w:p>
    <w:p w:rsidR="00DC21A2" w:rsidP="42094E3C" w:rsidRDefault="0091387A" w14:paraId="446BF158" w14:textId="77777777">
      <w:pPr>
        <w:numPr>
          <w:ilvl w:val="0"/>
          <w:numId w:val="65"/>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Status – should show whether the tax is active or inactive.</w:t>
      </w:r>
    </w:p>
    <w:p w:rsidR="00DC21A2" w:rsidRDefault="0091387A" w14:paraId="7C16845F" w14:textId="77777777">
      <w:pPr>
        <w:numPr>
          <w:ilvl w:val="0"/>
          <w:numId w:val="65"/>
        </w:numPr>
        <w:spacing w:line="240" w:lineRule="auto"/>
        <w:rPr>
          <w:rFonts w:ascii="Calibri" w:hAnsi="Calibri" w:eastAsia="Calibri" w:cs="Calibri"/>
          <w:sz w:val="24"/>
          <w:szCs w:val="24"/>
        </w:rPr>
      </w:pPr>
      <w:r>
        <w:rPr>
          <w:rFonts w:ascii="Calibri" w:hAnsi="Calibri" w:eastAsia="Calibri" w:cs="Calibri"/>
          <w:sz w:val="24"/>
          <w:szCs w:val="24"/>
        </w:rPr>
        <w:t>Percentage – In numeric. Multiple values can be added.</w:t>
      </w:r>
    </w:p>
    <w:p w:rsidR="00DC21A2" w:rsidP="4DF41364" w:rsidRDefault="0091387A" w14:paraId="06E134B0" w14:textId="77777777">
      <w:pPr>
        <w:numPr>
          <w:ilvl w:val="0"/>
          <w:numId w:val="65"/>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If the tax already exists in DB, it should show “Tax already exists with this name”.</w:t>
      </w:r>
    </w:p>
    <w:p w:rsidR="00DC21A2" w:rsidRDefault="0091387A" w14:paraId="08AF074D" w14:textId="77777777">
      <w:pPr>
        <w:numPr>
          <w:ilvl w:val="0"/>
          <w:numId w:val="65"/>
        </w:numPr>
        <w:spacing w:line="240" w:lineRule="auto"/>
        <w:rPr>
          <w:rFonts w:ascii="Calibri" w:hAnsi="Calibri" w:eastAsia="Calibri" w:cs="Calibri"/>
          <w:b/>
          <w:sz w:val="24"/>
          <w:szCs w:val="24"/>
        </w:rPr>
      </w:pPr>
      <w:r>
        <w:rPr>
          <w:rFonts w:ascii="Calibri" w:hAnsi="Calibri" w:eastAsia="Calibri" w:cs="Calibri"/>
          <w:sz w:val="24"/>
          <w:szCs w:val="24"/>
        </w:rPr>
        <w:t>If not, it should show “Tax added successfully”</w:t>
      </w:r>
    </w:p>
    <w:p w:rsidR="00DC21A2" w:rsidRDefault="00DC21A2" w14:paraId="3DB7D3C3" w14:textId="77777777">
      <w:pPr>
        <w:spacing w:line="240" w:lineRule="auto"/>
        <w:rPr>
          <w:rFonts w:ascii="Calibri" w:hAnsi="Calibri" w:eastAsia="Calibri" w:cs="Calibri"/>
          <w:b/>
          <w:sz w:val="24"/>
          <w:szCs w:val="24"/>
        </w:rPr>
      </w:pPr>
    </w:p>
    <w:p w:rsidR="00DC21A2" w:rsidRDefault="0091387A" w14:paraId="5043C1EC" w14:textId="77777777">
      <w:pPr>
        <w:spacing w:line="240" w:lineRule="auto"/>
        <w:ind w:firstLine="360"/>
        <w:rPr>
          <w:rFonts w:ascii="Calibri" w:hAnsi="Calibri" w:eastAsia="Calibri" w:cs="Calibri"/>
          <w:b/>
          <w:sz w:val="24"/>
          <w:szCs w:val="24"/>
        </w:rPr>
      </w:pPr>
      <w:r>
        <w:rPr>
          <w:rFonts w:ascii="Calibri" w:hAnsi="Calibri" w:eastAsia="Calibri" w:cs="Calibri"/>
          <w:b/>
          <w:sz w:val="24"/>
          <w:szCs w:val="24"/>
        </w:rPr>
        <w:t xml:space="preserve">Messages: </w:t>
      </w:r>
    </w:p>
    <w:p w:rsidR="00DC21A2" w:rsidRDefault="00DC21A2" w14:paraId="52734BA8" w14:textId="77777777">
      <w:pPr>
        <w:spacing w:line="240" w:lineRule="auto"/>
        <w:ind w:firstLine="360"/>
        <w:rPr>
          <w:rFonts w:ascii="Calibri" w:hAnsi="Calibri" w:eastAsia="Calibri" w:cs="Calibri"/>
          <w:b/>
          <w:sz w:val="24"/>
          <w:szCs w:val="24"/>
        </w:rPr>
      </w:pPr>
    </w:p>
    <w:p w:rsidR="00DC21A2" w:rsidRDefault="0091387A" w14:paraId="2C2A4C77" w14:textId="77777777">
      <w:pPr>
        <w:numPr>
          <w:ilvl w:val="0"/>
          <w:numId w:val="2"/>
        </w:numPr>
        <w:spacing w:line="240" w:lineRule="auto"/>
        <w:rPr>
          <w:rFonts w:ascii="Calibri" w:hAnsi="Calibri" w:eastAsia="Calibri" w:cs="Calibri"/>
          <w:sz w:val="24"/>
          <w:szCs w:val="24"/>
        </w:rPr>
      </w:pPr>
      <w:r>
        <w:rPr>
          <w:rFonts w:ascii="Calibri" w:hAnsi="Calibri" w:eastAsia="Calibri" w:cs="Calibri"/>
          <w:sz w:val="24"/>
          <w:szCs w:val="24"/>
        </w:rPr>
        <w:t>Add – Tax added successfully.</w:t>
      </w:r>
    </w:p>
    <w:p w:rsidR="00DC21A2" w:rsidRDefault="0091387A" w14:paraId="6DC4424D" w14:textId="77777777">
      <w:pPr>
        <w:numPr>
          <w:ilvl w:val="0"/>
          <w:numId w:val="2"/>
        </w:numPr>
        <w:spacing w:line="240" w:lineRule="auto"/>
        <w:rPr>
          <w:rFonts w:ascii="Calibri" w:hAnsi="Calibri" w:eastAsia="Calibri" w:cs="Calibri"/>
          <w:sz w:val="24"/>
          <w:szCs w:val="24"/>
        </w:rPr>
      </w:pPr>
      <w:r>
        <w:rPr>
          <w:rFonts w:ascii="Calibri" w:hAnsi="Calibri" w:eastAsia="Calibri" w:cs="Calibri"/>
          <w:sz w:val="24"/>
          <w:szCs w:val="24"/>
        </w:rPr>
        <w:t>Edit – Tax updated successfully.</w:t>
      </w:r>
    </w:p>
    <w:p w:rsidR="00DC21A2" w:rsidP="42094E3C" w:rsidRDefault="0091387A" w14:paraId="1D307258" w14:textId="77777777">
      <w:pPr>
        <w:numPr>
          <w:ilvl w:val="0"/>
          <w:numId w:val="2"/>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Delete - Tax deleted successfully.</w:t>
      </w:r>
    </w:p>
    <w:p w:rsidR="00DC21A2" w:rsidRDefault="00DC21A2" w14:paraId="669F62DF" w14:textId="77777777">
      <w:pPr>
        <w:spacing w:line="240" w:lineRule="auto"/>
        <w:rPr>
          <w:rFonts w:ascii="Calibri" w:hAnsi="Calibri" w:eastAsia="Calibri" w:cs="Calibri"/>
          <w:sz w:val="24"/>
          <w:szCs w:val="24"/>
        </w:rPr>
      </w:pPr>
    </w:p>
    <w:p w:rsidR="00DC21A2" w:rsidP="4DF41364" w:rsidRDefault="007B6D1D" w14:paraId="0BA0FB1A" w14:textId="77777777">
      <w:pPr>
        <w:spacing w:line="240" w:lineRule="auto"/>
        <w:rPr>
          <w:rFonts w:ascii="Calibri" w:hAnsi="Calibri" w:eastAsia="Calibri" w:cs="Calibri"/>
          <w:b/>
          <w:bCs/>
          <w:sz w:val="28"/>
          <w:szCs w:val="28"/>
          <w:lang w:val="en-US"/>
        </w:rPr>
      </w:pPr>
      <w:r w:rsidRPr="4DF41364">
        <w:rPr>
          <w:rFonts w:ascii="Calibri" w:hAnsi="Calibri" w:eastAsia="Calibri" w:cs="Calibri"/>
          <w:b/>
          <w:bCs/>
          <w:sz w:val="28"/>
          <w:szCs w:val="28"/>
          <w:lang w:val="en-US"/>
        </w:rPr>
        <w:t>5.10  Booking</w:t>
      </w:r>
    </w:p>
    <w:p w:rsidR="00DC21A2" w:rsidRDefault="0091387A" w14:paraId="39CDD21D" w14:textId="77777777">
      <w:pPr>
        <w:numPr>
          <w:ilvl w:val="0"/>
          <w:numId w:val="53"/>
        </w:numPr>
        <w:spacing w:line="240" w:lineRule="auto"/>
        <w:rPr>
          <w:rFonts w:ascii="Calibri" w:hAnsi="Calibri" w:eastAsia="Calibri" w:cs="Calibri"/>
          <w:sz w:val="24"/>
          <w:szCs w:val="24"/>
        </w:rPr>
      </w:pPr>
      <w:r>
        <w:rPr>
          <w:rFonts w:ascii="Calibri" w:hAnsi="Calibri" w:eastAsia="Calibri" w:cs="Calibri"/>
          <w:sz w:val="24"/>
          <w:szCs w:val="24"/>
        </w:rPr>
        <w:t>Add Booking</w:t>
      </w:r>
    </w:p>
    <w:p w:rsidR="00DC21A2" w:rsidRDefault="0091387A" w14:paraId="280268D2" w14:textId="77777777">
      <w:pPr>
        <w:numPr>
          <w:ilvl w:val="0"/>
          <w:numId w:val="53"/>
        </w:numPr>
        <w:spacing w:line="240" w:lineRule="auto"/>
        <w:rPr>
          <w:rFonts w:ascii="Calibri" w:hAnsi="Calibri" w:eastAsia="Calibri" w:cs="Calibri"/>
          <w:sz w:val="24"/>
          <w:szCs w:val="24"/>
        </w:rPr>
      </w:pPr>
      <w:r>
        <w:rPr>
          <w:rFonts w:ascii="Calibri" w:hAnsi="Calibri" w:eastAsia="Calibri" w:cs="Calibri"/>
          <w:sz w:val="24"/>
          <w:szCs w:val="24"/>
        </w:rPr>
        <w:t>Booking Confirm / Cancel</w:t>
      </w:r>
    </w:p>
    <w:p w:rsidR="00DC21A2" w:rsidRDefault="0091387A" w14:paraId="7F7C024C" w14:textId="77777777">
      <w:pPr>
        <w:numPr>
          <w:ilvl w:val="0"/>
          <w:numId w:val="53"/>
        </w:numPr>
        <w:spacing w:line="240" w:lineRule="auto"/>
        <w:rPr>
          <w:rFonts w:ascii="Calibri" w:hAnsi="Calibri" w:eastAsia="Calibri" w:cs="Calibri"/>
          <w:sz w:val="24"/>
          <w:szCs w:val="24"/>
        </w:rPr>
      </w:pPr>
      <w:r>
        <w:rPr>
          <w:rFonts w:ascii="Calibri" w:hAnsi="Calibri" w:eastAsia="Calibri" w:cs="Calibri"/>
          <w:sz w:val="24"/>
          <w:szCs w:val="24"/>
        </w:rPr>
        <w:t>Booking Details (Search, List)</w:t>
      </w:r>
    </w:p>
    <w:p w:rsidR="00DC21A2" w:rsidRDefault="0091387A" w14:paraId="53711EC9" w14:textId="77777777">
      <w:pPr>
        <w:spacing w:line="240" w:lineRule="auto"/>
        <w:rPr>
          <w:rFonts w:ascii="Calibri" w:hAnsi="Calibri" w:eastAsia="Calibri" w:cs="Calibri"/>
          <w:sz w:val="24"/>
          <w:szCs w:val="24"/>
        </w:rPr>
      </w:pPr>
      <w:r>
        <w:rPr>
          <w:rFonts w:ascii="Calibri" w:hAnsi="Calibri" w:eastAsia="Calibri" w:cs="Calibri"/>
          <w:sz w:val="24"/>
          <w:szCs w:val="24"/>
        </w:rPr>
        <w:t>Booking Information received from the customers can be managed over here.</w:t>
      </w:r>
    </w:p>
    <w:p w:rsidR="00591F19" w:rsidRDefault="00591F19" w14:paraId="35B6E48E" w14:textId="77777777">
      <w:pPr>
        <w:spacing w:line="240" w:lineRule="auto"/>
        <w:rPr>
          <w:rFonts w:ascii="Calibri" w:hAnsi="Calibri" w:eastAsia="Calibri" w:cs="Calibri"/>
          <w:sz w:val="24"/>
          <w:szCs w:val="24"/>
        </w:rPr>
      </w:pPr>
    </w:p>
    <w:p w:rsidR="00591F19" w:rsidP="00591F19" w:rsidRDefault="00591F19" w14:paraId="446AE5C4" w14:textId="77777777">
      <w:pPr>
        <w:spacing w:before="240" w:after="240" w:line="240" w:lineRule="auto"/>
        <w:rPr>
          <w:rFonts w:ascii="Calibri" w:hAnsi="Calibri" w:eastAsia="Calibri" w:cs="Calibri"/>
          <w:b/>
          <w:sz w:val="24"/>
          <w:szCs w:val="24"/>
        </w:rPr>
      </w:pPr>
      <w:r>
        <w:rPr>
          <w:rFonts w:ascii="Calibri" w:hAnsi="Calibri" w:eastAsia="Calibri" w:cs="Calibri"/>
          <w:b/>
          <w:sz w:val="24"/>
          <w:szCs w:val="24"/>
        </w:rPr>
        <w:t>Customer Register</w:t>
      </w:r>
    </w:p>
    <w:p w:rsidR="00591F19" w:rsidP="4DF41364" w:rsidRDefault="00591F19" w14:paraId="53FD634C" w14:textId="77777777">
      <w:pPr>
        <w:numPr>
          <w:ilvl w:val="0"/>
          <w:numId w:val="86"/>
        </w:numPr>
        <w:spacing w:before="240" w:after="240" w:line="240" w:lineRule="auto"/>
        <w:rPr>
          <w:rFonts w:ascii="Calibri" w:hAnsi="Calibri" w:eastAsia="Calibri" w:cs="Calibri"/>
          <w:sz w:val="24"/>
          <w:szCs w:val="24"/>
          <w:lang w:val="en-US"/>
        </w:rPr>
      </w:pPr>
      <w:r w:rsidRPr="4DF41364">
        <w:rPr>
          <w:rFonts w:ascii="Calibri" w:hAnsi="Calibri" w:eastAsia="Calibri" w:cs="Calibri"/>
          <w:sz w:val="24"/>
          <w:szCs w:val="24"/>
          <w:lang w:val="en-US"/>
        </w:rPr>
        <w:t>If the user is new to travel-o-desk, on this page user has to register.</w:t>
      </w:r>
    </w:p>
    <w:tbl>
      <w:tblPr>
        <w:tblStyle w:val="afc"/>
        <w:tblW w:w="95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0"/>
        <w:gridCol w:w="2070"/>
        <w:gridCol w:w="2310"/>
        <w:gridCol w:w="1485"/>
        <w:gridCol w:w="1230"/>
        <w:gridCol w:w="1650"/>
      </w:tblGrid>
      <w:tr w:rsidR="00591F19" w:rsidTr="0091387A" w14:paraId="5D091AA2" w14:textId="77777777">
        <w:trPr>
          <w:trHeight w:val="260"/>
        </w:trPr>
        <w:tc>
          <w:tcPr>
            <w:tcW w:w="840" w:type="dxa"/>
          </w:tcPr>
          <w:p w:rsidR="00591F19" w:rsidP="0091387A" w:rsidRDefault="00591F19" w14:paraId="3AD7454F" w14:textId="77777777">
            <w:pPr>
              <w:jc w:val="center"/>
              <w:rPr>
                <w:rFonts w:ascii="Calibri" w:hAnsi="Calibri" w:eastAsia="Calibri" w:cs="Calibri"/>
                <w:b/>
              </w:rPr>
            </w:pPr>
            <w:r>
              <w:rPr>
                <w:rFonts w:ascii="Calibri" w:hAnsi="Calibri" w:eastAsia="Calibri" w:cs="Calibri"/>
                <w:b/>
              </w:rPr>
              <w:t>SL NO</w:t>
            </w:r>
          </w:p>
        </w:tc>
        <w:tc>
          <w:tcPr>
            <w:tcW w:w="2070" w:type="dxa"/>
          </w:tcPr>
          <w:p w:rsidR="00591F19" w:rsidP="0091387A" w:rsidRDefault="00591F19" w14:paraId="6F8AB459" w14:textId="77777777">
            <w:pPr>
              <w:jc w:val="center"/>
              <w:rPr>
                <w:rFonts w:ascii="Calibri" w:hAnsi="Calibri" w:eastAsia="Calibri" w:cs="Calibri"/>
                <w:b/>
              </w:rPr>
            </w:pPr>
            <w:r>
              <w:rPr>
                <w:rFonts w:ascii="Calibri" w:hAnsi="Calibri" w:eastAsia="Calibri" w:cs="Calibri"/>
                <w:b/>
              </w:rPr>
              <w:t>Fields</w:t>
            </w:r>
          </w:p>
        </w:tc>
        <w:tc>
          <w:tcPr>
            <w:tcW w:w="2310" w:type="dxa"/>
          </w:tcPr>
          <w:p w:rsidR="00591F19" w:rsidP="0091387A" w:rsidRDefault="00591F19" w14:paraId="3735B391" w14:textId="77777777">
            <w:pPr>
              <w:jc w:val="center"/>
              <w:rPr>
                <w:rFonts w:ascii="Calibri" w:hAnsi="Calibri" w:eastAsia="Calibri" w:cs="Calibri"/>
                <w:b/>
              </w:rPr>
            </w:pPr>
            <w:r>
              <w:rPr>
                <w:rFonts w:ascii="Calibri" w:hAnsi="Calibri" w:eastAsia="Calibri" w:cs="Calibri"/>
                <w:b/>
              </w:rPr>
              <w:t>Control</w:t>
            </w:r>
          </w:p>
        </w:tc>
        <w:tc>
          <w:tcPr>
            <w:tcW w:w="1485" w:type="dxa"/>
          </w:tcPr>
          <w:p w:rsidR="00591F19" w:rsidP="0091387A" w:rsidRDefault="00591F19" w14:paraId="2236979F" w14:textId="77777777">
            <w:pPr>
              <w:jc w:val="center"/>
              <w:rPr>
                <w:rFonts w:ascii="Calibri" w:hAnsi="Calibri" w:eastAsia="Calibri" w:cs="Calibri"/>
                <w:b/>
              </w:rPr>
            </w:pPr>
            <w:r>
              <w:rPr>
                <w:rFonts w:ascii="Calibri" w:hAnsi="Calibri" w:eastAsia="Calibri" w:cs="Calibri"/>
                <w:b/>
              </w:rPr>
              <w:t>Mandatory</w:t>
            </w:r>
          </w:p>
        </w:tc>
        <w:tc>
          <w:tcPr>
            <w:tcW w:w="1230" w:type="dxa"/>
          </w:tcPr>
          <w:p w:rsidR="00591F19" w:rsidP="0091387A" w:rsidRDefault="00591F19" w14:paraId="23636F5A" w14:textId="77777777">
            <w:pPr>
              <w:jc w:val="center"/>
              <w:rPr>
                <w:rFonts w:ascii="Calibri" w:hAnsi="Calibri" w:eastAsia="Calibri" w:cs="Calibri"/>
                <w:b/>
              </w:rPr>
            </w:pPr>
            <w:r>
              <w:rPr>
                <w:rFonts w:ascii="Calibri" w:hAnsi="Calibri" w:eastAsia="Calibri" w:cs="Calibri"/>
                <w:b/>
              </w:rPr>
              <w:t>Value</w:t>
            </w:r>
          </w:p>
        </w:tc>
        <w:tc>
          <w:tcPr>
            <w:tcW w:w="1650" w:type="dxa"/>
          </w:tcPr>
          <w:p w:rsidR="00591F19" w:rsidP="0091387A" w:rsidRDefault="00591F19" w14:paraId="38B39933" w14:textId="77777777">
            <w:pPr>
              <w:jc w:val="center"/>
              <w:rPr>
                <w:rFonts w:ascii="Calibri" w:hAnsi="Calibri" w:eastAsia="Calibri" w:cs="Calibri"/>
                <w:b/>
              </w:rPr>
            </w:pPr>
            <w:r>
              <w:rPr>
                <w:rFonts w:ascii="Calibri" w:hAnsi="Calibri" w:eastAsia="Calibri" w:cs="Calibri"/>
                <w:b/>
              </w:rPr>
              <w:t>Default Value</w:t>
            </w:r>
          </w:p>
        </w:tc>
      </w:tr>
      <w:tr w:rsidR="00591F19" w:rsidTr="0091387A" w14:paraId="76994BA8" w14:textId="77777777">
        <w:trPr>
          <w:trHeight w:val="260"/>
        </w:trPr>
        <w:tc>
          <w:tcPr>
            <w:tcW w:w="840" w:type="dxa"/>
          </w:tcPr>
          <w:p w:rsidR="00591F19" w:rsidP="0091387A" w:rsidRDefault="00591F19" w14:paraId="414FA247" w14:textId="77777777">
            <w:pPr>
              <w:jc w:val="center"/>
              <w:rPr>
                <w:rFonts w:ascii="Calibri" w:hAnsi="Calibri" w:eastAsia="Calibri" w:cs="Calibri"/>
                <w:b/>
              </w:rPr>
            </w:pPr>
            <w:r>
              <w:rPr>
                <w:rFonts w:ascii="Calibri" w:hAnsi="Calibri" w:eastAsia="Calibri" w:cs="Calibri"/>
                <w:b/>
              </w:rPr>
              <w:t>1</w:t>
            </w:r>
          </w:p>
        </w:tc>
        <w:tc>
          <w:tcPr>
            <w:tcW w:w="2070" w:type="dxa"/>
          </w:tcPr>
          <w:p w:rsidR="00591F19" w:rsidP="0091387A" w:rsidRDefault="00591F19" w14:paraId="27114713" w14:textId="77777777">
            <w:pPr>
              <w:rPr>
                <w:rFonts w:ascii="Calibri" w:hAnsi="Calibri" w:eastAsia="Calibri" w:cs="Calibri"/>
              </w:rPr>
            </w:pPr>
            <w:r>
              <w:rPr>
                <w:rFonts w:ascii="Calibri" w:hAnsi="Calibri" w:eastAsia="Calibri" w:cs="Calibri"/>
              </w:rPr>
              <w:t>First Name</w:t>
            </w:r>
          </w:p>
        </w:tc>
        <w:tc>
          <w:tcPr>
            <w:tcW w:w="2310" w:type="dxa"/>
          </w:tcPr>
          <w:p w:rsidR="00591F19" w:rsidP="0091387A" w:rsidRDefault="00591F19" w14:paraId="5CE0701A" w14:textId="77777777">
            <w:pPr>
              <w:rPr>
                <w:rFonts w:ascii="Calibri" w:hAnsi="Calibri" w:eastAsia="Calibri" w:cs="Calibri"/>
              </w:rPr>
            </w:pPr>
            <w:r>
              <w:rPr>
                <w:rFonts w:ascii="Calibri" w:hAnsi="Calibri" w:eastAsia="Calibri" w:cs="Calibri"/>
              </w:rPr>
              <w:t>Text box</w:t>
            </w:r>
          </w:p>
        </w:tc>
        <w:tc>
          <w:tcPr>
            <w:tcW w:w="1485" w:type="dxa"/>
          </w:tcPr>
          <w:p w:rsidR="00591F19" w:rsidP="0091387A" w:rsidRDefault="00591F19" w14:paraId="29398B3C" w14:textId="77777777">
            <w:pPr>
              <w:rPr>
                <w:rFonts w:ascii="Calibri" w:hAnsi="Calibri" w:eastAsia="Calibri" w:cs="Calibri"/>
                <w:b/>
              </w:rPr>
            </w:pPr>
            <w:r>
              <w:rPr>
                <w:rFonts w:ascii="Calibri" w:hAnsi="Calibri" w:eastAsia="Calibri" w:cs="Calibri"/>
              </w:rPr>
              <w:t>Required</w:t>
            </w:r>
          </w:p>
        </w:tc>
        <w:tc>
          <w:tcPr>
            <w:tcW w:w="1230" w:type="dxa"/>
          </w:tcPr>
          <w:p w:rsidR="00591F19" w:rsidP="0091387A" w:rsidRDefault="00591F19" w14:paraId="1F9F44F5" w14:textId="77777777">
            <w:pPr>
              <w:jc w:val="center"/>
              <w:rPr>
                <w:rFonts w:ascii="Calibri" w:hAnsi="Calibri" w:eastAsia="Calibri" w:cs="Calibri"/>
                <w:b/>
              </w:rPr>
            </w:pPr>
          </w:p>
        </w:tc>
        <w:tc>
          <w:tcPr>
            <w:tcW w:w="1650" w:type="dxa"/>
          </w:tcPr>
          <w:p w:rsidR="00591F19" w:rsidP="0091387A" w:rsidRDefault="00591F19" w14:paraId="3C251B68" w14:textId="77777777">
            <w:pPr>
              <w:jc w:val="center"/>
              <w:rPr>
                <w:rFonts w:ascii="Calibri" w:hAnsi="Calibri" w:eastAsia="Calibri" w:cs="Calibri"/>
                <w:b/>
              </w:rPr>
            </w:pPr>
          </w:p>
        </w:tc>
      </w:tr>
      <w:tr w:rsidR="00591F19" w:rsidTr="0091387A" w14:paraId="309DC170" w14:textId="77777777">
        <w:trPr>
          <w:trHeight w:val="260"/>
        </w:trPr>
        <w:tc>
          <w:tcPr>
            <w:tcW w:w="840" w:type="dxa"/>
          </w:tcPr>
          <w:p w:rsidR="00591F19" w:rsidP="0091387A" w:rsidRDefault="00591F19" w14:paraId="71F854EE" w14:textId="77777777">
            <w:pPr>
              <w:jc w:val="center"/>
              <w:rPr>
                <w:rFonts w:ascii="Calibri" w:hAnsi="Calibri" w:eastAsia="Calibri" w:cs="Calibri"/>
                <w:b/>
              </w:rPr>
            </w:pPr>
            <w:r>
              <w:rPr>
                <w:rFonts w:ascii="Calibri" w:hAnsi="Calibri" w:eastAsia="Calibri" w:cs="Calibri"/>
                <w:b/>
              </w:rPr>
              <w:t>2</w:t>
            </w:r>
          </w:p>
        </w:tc>
        <w:tc>
          <w:tcPr>
            <w:tcW w:w="2070" w:type="dxa"/>
          </w:tcPr>
          <w:p w:rsidR="00591F19" w:rsidP="0091387A" w:rsidRDefault="00591F19" w14:paraId="5EDF13B0" w14:textId="77777777">
            <w:pPr>
              <w:rPr>
                <w:rFonts w:ascii="Calibri" w:hAnsi="Calibri" w:eastAsia="Calibri" w:cs="Calibri"/>
              </w:rPr>
            </w:pPr>
            <w:r>
              <w:rPr>
                <w:rFonts w:ascii="Calibri" w:hAnsi="Calibri" w:eastAsia="Calibri" w:cs="Calibri"/>
              </w:rPr>
              <w:t>Last Name</w:t>
            </w:r>
          </w:p>
        </w:tc>
        <w:tc>
          <w:tcPr>
            <w:tcW w:w="2310" w:type="dxa"/>
          </w:tcPr>
          <w:p w:rsidR="00591F19" w:rsidP="0091387A" w:rsidRDefault="00591F19" w14:paraId="2F033010" w14:textId="77777777">
            <w:pPr>
              <w:rPr>
                <w:rFonts w:ascii="Calibri" w:hAnsi="Calibri" w:eastAsia="Calibri" w:cs="Calibri"/>
              </w:rPr>
            </w:pPr>
            <w:r>
              <w:rPr>
                <w:rFonts w:ascii="Calibri" w:hAnsi="Calibri" w:eastAsia="Calibri" w:cs="Calibri"/>
              </w:rPr>
              <w:t>Text box</w:t>
            </w:r>
          </w:p>
        </w:tc>
        <w:tc>
          <w:tcPr>
            <w:tcW w:w="1485" w:type="dxa"/>
          </w:tcPr>
          <w:p w:rsidR="00591F19" w:rsidP="0091387A" w:rsidRDefault="00591F19" w14:paraId="2857A996" w14:textId="77777777">
            <w:pPr>
              <w:rPr>
                <w:rFonts w:ascii="Calibri" w:hAnsi="Calibri" w:eastAsia="Calibri" w:cs="Calibri"/>
              </w:rPr>
            </w:pPr>
            <w:r>
              <w:rPr>
                <w:rFonts w:ascii="Calibri" w:hAnsi="Calibri" w:eastAsia="Calibri" w:cs="Calibri"/>
              </w:rPr>
              <w:t>Required</w:t>
            </w:r>
          </w:p>
        </w:tc>
        <w:tc>
          <w:tcPr>
            <w:tcW w:w="1230" w:type="dxa"/>
          </w:tcPr>
          <w:p w:rsidR="00591F19" w:rsidP="0091387A" w:rsidRDefault="00591F19" w14:paraId="461195D1" w14:textId="77777777">
            <w:pPr>
              <w:jc w:val="center"/>
              <w:rPr>
                <w:rFonts w:ascii="Calibri" w:hAnsi="Calibri" w:eastAsia="Calibri" w:cs="Calibri"/>
                <w:b/>
              </w:rPr>
            </w:pPr>
          </w:p>
        </w:tc>
        <w:tc>
          <w:tcPr>
            <w:tcW w:w="1650" w:type="dxa"/>
          </w:tcPr>
          <w:p w:rsidR="00591F19" w:rsidP="0091387A" w:rsidRDefault="00591F19" w14:paraId="2BAD40DA" w14:textId="77777777">
            <w:pPr>
              <w:jc w:val="center"/>
              <w:rPr>
                <w:rFonts w:ascii="Calibri" w:hAnsi="Calibri" w:eastAsia="Calibri" w:cs="Calibri"/>
                <w:b/>
              </w:rPr>
            </w:pPr>
          </w:p>
        </w:tc>
      </w:tr>
      <w:tr w:rsidR="00591F19" w:rsidTr="0091387A" w14:paraId="693EB1D5" w14:textId="77777777">
        <w:trPr>
          <w:trHeight w:val="240"/>
        </w:trPr>
        <w:tc>
          <w:tcPr>
            <w:tcW w:w="840" w:type="dxa"/>
          </w:tcPr>
          <w:p w:rsidR="00591F19" w:rsidP="0091387A" w:rsidRDefault="00591F19" w14:paraId="2F12C226" w14:textId="77777777">
            <w:pPr>
              <w:jc w:val="center"/>
              <w:rPr>
                <w:rFonts w:ascii="Calibri" w:hAnsi="Calibri" w:eastAsia="Calibri" w:cs="Calibri"/>
              </w:rPr>
            </w:pPr>
            <w:r>
              <w:rPr>
                <w:rFonts w:ascii="Calibri" w:hAnsi="Calibri" w:eastAsia="Calibri" w:cs="Calibri"/>
              </w:rPr>
              <w:t>3</w:t>
            </w:r>
          </w:p>
        </w:tc>
        <w:tc>
          <w:tcPr>
            <w:tcW w:w="2070" w:type="dxa"/>
          </w:tcPr>
          <w:p w:rsidR="00591F19" w:rsidP="0091387A" w:rsidRDefault="00591F19" w14:paraId="7DAF0B2F" w14:textId="77777777">
            <w:pPr>
              <w:rPr>
                <w:rFonts w:ascii="Calibri" w:hAnsi="Calibri" w:eastAsia="Calibri" w:cs="Calibri"/>
              </w:rPr>
            </w:pPr>
            <w:r>
              <w:rPr>
                <w:rFonts w:ascii="Calibri" w:hAnsi="Calibri" w:eastAsia="Calibri" w:cs="Calibri"/>
              </w:rPr>
              <w:t>Email</w:t>
            </w:r>
          </w:p>
        </w:tc>
        <w:tc>
          <w:tcPr>
            <w:tcW w:w="2310" w:type="dxa"/>
          </w:tcPr>
          <w:p w:rsidR="00591F19" w:rsidP="0091387A" w:rsidRDefault="00591F19" w14:paraId="3F4D130B" w14:textId="77777777">
            <w:pPr>
              <w:rPr>
                <w:rFonts w:ascii="Calibri" w:hAnsi="Calibri" w:eastAsia="Calibri" w:cs="Calibri"/>
              </w:rPr>
            </w:pPr>
            <w:r>
              <w:rPr>
                <w:rFonts w:ascii="Calibri" w:hAnsi="Calibri" w:eastAsia="Calibri" w:cs="Calibri"/>
              </w:rPr>
              <w:t>Text box</w:t>
            </w:r>
          </w:p>
        </w:tc>
        <w:tc>
          <w:tcPr>
            <w:tcW w:w="1485" w:type="dxa"/>
          </w:tcPr>
          <w:p w:rsidR="00591F19" w:rsidP="0091387A" w:rsidRDefault="00591F19" w14:paraId="0AE06856" w14:textId="77777777">
            <w:pPr>
              <w:rPr>
                <w:rFonts w:ascii="Calibri" w:hAnsi="Calibri" w:eastAsia="Calibri" w:cs="Calibri"/>
              </w:rPr>
            </w:pPr>
            <w:r>
              <w:rPr>
                <w:rFonts w:ascii="Calibri" w:hAnsi="Calibri" w:eastAsia="Calibri" w:cs="Calibri"/>
              </w:rPr>
              <w:t>Required</w:t>
            </w:r>
          </w:p>
        </w:tc>
        <w:tc>
          <w:tcPr>
            <w:tcW w:w="1230" w:type="dxa"/>
          </w:tcPr>
          <w:p w:rsidR="00591F19" w:rsidP="0091387A" w:rsidRDefault="00591F19" w14:paraId="5E0F6ED3" w14:textId="77777777">
            <w:pPr>
              <w:rPr>
                <w:rFonts w:ascii="Calibri" w:hAnsi="Calibri" w:eastAsia="Calibri" w:cs="Calibri"/>
              </w:rPr>
            </w:pPr>
          </w:p>
        </w:tc>
        <w:tc>
          <w:tcPr>
            <w:tcW w:w="1650" w:type="dxa"/>
          </w:tcPr>
          <w:p w:rsidR="00591F19" w:rsidP="0091387A" w:rsidRDefault="00591F19" w14:paraId="111B8EB7" w14:textId="77777777">
            <w:pPr>
              <w:rPr>
                <w:rFonts w:ascii="Calibri" w:hAnsi="Calibri" w:eastAsia="Calibri" w:cs="Calibri"/>
              </w:rPr>
            </w:pPr>
          </w:p>
        </w:tc>
      </w:tr>
      <w:tr w:rsidR="00591F19" w:rsidTr="0091387A" w14:paraId="6D5D8EBB" w14:textId="77777777">
        <w:trPr>
          <w:trHeight w:val="240"/>
        </w:trPr>
        <w:tc>
          <w:tcPr>
            <w:tcW w:w="840" w:type="dxa"/>
          </w:tcPr>
          <w:p w:rsidR="00591F19" w:rsidP="0091387A" w:rsidRDefault="00591F19" w14:paraId="253930CA" w14:textId="77777777">
            <w:pPr>
              <w:jc w:val="center"/>
              <w:rPr>
                <w:rFonts w:ascii="Calibri" w:hAnsi="Calibri" w:eastAsia="Calibri" w:cs="Calibri"/>
              </w:rPr>
            </w:pPr>
            <w:r>
              <w:rPr>
                <w:rFonts w:ascii="Calibri" w:hAnsi="Calibri" w:eastAsia="Calibri" w:cs="Calibri"/>
              </w:rPr>
              <w:t>4</w:t>
            </w:r>
          </w:p>
        </w:tc>
        <w:tc>
          <w:tcPr>
            <w:tcW w:w="2070" w:type="dxa"/>
          </w:tcPr>
          <w:p w:rsidR="00591F19" w:rsidP="0091387A" w:rsidRDefault="00591F19" w14:paraId="1E118B41" w14:textId="77777777">
            <w:pPr>
              <w:rPr>
                <w:rFonts w:ascii="Calibri" w:hAnsi="Calibri" w:eastAsia="Calibri" w:cs="Calibri"/>
              </w:rPr>
            </w:pPr>
            <w:r>
              <w:rPr>
                <w:rFonts w:ascii="Calibri" w:hAnsi="Calibri" w:eastAsia="Calibri" w:cs="Calibri"/>
              </w:rPr>
              <w:t>Mobile Number</w:t>
            </w:r>
          </w:p>
        </w:tc>
        <w:tc>
          <w:tcPr>
            <w:tcW w:w="2310" w:type="dxa"/>
          </w:tcPr>
          <w:p w:rsidR="00591F19" w:rsidP="0091387A" w:rsidRDefault="00591F19" w14:paraId="2217F63C" w14:textId="77777777">
            <w:pPr>
              <w:rPr>
                <w:rFonts w:ascii="Calibri" w:hAnsi="Calibri" w:eastAsia="Calibri" w:cs="Calibri"/>
              </w:rPr>
            </w:pPr>
            <w:r>
              <w:rPr>
                <w:rFonts w:ascii="Calibri" w:hAnsi="Calibri" w:eastAsia="Calibri" w:cs="Calibri"/>
              </w:rPr>
              <w:t>Text box</w:t>
            </w:r>
          </w:p>
        </w:tc>
        <w:tc>
          <w:tcPr>
            <w:tcW w:w="1485" w:type="dxa"/>
          </w:tcPr>
          <w:p w:rsidR="00591F19" w:rsidP="0091387A" w:rsidRDefault="00591F19" w14:paraId="0C4E296D" w14:textId="77777777">
            <w:pPr>
              <w:rPr>
                <w:rFonts w:ascii="Calibri" w:hAnsi="Calibri" w:eastAsia="Calibri" w:cs="Calibri"/>
              </w:rPr>
            </w:pPr>
            <w:r>
              <w:rPr>
                <w:rFonts w:ascii="Calibri" w:hAnsi="Calibri" w:eastAsia="Calibri" w:cs="Calibri"/>
              </w:rPr>
              <w:t>Required</w:t>
            </w:r>
          </w:p>
        </w:tc>
        <w:tc>
          <w:tcPr>
            <w:tcW w:w="1230" w:type="dxa"/>
          </w:tcPr>
          <w:p w:rsidR="00591F19" w:rsidP="0091387A" w:rsidRDefault="00591F19" w14:paraId="2D97F4F8" w14:textId="77777777">
            <w:pPr>
              <w:rPr>
                <w:rFonts w:ascii="Calibri" w:hAnsi="Calibri" w:eastAsia="Calibri" w:cs="Calibri"/>
              </w:rPr>
            </w:pPr>
          </w:p>
        </w:tc>
        <w:tc>
          <w:tcPr>
            <w:tcW w:w="1650" w:type="dxa"/>
          </w:tcPr>
          <w:p w:rsidR="00591F19" w:rsidP="0091387A" w:rsidRDefault="00591F19" w14:paraId="399D94AD" w14:textId="77777777">
            <w:pPr>
              <w:rPr>
                <w:rFonts w:ascii="Calibri" w:hAnsi="Calibri" w:eastAsia="Calibri" w:cs="Calibri"/>
              </w:rPr>
            </w:pPr>
          </w:p>
        </w:tc>
      </w:tr>
      <w:tr w:rsidR="00591F19" w:rsidTr="0091387A" w14:paraId="144FF819" w14:textId="77777777">
        <w:trPr>
          <w:trHeight w:val="240"/>
        </w:trPr>
        <w:tc>
          <w:tcPr>
            <w:tcW w:w="840" w:type="dxa"/>
          </w:tcPr>
          <w:p w:rsidR="00591F19" w:rsidP="0091387A" w:rsidRDefault="00591F19" w14:paraId="39398CA0" w14:textId="77777777">
            <w:pPr>
              <w:jc w:val="center"/>
              <w:rPr>
                <w:rFonts w:ascii="Calibri" w:hAnsi="Calibri" w:eastAsia="Calibri" w:cs="Calibri"/>
              </w:rPr>
            </w:pPr>
            <w:r>
              <w:rPr>
                <w:rFonts w:ascii="Calibri" w:hAnsi="Calibri" w:eastAsia="Calibri" w:cs="Calibri"/>
              </w:rPr>
              <w:t>5</w:t>
            </w:r>
          </w:p>
        </w:tc>
        <w:tc>
          <w:tcPr>
            <w:tcW w:w="2070" w:type="dxa"/>
          </w:tcPr>
          <w:p w:rsidR="00591F19" w:rsidP="0091387A" w:rsidRDefault="00591F19" w14:paraId="6FD4B728" w14:textId="77777777">
            <w:pPr>
              <w:rPr>
                <w:rFonts w:ascii="Calibri" w:hAnsi="Calibri" w:eastAsia="Calibri" w:cs="Calibri"/>
              </w:rPr>
            </w:pPr>
            <w:r>
              <w:rPr>
                <w:rFonts w:ascii="Calibri" w:hAnsi="Calibri" w:eastAsia="Calibri" w:cs="Calibri"/>
              </w:rPr>
              <w:t>Alternate Mobile Number</w:t>
            </w:r>
          </w:p>
        </w:tc>
        <w:tc>
          <w:tcPr>
            <w:tcW w:w="2310" w:type="dxa"/>
          </w:tcPr>
          <w:p w:rsidR="00591F19" w:rsidP="0091387A" w:rsidRDefault="00591F19" w14:paraId="4E835BFD" w14:textId="77777777">
            <w:pPr>
              <w:rPr>
                <w:rFonts w:ascii="Calibri" w:hAnsi="Calibri" w:eastAsia="Calibri" w:cs="Calibri"/>
              </w:rPr>
            </w:pPr>
            <w:r>
              <w:rPr>
                <w:rFonts w:ascii="Calibri" w:hAnsi="Calibri" w:eastAsia="Calibri" w:cs="Calibri"/>
              </w:rPr>
              <w:t>Text box</w:t>
            </w:r>
          </w:p>
        </w:tc>
        <w:tc>
          <w:tcPr>
            <w:tcW w:w="1485" w:type="dxa"/>
          </w:tcPr>
          <w:p w:rsidR="00591F19" w:rsidP="0091387A" w:rsidRDefault="00591F19" w14:paraId="206CC677" w14:textId="77777777">
            <w:pPr>
              <w:rPr>
                <w:rFonts w:ascii="Calibri" w:hAnsi="Calibri" w:eastAsia="Calibri" w:cs="Calibri"/>
              </w:rPr>
            </w:pPr>
            <w:r>
              <w:rPr>
                <w:rFonts w:ascii="Calibri" w:hAnsi="Calibri" w:eastAsia="Calibri" w:cs="Calibri"/>
              </w:rPr>
              <w:t>Not Required</w:t>
            </w:r>
          </w:p>
        </w:tc>
        <w:tc>
          <w:tcPr>
            <w:tcW w:w="1230" w:type="dxa"/>
          </w:tcPr>
          <w:p w:rsidR="00591F19" w:rsidP="0091387A" w:rsidRDefault="00591F19" w14:paraId="080676A3" w14:textId="77777777">
            <w:pPr>
              <w:rPr>
                <w:rFonts w:ascii="Calibri" w:hAnsi="Calibri" w:eastAsia="Calibri" w:cs="Calibri"/>
              </w:rPr>
            </w:pPr>
          </w:p>
        </w:tc>
        <w:tc>
          <w:tcPr>
            <w:tcW w:w="1650" w:type="dxa"/>
          </w:tcPr>
          <w:p w:rsidR="00591F19" w:rsidP="0091387A" w:rsidRDefault="00591F19" w14:paraId="7B01EF8D" w14:textId="77777777">
            <w:pPr>
              <w:rPr>
                <w:rFonts w:ascii="Calibri" w:hAnsi="Calibri" w:eastAsia="Calibri" w:cs="Calibri"/>
              </w:rPr>
            </w:pPr>
          </w:p>
        </w:tc>
      </w:tr>
      <w:tr w:rsidR="00591F19" w:rsidTr="0091387A" w14:paraId="3A6CF694" w14:textId="77777777">
        <w:trPr>
          <w:trHeight w:val="240"/>
        </w:trPr>
        <w:tc>
          <w:tcPr>
            <w:tcW w:w="840" w:type="dxa"/>
          </w:tcPr>
          <w:p w:rsidR="00591F19" w:rsidP="0091387A" w:rsidRDefault="00591F19" w14:paraId="5AEDA4EE" w14:textId="77777777">
            <w:pPr>
              <w:jc w:val="center"/>
              <w:rPr>
                <w:rFonts w:ascii="Calibri" w:hAnsi="Calibri" w:eastAsia="Calibri" w:cs="Calibri"/>
              </w:rPr>
            </w:pPr>
            <w:r>
              <w:rPr>
                <w:rFonts w:ascii="Calibri" w:hAnsi="Calibri" w:eastAsia="Calibri" w:cs="Calibri"/>
              </w:rPr>
              <w:t>5</w:t>
            </w:r>
          </w:p>
        </w:tc>
        <w:tc>
          <w:tcPr>
            <w:tcW w:w="2070" w:type="dxa"/>
          </w:tcPr>
          <w:p w:rsidR="00591F19" w:rsidP="0091387A" w:rsidRDefault="00591F19" w14:paraId="69DD3419" w14:textId="77777777">
            <w:pPr>
              <w:rPr>
                <w:rFonts w:ascii="Calibri" w:hAnsi="Calibri" w:eastAsia="Calibri" w:cs="Calibri"/>
              </w:rPr>
            </w:pPr>
            <w:r>
              <w:rPr>
                <w:rFonts w:ascii="Calibri" w:hAnsi="Calibri" w:eastAsia="Calibri" w:cs="Calibri"/>
              </w:rPr>
              <w:t xml:space="preserve">Passport No if International </w:t>
            </w:r>
          </w:p>
        </w:tc>
        <w:tc>
          <w:tcPr>
            <w:tcW w:w="2310" w:type="dxa"/>
          </w:tcPr>
          <w:p w:rsidR="00591F19" w:rsidP="0091387A" w:rsidRDefault="00591F19" w14:paraId="662483AA" w14:textId="77777777">
            <w:pPr>
              <w:rPr>
                <w:rFonts w:ascii="Calibri" w:hAnsi="Calibri" w:eastAsia="Calibri" w:cs="Calibri"/>
              </w:rPr>
            </w:pPr>
            <w:r>
              <w:rPr>
                <w:rFonts w:ascii="Calibri" w:hAnsi="Calibri" w:eastAsia="Calibri" w:cs="Calibri"/>
              </w:rPr>
              <w:t>Text box</w:t>
            </w:r>
          </w:p>
        </w:tc>
        <w:tc>
          <w:tcPr>
            <w:tcW w:w="1485" w:type="dxa"/>
          </w:tcPr>
          <w:p w:rsidR="00591F19" w:rsidP="0091387A" w:rsidRDefault="00591F19" w14:paraId="21DBEFC5" w14:textId="77777777">
            <w:pPr>
              <w:rPr>
                <w:rFonts w:ascii="Calibri" w:hAnsi="Calibri" w:eastAsia="Calibri" w:cs="Calibri"/>
              </w:rPr>
            </w:pPr>
            <w:r>
              <w:rPr>
                <w:rFonts w:ascii="Calibri" w:hAnsi="Calibri" w:eastAsia="Calibri" w:cs="Calibri"/>
              </w:rPr>
              <w:t>Not Required</w:t>
            </w:r>
          </w:p>
        </w:tc>
        <w:tc>
          <w:tcPr>
            <w:tcW w:w="1230" w:type="dxa"/>
          </w:tcPr>
          <w:p w:rsidR="00591F19" w:rsidP="0091387A" w:rsidRDefault="00591F19" w14:paraId="0D8A1855" w14:textId="77777777">
            <w:pPr>
              <w:rPr>
                <w:rFonts w:ascii="Calibri" w:hAnsi="Calibri" w:eastAsia="Calibri" w:cs="Calibri"/>
              </w:rPr>
            </w:pPr>
          </w:p>
        </w:tc>
        <w:tc>
          <w:tcPr>
            <w:tcW w:w="1650" w:type="dxa"/>
          </w:tcPr>
          <w:p w:rsidR="00591F19" w:rsidP="0091387A" w:rsidRDefault="00591F19" w14:paraId="05D43E76" w14:textId="77777777">
            <w:pPr>
              <w:rPr>
                <w:rFonts w:ascii="Calibri" w:hAnsi="Calibri" w:eastAsia="Calibri" w:cs="Calibri"/>
              </w:rPr>
            </w:pPr>
          </w:p>
        </w:tc>
      </w:tr>
      <w:tr w:rsidR="00591F19" w:rsidTr="0091387A" w14:paraId="7476D340" w14:textId="77777777">
        <w:trPr>
          <w:trHeight w:val="240"/>
        </w:trPr>
        <w:tc>
          <w:tcPr>
            <w:tcW w:w="840" w:type="dxa"/>
          </w:tcPr>
          <w:p w:rsidR="00591F19" w:rsidP="0091387A" w:rsidRDefault="00591F19" w14:paraId="013C7113" w14:textId="77777777">
            <w:pPr>
              <w:jc w:val="center"/>
              <w:rPr>
                <w:rFonts w:ascii="Calibri" w:hAnsi="Calibri" w:eastAsia="Calibri" w:cs="Calibri"/>
              </w:rPr>
            </w:pPr>
            <w:r>
              <w:rPr>
                <w:rFonts w:ascii="Calibri" w:hAnsi="Calibri" w:eastAsia="Calibri" w:cs="Calibri"/>
              </w:rPr>
              <w:t>6</w:t>
            </w:r>
          </w:p>
        </w:tc>
        <w:tc>
          <w:tcPr>
            <w:tcW w:w="2070" w:type="dxa"/>
          </w:tcPr>
          <w:p w:rsidR="00591F19" w:rsidP="0091387A" w:rsidRDefault="00591F19" w14:paraId="06CA8933" w14:textId="77777777">
            <w:pPr>
              <w:rPr>
                <w:rFonts w:ascii="Calibri" w:hAnsi="Calibri" w:eastAsia="Calibri" w:cs="Calibri"/>
              </w:rPr>
            </w:pPr>
            <w:r>
              <w:rPr>
                <w:rFonts w:ascii="Calibri" w:hAnsi="Calibri" w:eastAsia="Calibri" w:cs="Calibri"/>
              </w:rPr>
              <w:t xml:space="preserve">Aadhar No if Domestic </w:t>
            </w:r>
          </w:p>
        </w:tc>
        <w:tc>
          <w:tcPr>
            <w:tcW w:w="2310" w:type="dxa"/>
          </w:tcPr>
          <w:p w:rsidR="00591F19" w:rsidP="0091387A" w:rsidRDefault="00591F19" w14:paraId="22FE0BD9" w14:textId="77777777">
            <w:pPr>
              <w:rPr>
                <w:rFonts w:ascii="Calibri" w:hAnsi="Calibri" w:eastAsia="Calibri" w:cs="Calibri"/>
              </w:rPr>
            </w:pPr>
            <w:r>
              <w:rPr>
                <w:rFonts w:ascii="Calibri" w:hAnsi="Calibri" w:eastAsia="Calibri" w:cs="Calibri"/>
              </w:rPr>
              <w:t>Text box</w:t>
            </w:r>
          </w:p>
        </w:tc>
        <w:tc>
          <w:tcPr>
            <w:tcW w:w="1485" w:type="dxa"/>
          </w:tcPr>
          <w:p w:rsidR="00591F19" w:rsidP="0091387A" w:rsidRDefault="00591F19" w14:paraId="07194A28" w14:textId="77777777">
            <w:pPr>
              <w:rPr>
                <w:rFonts w:ascii="Calibri" w:hAnsi="Calibri" w:eastAsia="Calibri" w:cs="Calibri"/>
              </w:rPr>
            </w:pPr>
            <w:r>
              <w:rPr>
                <w:rFonts w:ascii="Calibri" w:hAnsi="Calibri" w:eastAsia="Calibri" w:cs="Calibri"/>
              </w:rPr>
              <w:t>Not Required</w:t>
            </w:r>
          </w:p>
        </w:tc>
        <w:tc>
          <w:tcPr>
            <w:tcW w:w="1230" w:type="dxa"/>
          </w:tcPr>
          <w:p w:rsidR="00591F19" w:rsidP="0091387A" w:rsidRDefault="00591F19" w14:paraId="703E92D8" w14:textId="77777777">
            <w:pPr>
              <w:rPr>
                <w:rFonts w:ascii="Calibri" w:hAnsi="Calibri" w:eastAsia="Calibri" w:cs="Calibri"/>
              </w:rPr>
            </w:pPr>
          </w:p>
        </w:tc>
        <w:tc>
          <w:tcPr>
            <w:tcW w:w="1650" w:type="dxa"/>
          </w:tcPr>
          <w:p w:rsidR="00591F19" w:rsidP="0091387A" w:rsidRDefault="00591F19" w14:paraId="2B945468" w14:textId="77777777">
            <w:pPr>
              <w:rPr>
                <w:rFonts w:ascii="Calibri" w:hAnsi="Calibri" w:eastAsia="Calibri" w:cs="Calibri"/>
              </w:rPr>
            </w:pPr>
          </w:p>
        </w:tc>
      </w:tr>
      <w:tr w:rsidR="00591F19" w:rsidTr="0091387A" w14:paraId="49B8F17B" w14:textId="77777777">
        <w:trPr>
          <w:trHeight w:val="240"/>
        </w:trPr>
        <w:tc>
          <w:tcPr>
            <w:tcW w:w="840" w:type="dxa"/>
          </w:tcPr>
          <w:p w:rsidR="00591F19" w:rsidP="0091387A" w:rsidRDefault="00591F19" w14:paraId="0D93244E" w14:textId="77777777">
            <w:pPr>
              <w:jc w:val="center"/>
              <w:rPr>
                <w:rFonts w:ascii="Calibri" w:hAnsi="Calibri" w:eastAsia="Calibri" w:cs="Calibri"/>
              </w:rPr>
            </w:pPr>
            <w:r>
              <w:rPr>
                <w:rFonts w:ascii="Calibri" w:hAnsi="Calibri" w:eastAsia="Calibri" w:cs="Calibri"/>
              </w:rPr>
              <w:t>7</w:t>
            </w:r>
          </w:p>
        </w:tc>
        <w:tc>
          <w:tcPr>
            <w:tcW w:w="2070" w:type="dxa"/>
          </w:tcPr>
          <w:p w:rsidR="00591F19" w:rsidP="0091387A" w:rsidRDefault="00591F19" w14:paraId="60E48718" w14:textId="77777777">
            <w:pPr>
              <w:rPr>
                <w:rFonts w:ascii="Calibri" w:hAnsi="Calibri" w:eastAsia="Calibri" w:cs="Calibri"/>
              </w:rPr>
            </w:pPr>
            <w:r>
              <w:rPr>
                <w:rFonts w:ascii="Calibri" w:hAnsi="Calibri" w:eastAsia="Calibri" w:cs="Calibri"/>
              </w:rPr>
              <w:t>Address</w:t>
            </w:r>
          </w:p>
        </w:tc>
        <w:tc>
          <w:tcPr>
            <w:tcW w:w="2310" w:type="dxa"/>
          </w:tcPr>
          <w:p w:rsidR="00591F19" w:rsidP="0091387A" w:rsidRDefault="00591F19" w14:paraId="3A1F9DDA" w14:textId="77777777">
            <w:pPr>
              <w:rPr>
                <w:rFonts w:ascii="Calibri" w:hAnsi="Calibri" w:eastAsia="Calibri" w:cs="Calibri"/>
              </w:rPr>
            </w:pPr>
          </w:p>
        </w:tc>
        <w:tc>
          <w:tcPr>
            <w:tcW w:w="1485" w:type="dxa"/>
          </w:tcPr>
          <w:p w:rsidR="00591F19" w:rsidP="0091387A" w:rsidRDefault="00591F19" w14:paraId="69F790E1" w14:textId="77777777">
            <w:pPr>
              <w:rPr>
                <w:rFonts w:ascii="Calibri" w:hAnsi="Calibri" w:eastAsia="Calibri" w:cs="Calibri"/>
              </w:rPr>
            </w:pPr>
          </w:p>
        </w:tc>
        <w:tc>
          <w:tcPr>
            <w:tcW w:w="1230" w:type="dxa"/>
          </w:tcPr>
          <w:p w:rsidR="00591F19" w:rsidP="0091387A" w:rsidRDefault="00591F19" w14:paraId="597DFC07" w14:textId="77777777">
            <w:pPr>
              <w:rPr>
                <w:rFonts w:ascii="Calibri" w:hAnsi="Calibri" w:eastAsia="Calibri" w:cs="Calibri"/>
              </w:rPr>
            </w:pPr>
          </w:p>
        </w:tc>
        <w:tc>
          <w:tcPr>
            <w:tcW w:w="1650" w:type="dxa"/>
          </w:tcPr>
          <w:p w:rsidR="00591F19" w:rsidP="0091387A" w:rsidRDefault="00591F19" w14:paraId="513A6EC9" w14:textId="77777777">
            <w:pPr>
              <w:rPr>
                <w:rFonts w:ascii="Calibri" w:hAnsi="Calibri" w:eastAsia="Calibri" w:cs="Calibri"/>
              </w:rPr>
            </w:pPr>
          </w:p>
        </w:tc>
      </w:tr>
      <w:tr w:rsidR="00591F19" w:rsidTr="0091387A" w14:paraId="64F64DC2" w14:textId="77777777">
        <w:trPr>
          <w:trHeight w:val="240"/>
        </w:trPr>
        <w:tc>
          <w:tcPr>
            <w:tcW w:w="840" w:type="dxa"/>
          </w:tcPr>
          <w:p w:rsidR="00591F19" w:rsidP="00591F19" w:rsidRDefault="00591F19" w14:paraId="5714DB11" w14:textId="77777777">
            <w:pPr>
              <w:widowControl w:val="0"/>
              <w:pBdr>
                <w:top w:val="nil"/>
                <w:left w:val="nil"/>
                <w:bottom w:val="nil"/>
                <w:right w:val="nil"/>
                <w:between w:val="nil"/>
              </w:pBdr>
              <w:jc w:val="center"/>
              <w:rPr>
                <w:rFonts w:ascii="Calibri" w:hAnsi="Calibri" w:eastAsia="Calibri" w:cs="Calibri"/>
              </w:rPr>
            </w:pPr>
            <w:r>
              <w:rPr>
                <w:rFonts w:ascii="Calibri" w:hAnsi="Calibri" w:eastAsia="Calibri" w:cs="Calibri"/>
              </w:rPr>
              <w:t>8</w:t>
            </w:r>
          </w:p>
        </w:tc>
        <w:tc>
          <w:tcPr>
            <w:tcW w:w="2070" w:type="dxa"/>
          </w:tcPr>
          <w:p w:rsidR="00591F19" w:rsidP="00591F19" w:rsidRDefault="00591F19" w14:paraId="5624FDC8" w14:textId="77777777">
            <w:pPr>
              <w:widowControl w:val="0"/>
              <w:pBdr>
                <w:top w:val="nil"/>
                <w:left w:val="nil"/>
                <w:bottom w:val="nil"/>
                <w:right w:val="nil"/>
                <w:between w:val="nil"/>
              </w:pBdr>
              <w:rPr>
                <w:rFonts w:ascii="Calibri" w:hAnsi="Calibri" w:eastAsia="Calibri" w:cs="Calibri"/>
              </w:rPr>
            </w:pPr>
            <w:r>
              <w:rPr>
                <w:rFonts w:ascii="Calibri" w:hAnsi="Calibri" w:eastAsia="Calibri" w:cs="Calibri"/>
              </w:rPr>
              <w:t>State</w:t>
            </w:r>
          </w:p>
        </w:tc>
        <w:tc>
          <w:tcPr>
            <w:tcW w:w="2310" w:type="dxa"/>
          </w:tcPr>
          <w:p w:rsidR="00591F19" w:rsidP="00591F19" w:rsidRDefault="00591F19" w14:paraId="6428BCFE" w14:textId="77777777">
            <w:pPr>
              <w:widowControl w:val="0"/>
              <w:pBdr>
                <w:top w:val="nil"/>
                <w:left w:val="nil"/>
                <w:bottom w:val="nil"/>
                <w:right w:val="nil"/>
                <w:between w:val="nil"/>
              </w:pBdr>
              <w:rPr>
                <w:rFonts w:ascii="Calibri" w:hAnsi="Calibri" w:eastAsia="Calibri" w:cs="Calibri"/>
              </w:rPr>
            </w:pPr>
            <w:r>
              <w:rPr>
                <w:rFonts w:ascii="Calibri" w:hAnsi="Calibri" w:eastAsia="Calibri" w:cs="Calibri"/>
              </w:rPr>
              <w:t>Dropdown</w:t>
            </w:r>
          </w:p>
        </w:tc>
        <w:tc>
          <w:tcPr>
            <w:tcW w:w="1485" w:type="dxa"/>
          </w:tcPr>
          <w:p w:rsidR="00591F19" w:rsidP="00591F19" w:rsidRDefault="00591F19" w14:paraId="09E7463A" w14:textId="77777777">
            <w:pPr>
              <w:widowControl w:val="0"/>
              <w:rPr>
                <w:rFonts w:ascii="Calibri" w:hAnsi="Calibri" w:eastAsia="Calibri" w:cs="Calibri"/>
              </w:rPr>
            </w:pPr>
            <w:r>
              <w:rPr>
                <w:rFonts w:ascii="Calibri" w:hAnsi="Calibri" w:eastAsia="Calibri" w:cs="Calibri"/>
              </w:rPr>
              <w:t>Required</w:t>
            </w:r>
          </w:p>
        </w:tc>
        <w:tc>
          <w:tcPr>
            <w:tcW w:w="1230" w:type="dxa"/>
          </w:tcPr>
          <w:p w:rsidR="00591F19" w:rsidP="00591F19" w:rsidRDefault="00591F19" w14:paraId="087DCC68" w14:textId="77777777">
            <w:pPr>
              <w:widowControl w:val="0"/>
              <w:pBdr>
                <w:top w:val="nil"/>
                <w:left w:val="nil"/>
                <w:bottom w:val="nil"/>
                <w:right w:val="nil"/>
                <w:between w:val="nil"/>
              </w:pBdr>
              <w:rPr>
                <w:rFonts w:ascii="Calibri" w:hAnsi="Calibri" w:eastAsia="Calibri" w:cs="Calibri"/>
              </w:rPr>
            </w:pPr>
          </w:p>
        </w:tc>
        <w:tc>
          <w:tcPr>
            <w:tcW w:w="1650" w:type="dxa"/>
          </w:tcPr>
          <w:p w:rsidR="00591F19" w:rsidP="00591F19" w:rsidRDefault="00591F19" w14:paraId="5D176122" w14:textId="77777777">
            <w:pPr>
              <w:widowControl w:val="0"/>
              <w:pBdr>
                <w:top w:val="nil"/>
                <w:left w:val="nil"/>
                <w:bottom w:val="nil"/>
                <w:right w:val="nil"/>
                <w:between w:val="nil"/>
              </w:pBdr>
              <w:rPr>
                <w:rFonts w:ascii="Calibri" w:hAnsi="Calibri" w:eastAsia="Calibri" w:cs="Calibri"/>
              </w:rPr>
            </w:pPr>
          </w:p>
        </w:tc>
      </w:tr>
      <w:tr w:rsidR="00591F19" w:rsidTr="0091387A" w14:paraId="2D2DC40E" w14:textId="77777777">
        <w:trPr>
          <w:trHeight w:val="240"/>
        </w:trPr>
        <w:tc>
          <w:tcPr>
            <w:tcW w:w="840" w:type="dxa"/>
          </w:tcPr>
          <w:p w:rsidR="00591F19" w:rsidP="00591F19" w:rsidRDefault="00591F19" w14:paraId="581207B5" w14:textId="77777777">
            <w:pPr>
              <w:widowControl w:val="0"/>
              <w:pBdr>
                <w:top w:val="nil"/>
                <w:left w:val="nil"/>
                <w:bottom w:val="nil"/>
                <w:right w:val="nil"/>
                <w:between w:val="nil"/>
              </w:pBdr>
              <w:jc w:val="center"/>
              <w:rPr>
                <w:rFonts w:ascii="Calibri" w:hAnsi="Calibri" w:eastAsia="Calibri" w:cs="Calibri"/>
              </w:rPr>
            </w:pPr>
            <w:r>
              <w:rPr>
                <w:rFonts w:ascii="Calibri" w:hAnsi="Calibri" w:eastAsia="Calibri" w:cs="Calibri"/>
              </w:rPr>
              <w:t>9</w:t>
            </w:r>
          </w:p>
        </w:tc>
        <w:tc>
          <w:tcPr>
            <w:tcW w:w="2070" w:type="dxa"/>
          </w:tcPr>
          <w:p w:rsidR="00591F19" w:rsidP="00591F19" w:rsidRDefault="00591F19" w14:paraId="46BE8ABD" w14:textId="77777777">
            <w:pPr>
              <w:widowControl w:val="0"/>
              <w:pBdr>
                <w:top w:val="nil"/>
                <w:left w:val="nil"/>
                <w:bottom w:val="nil"/>
                <w:right w:val="nil"/>
                <w:between w:val="nil"/>
              </w:pBdr>
              <w:rPr>
                <w:rFonts w:ascii="Calibri" w:hAnsi="Calibri" w:eastAsia="Calibri" w:cs="Calibri"/>
              </w:rPr>
            </w:pPr>
            <w:r>
              <w:rPr>
                <w:rFonts w:ascii="Calibri" w:hAnsi="Calibri" w:eastAsia="Calibri" w:cs="Calibri"/>
              </w:rPr>
              <w:t>City</w:t>
            </w:r>
          </w:p>
        </w:tc>
        <w:tc>
          <w:tcPr>
            <w:tcW w:w="2310" w:type="dxa"/>
          </w:tcPr>
          <w:p w:rsidR="00591F19" w:rsidP="00591F19" w:rsidRDefault="00591F19" w14:paraId="16DD424A" w14:textId="77777777">
            <w:pPr>
              <w:widowControl w:val="0"/>
              <w:pBdr>
                <w:top w:val="nil"/>
                <w:left w:val="nil"/>
                <w:bottom w:val="nil"/>
                <w:right w:val="nil"/>
                <w:between w:val="nil"/>
              </w:pBdr>
              <w:rPr>
                <w:rFonts w:ascii="Calibri" w:hAnsi="Calibri" w:eastAsia="Calibri" w:cs="Calibri"/>
              </w:rPr>
            </w:pPr>
            <w:r>
              <w:rPr>
                <w:rFonts w:ascii="Calibri" w:hAnsi="Calibri" w:eastAsia="Calibri" w:cs="Calibri"/>
              </w:rPr>
              <w:t>Dropdown</w:t>
            </w:r>
          </w:p>
        </w:tc>
        <w:tc>
          <w:tcPr>
            <w:tcW w:w="1485" w:type="dxa"/>
          </w:tcPr>
          <w:p w:rsidR="00591F19" w:rsidP="00591F19" w:rsidRDefault="00591F19" w14:paraId="4144CB41" w14:textId="77777777">
            <w:pPr>
              <w:widowControl w:val="0"/>
              <w:rPr>
                <w:rFonts w:ascii="Calibri" w:hAnsi="Calibri" w:eastAsia="Calibri" w:cs="Calibri"/>
              </w:rPr>
            </w:pPr>
            <w:r>
              <w:rPr>
                <w:rFonts w:ascii="Calibri" w:hAnsi="Calibri" w:eastAsia="Calibri" w:cs="Calibri"/>
              </w:rPr>
              <w:t>Required</w:t>
            </w:r>
          </w:p>
        </w:tc>
        <w:tc>
          <w:tcPr>
            <w:tcW w:w="1230" w:type="dxa"/>
          </w:tcPr>
          <w:p w:rsidR="00591F19" w:rsidP="00591F19" w:rsidRDefault="00591F19" w14:paraId="07364333" w14:textId="77777777">
            <w:pPr>
              <w:widowControl w:val="0"/>
              <w:pBdr>
                <w:top w:val="nil"/>
                <w:left w:val="nil"/>
                <w:bottom w:val="nil"/>
                <w:right w:val="nil"/>
                <w:between w:val="nil"/>
              </w:pBdr>
              <w:rPr>
                <w:rFonts w:ascii="Calibri" w:hAnsi="Calibri" w:eastAsia="Calibri" w:cs="Calibri"/>
              </w:rPr>
            </w:pPr>
          </w:p>
        </w:tc>
        <w:tc>
          <w:tcPr>
            <w:tcW w:w="1650" w:type="dxa"/>
          </w:tcPr>
          <w:p w:rsidR="00591F19" w:rsidP="00591F19" w:rsidRDefault="00591F19" w14:paraId="47BCB30D" w14:textId="77777777">
            <w:pPr>
              <w:widowControl w:val="0"/>
              <w:pBdr>
                <w:top w:val="nil"/>
                <w:left w:val="nil"/>
                <w:bottom w:val="nil"/>
                <w:right w:val="nil"/>
                <w:between w:val="nil"/>
              </w:pBdr>
              <w:rPr>
                <w:rFonts w:ascii="Calibri" w:hAnsi="Calibri" w:eastAsia="Calibri" w:cs="Calibri"/>
              </w:rPr>
            </w:pPr>
          </w:p>
        </w:tc>
      </w:tr>
      <w:tr w:rsidR="00591F19" w:rsidTr="0091387A" w14:paraId="594F2522" w14:textId="77777777">
        <w:trPr>
          <w:trHeight w:val="240"/>
        </w:trPr>
        <w:tc>
          <w:tcPr>
            <w:tcW w:w="840" w:type="dxa"/>
          </w:tcPr>
          <w:p w:rsidR="00591F19" w:rsidP="00591F19" w:rsidRDefault="00591F19" w14:paraId="4FC707C1" w14:textId="77777777">
            <w:pPr>
              <w:widowControl w:val="0"/>
              <w:pBdr>
                <w:top w:val="nil"/>
                <w:left w:val="nil"/>
                <w:bottom w:val="nil"/>
                <w:right w:val="nil"/>
                <w:between w:val="nil"/>
              </w:pBdr>
              <w:jc w:val="center"/>
              <w:rPr>
                <w:rFonts w:ascii="Calibri" w:hAnsi="Calibri" w:eastAsia="Calibri" w:cs="Calibri"/>
              </w:rPr>
            </w:pPr>
            <w:r>
              <w:rPr>
                <w:rFonts w:ascii="Calibri" w:hAnsi="Calibri" w:eastAsia="Calibri" w:cs="Calibri"/>
              </w:rPr>
              <w:t>10</w:t>
            </w:r>
          </w:p>
        </w:tc>
        <w:tc>
          <w:tcPr>
            <w:tcW w:w="2070" w:type="dxa"/>
          </w:tcPr>
          <w:p w:rsidR="00591F19" w:rsidP="00591F19" w:rsidRDefault="00591F19" w14:paraId="21815992" w14:textId="77777777">
            <w:pPr>
              <w:widowControl w:val="0"/>
              <w:pBdr>
                <w:top w:val="nil"/>
                <w:left w:val="nil"/>
                <w:bottom w:val="nil"/>
                <w:right w:val="nil"/>
                <w:between w:val="nil"/>
              </w:pBdr>
              <w:rPr>
                <w:rFonts w:ascii="Calibri" w:hAnsi="Calibri" w:eastAsia="Calibri" w:cs="Calibri"/>
              </w:rPr>
            </w:pPr>
            <w:r>
              <w:rPr>
                <w:rFonts w:ascii="Calibri" w:hAnsi="Calibri" w:eastAsia="Calibri" w:cs="Calibri"/>
              </w:rPr>
              <w:t>Postal code</w:t>
            </w:r>
          </w:p>
        </w:tc>
        <w:tc>
          <w:tcPr>
            <w:tcW w:w="2310" w:type="dxa"/>
          </w:tcPr>
          <w:p w:rsidR="00591F19" w:rsidP="00591F19" w:rsidRDefault="00591F19" w14:paraId="7A560370" w14:textId="77777777">
            <w:pPr>
              <w:widowControl w:val="0"/>
              <w:pBdr>
                <w:top w:val="nil"/>
                <w:left w:val="nil"/>
                <w:bottom w:val="nil"/>
                <w:right w:val="nil"/>
                <w:between w:val="nil"/>
              </w:pBdr>
              <w:rPr>
                <w:rFonts w:ascii="Calibri" w:hAnsi="Calibri" w:eastAsia="Calibri" w:cs="Calibri"/>
              </w:rPr>
            </w:pPr>
            <w:r>
              <w:rPr>
                <w:rFonts w:ascii="Calibri" w:hAnsi="Calibri" w:eastAsia="Calibri" w:cs="Calibri"/>
              </w:rPr>
              <w:t>Text Box</w:t>
            </w:r>
          </w:p>
        </w:tc>
        <w:tc>
          <w:tcPr>
            <w:tcW w:w="1485" w:type="dxa"/>
          </w:tcPr>
          <w:p w:rsidR="00591F19" w:rsidP="00591F19" w:rsidRDefault="00591F19" w14:paraId="50CED1E1" w14:textId="77777777">
            <w:pPr>
              <w:widowControl w:val="0"/>
              <w:rPr>
                <w:rFonts w:ascii="Calibri" w:hAnsi="Calibri" w:eastAsia="Calibri" w:cs="Calibri"/>
              </w:rPr>
            </w:pPr>
            <w:r>
              <w:rPr>
                <w:rFonts w:ascii="Calibri" w:hAnsi="Calibri" w:eastAsia="Calibri" w:cs="Calibri"/>
              </w:rPr>
              <w:t>Required</w:t>
            </w:r>
          </w:p>
        </w:tc>
        <w:tc>
          <w:tcPr>
            <w:tcW w:w="1230" w:type="dxa"/>
          </w:tcPr>
          <w:p w:rsidR="00591F19" w:rsidP="00591F19" w:rsidRDefault="00591F19" w14:paraId="295677B0" w14:textId="77777777">
            <w:pPr>
              <w:widowControl w:val="0"/>
              <w:pBdr>
                <w:top w:val="nil"/>
                <w:left w:val="nil"/>
                <w:bottom w:val="nil"/>
                <w:right w:val="nil"/>
                <w:between w:val="nil"/>
              </w:pBdr>
              <w:rPr>
                <w:rFonts w:ascii="Calibri" w:hAnsi="Calibri" w:eastAsia="Calibri" w:cs="Calibri"/>
              </w:rPr>
            </w:pPr>
          </w:p>
        </w:tc>
        <w:tc>
          <w:tcPr>
            <w:tcW w:w="1650" w:type="dxa"/>
          </w:tcPr>
          <w:p w:rsidR="00591F19" w:rsidP="00591F19" w:rsidRDefault="00591F19" w14:paraId="753A5155" w14:textId="77777777">
            <w:pPr>
              <w:widowControl w:val="0"/>
              <w:pBdr>
                <w:top w:val="nil"/>
                <w:left w:val="nil"/>
                <w:bottom w:val="nil"/>
                <w:right w:val="nil"/>
                <w:between w:val="nil"/>
              </w:pBdr>
              <w:rPr>
                <w:rFonts w:ascii="Calibri" w:hAnsi="Calibri" w:eastAsia="Calibri" w:cs="Calibri"/>
              </w:rPr>
            </w:pPr>
          </w:p>
        </w:tc>
      </w:tr>
    </w:tbl>
    <w:p w:rsidR="00591F19" w:rsidRDefault="00591F19" w14:paraId="4C5081E9" w14:textId="77777777">
      <w:pPr>
        <w:spacing w:line="240" w:lineRule="auto"/>
        <w:rPr>
          <w:rFonts w:ascii="Calibri" w:hAnsi="Calibri" w:eastAsia="Calibri" w:cs="Calibri"/>
          <w:b/>
          <w:sz w:val="28"/>
          <w:szCs w:val="28"/>
        </w:rPr>
      </w:pPr>
    </w:p>
    <w:p w:rsidR="00DC21A2" w:rsidRDefault="00DC21A2" w14:paraId="4794AB73" w14:textId="77777777">
      <w:pPr>
        <w:spacing w:line="240" w:lineRule="auto"/>
        <w:rPr>
          <w:rFonts w:ascii="Calibri" w:hAnsi="Calibri" w:eastAsia="Calibri" w:cs="Calibri"/>
          <w:b/>
          <w:sz w:val="24"/>
          <w:szCs w:val="24"/>
        </w:rPr>
      </w:pPr>
    </w:p>
    <w:p w:rsidR="00DC21A2" w:rsidRDefault="00EA2FAE" w14:paraId="2D823285" w14:textId="77777777">
      <w:pPr>
        <w:spacing w:line="240" w:lineRule="auto"/>
        <w:rPr>
          <w:rFonts w:ascii="Calibri" w:hAnsi="Calibri" w:eastAsia="Calibri" w:cs="Calibri"/>
          <w:b/>
          <w:sz w:val="28"/>
          <w:szCs w:val="28"/>
        </w:rPr>
      </w:pPr>
      <w:r>
        <w:rPr>
          <w:rFonts w:ascii="Calibri" w:hAnsi="Calibri" w:eastAsia="Calibri" w:cs="Calibri"/>
          <w:b/>
          <w:sz w:val="28"/>
          <w:szCs w:val="28"/>
        </w:rPr>
        <w:t>5.10.1 Create Booking</w:t>
      </w:r>
    </w:p>
    <w:p w:rsidR="00DC21A2" w:rsidRDefault="00DC21A2" w14:paraId="76D8E6B0" w14:textId="77777777">
      <w:pPr>
        <w:spacing w:line="240" w:lineRule="auto"/>
        <w:ind w:firstLine="360"/>
        <w:rPr>
          <w:rFonts w:ascii="Cambria" w:hAnsi="Cambria" w:eastAsia="Cambria" w:cs="Cambria"/>
          <w:sz w:val="24"/>
          <w:szCs w:val="24"/>
        </w:rPr>
      </w:pPr>
    </w:p>
    <w:tbl>
      <w:tblPr>
        <w:tblStyle w:val="af1"/>
        <w:tblW w:w="97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85"/>
        <w:gridCol w:w="2325"/>
        <w:gridCol w:w="1875"/>
        <w:gridCol w:w="1545"/>
        <w:gridCol w:w="1485"/>
        <w:gridCol w:w="1650"/>
      </w:tblGrid>
      <w:tr w:rsidR="00DC21A2" w:rsidTr="4DF41364" w14:paraId="7B1F3ABA" w14:textId="77777777">
        <w:trPr>
          <w:trHeight w:val="260"/>
        </w:trPr>
        <w:tc>
          <w:tcPr>
            <w:tcW w:w="885" w:type="dxa"/>
          </w:tcPr>
          <w:p w:rsidR="00DC21A2" w:rsidRDefault="0091387A" w14:paraId="7A16EDFD" w14:textId="77777777">
            <w:pPr>
              <w:jc w:val="center"/>
              <w:rPr>
                <w:rFonts w:ascii="Calibri" w:hAnsi="Calibri" w:eastAsia="Calibri" w:cs="Calibri"/>
                <w:b/>
              </w:rPr>
            </w:pPr>
            <w:r>
              <w:rPr>
                <w:rFonts w:ascii="Calibri" w:hAnsi="Calibri" w:eastAsia="Calibri" w:cs="Calibri"/>
                <w:b/>
              </w:rPr>
              <w:t>SL NO</w:t>
            </w:r>
          </w:p>
        </w:tc>
        <w:tc>
          <w:tcPr>
            <w:tcW w:w="2325" w:type="dxa"/>
          </w:tcPr>
          <w:p w:rsidR="00DC21A2" w:rsidRDefault="0091387A" w14:paraId="5CB4ED15" w14:textId="77777777">
            <w:pPr>
              <w:jc w:val="center"/>
              <w:rPr>
                <w:rFonts w:ascii="Calibri" w:hAnsi="Calibri" w:eastAsia="Calibri" w:cs="Calibri"/>
                <w:b/>
              </w:rPr>
            </w:pPr>
            <w:r>
              <w:rPr>
                <w:rFonts w:ascii="Calibri" w:hAnsi="Calibri" w:eastAsia="Calibri" w:cs="Calibri"/>
                <w:b/>
              </w:rPr>
              <w:t>Fields</w:t>
            </w:r>
          </w:p>
        </w:tc>
        <w:tc>
          <w:tcPr>
            <w:tcW w:w="1875" w:type="dxa"/>
          </w:tcPr>
          <w:p w:rsidR="00DC21A2" w:rsidRDefault="0091387A" w14:paraId="23F8274E" w14:textId="77777777">
            <w:pPr>
              <w:jc w:val="center"/>
              <w:rPr>
                <w:rFonts w:ascii="Calibri" w:hAnsi="Calibri" w:eastAsia="Calibri" w:cs="Calibri"/>
                <w:b/>
              </w:rPr>
            </w:pPr>
            <w:r>
              <w:rPr>
                <w:rFonts w:ascii="Calibri" w:hAnsi="Calibri" w:eastAsia="Calibri" w:cs="Calibri"/>
                <w:b/>
              </w:rPr>
              <w:t>Control</w:t>
            </w:r>
          </w:p>
        </w:tc>
        <w:tc>
          <w:tcPr>
            <w:tcW w:w="1545" w:type="dxa"/>
          </w:tcPr>
          <w:p w:rsidR="00DC21A2" w:rsidRDefault="0091387A" w14:paraId="0208ABAA" w14:textId="77777777">
            <w:pPr>
              <w:jc w:val="center"/>
              <w:rPr>
                <w:rFonts w:ascii="Calibri" w:hAnsi="Calibri" w:eastAsia="Calibri" w:cs="Calibri"/>
                <w:b/>
              </w:rPr>
            </w:pPr>
            <w:r>
              <w:rPr>
                <w:rFonts w:ascii="Calibri" w:hAnsi="Calibri" w:eastAsia="Calibri" w:cs="Calibri"/>
                <w:b/>
              </w:rPr>
              <w:t>Mandatory</w:t>
            </w:r>
          </w:p>
        </w:tc>
        <w:tc>
          <w:tcPr>
            <w:tcW w:w="1485" w:type="dxa"/>
          </w:tcPr>
          <w:p w:rsidR="00DC21A2" w:rsidRDefault="0091387A" w14:paraId="21AE4172" w14:textId="77777777">
            <w:pPr>
              <w:jc w:val="center"/>
              <w:rPr>
                <w:rFonts w:ascii="Calibri" w:hAnsi="Calibri" w:eastAsia="Calibri" w:cs="Calibri"/>
                <w:b/>
              </w:rPr>
            </w:pPr>
            <w:r>
              <w:rPr>
                <w:rFonts w:ascii="Calibri" w:hAnsi="Calibri" w:eastAsia="Calibri" w:cs="Calibri"/>
                <w:b/>
              </w:rPr>
              <w:t>Value</w:t>
            </w:r>
          </w:p>
        </w:tc>
        <w:tc>
          <w:tcPr>
            <w:tcW w:w="1650" w:type="dxa"/>
          </w:tcPr>
          <w:p w:rsidR="00DC21A2" w:rsidRDefault="0091387A" w14:paraId="35117E18" w14:textId="77777777">
            <w:pPr>
              <w:jc w:val="center"/>
              <w:rPr>
                <w:rFonts w:ascii="Calibri" w:hAnsi="Calibri" w:eastAsia="Calibri" w:cs="Calibri"/>
                <w:b/>
              </w:rPr>
            </w:pPr>
            <w:r>
              <w:rPr>
                <w:rFonts w:ascii="Calibri" w:hAnsi="Calibri" w:eastAsia="Calibri" w:cs="Calibri"/>
                <w:b/>
              </w:rPr>
              <w:t>Default Value</w:t>
            </w:r>
          </w:p>
        </w:tc>
      </w:tr>
      <w:tr w:rsidR="00DC21A2" w:rsidTr="4DF41364" w14:paraId="1441A32F" w14:textId="77777777">
        <w:trPr>
          <w:trHeight w:val="240"/>
        </w:trPr>
        <w:tc>
          <w:tcPr>
            <w:tcW w:w="885" w:type="dxa"/>
          </w:tcPr>
          <w:p w:rsidR="00DC21A2" w:rsidRDefault="00DC21A2" w14:paraId="781CF3DE" w14:textId="77777777">
            <w:pPr>
              <w:jc w:val="center"/>
              <w:rPr>
                <w:rFonts w:ascii="Calibri" w:hAnsi="Calibri" w:eastAsia="Calibri" w:cs="Calibri"/>
              </w:rPr>
            </w:pPr>
          </w:p>
        </w:tc>
        <w:tc>
          <w:tcPr>
            <w:tcW w:w="2325" w:type="dxa"/>
          </w:tcPr>
          <w:p w:rsidR="00DC21A2" w:rsidRDefault="0091387A" w14:paraId="09C4870F" w14:textId="77777777">
            <w:pPr>
              <w:rPr>
                <w:rFonts w:ascii="Calibri" w:hAnsi="Calibri" w:eastAsia="Calibri" w:cs="Calibri"/>
              </w:rPr>
            </w:pPr>
            <w:r>
              <w:rPr>
                <w:rFonts w:ascii="Calibri" w:hAnsi="Calibri" w:eastAsia="Calibri" w:cs="Calibri"/>
              </w:rPr>
              <w:t>Customer Information</w:t>
            </w:r>
            <w:r w:rsidR="0069167C">
              <w:rPr>
                <w:rFonts w:ascii="Calibri" w:hAnsi="Calibri" w:eastAsia="Calibri" w:cs="Calibri"/>
              </w:rPr>
              <w:t xml:space="preserve"> search with Customer Name / mobile number</w:t>
            </w:r>
          </w:p>
        </w:tc>
        <w:tc>
          <w:tcPr>
            <w:tcW w:w="1875" w:type="dxa"/>
          </w:tcPr>
          <w:p w:rsidR="00DC21A2" w:rsidP="4DF41364" w:rsidRDefault="0069167C" w14:paraId="537E0438" w14:textId="77777777">
            <w:pPr>
              <w:rPr>
                <w:rFonts w:ascii="Calibri" w:hAnsi="Calibri" w:eastAsia="Calibri" w:cs="Calibri"/>
                <w:lang w:val="en-US"/>
              </w:rPr>
            </w:pPr>
            <w:r w:rsidRPr="4DF41364">
              <w:rPr>
                <w:rFonts w:ascii="Calibri" w:hAnsi="Calibri" w:eastAsia="Calibri" w:cs="Calibri"/>
                <w:lang w:val="en-US"/>
              </w:rPr>
              <w:t>Option button</w:t>
            </w:r>
          </w:p>
        </w:tc>
        <w:tc>
          <w:tcPr>
            <w:tcW w:w="1545" w:type="dxa"/>
          </w:tcPr>
          <w:p w:rsidR="00DC21A2" w:rsidRDefault="0022544E" w14:paraId="2474B3E8" w14:textId="77777777">
            <w:pPr>
              <w:rPr>
                <w:rFonts w:ascii="Calibri" w:hAnsi="Calibri" w:eastAsia="Calibri" w:cs="Calibri"/>
              </w:rPr>
            </w:pPr>
            <w:r>
              <w:rPr>
                <w:rFonts w:ascii="Calibri" w:hAnsi="Calibri" w:eastAsia="Calibri" w:cs="Calibri"/>
              </w:rPr>
              <w:t>Required</w:t>
            </w:r>
          </w:p>
        </w:tc>
        <w:tc>
          <w:tcPr>
            <w:tcW w:w="1485" w:type="dxa"/>
          </w:tcPr>
          <w:p w:rsidR="00DC21A2" w:rsidRDefault="00DC21A2" w14:paraId="2C26A3C6" w14:textId="77777777">
            <w:pPr>
              <w:rPr>
                <w:rFonts w:ascii="Calibri" w:hAnsi="Calibri" w:eastAsia="Calibri" w:cs="Calibri"/>
              </w:rPr>
            </w:pPr>
          </w:p>
        </w:tc>
        <w:tc>
          <w:tcPr>
            <w:tcW w:w="1650" w:type="dxa"/>
          </w:tcPr>
          <w:p w:rsidR="00DC21A2" w:rsidRDefault="00DC21A2" w14:paraId="6165AA42" w14:textId="77777777">
            <w:pPr>
              <w:rPr>
                <w:rFonts w:ascii="Calibri" w:hAnsi="Calibri" w:eastAsia="Calibri" w:cs="Calibri"/>
              </w:rPr>
            </w:pPr>
          </w:p>
        </w:tc>
      </w:tr>
      <w:tr w:rsidR="0091390F" w:rsidTr="4DF41364" w14:paraId="3FE99C8F" w14:textId="77777777">
        <w:trPr>
          <w:trHeight w:val="240"/>
        </w:trPr>
        <w:tc>
          <w:tcPr>
            <w:tcW w:w="885" w:type="dxa"/>
          </w:tcPr>
          <w:p w:rsidR="0091390F" w:rsidRDefault="0091390F" w14:paraId="351E098F" w14:textId="77777777">
            <w:pPr>
              <w:jc w:val="center"/>
              <w:rPr>
                <w:rFonts w:ascii="Calibri" w:hAnsi="Calibri" w:eastAsia="Calibri" w:cs="Calibri"/>
              </w:rPr>
            </w:pPr>
            <w:r>
              <w:rPr>
                <w:rFonts w:ascii="Calibri" w:hAnsi="Calibri" w:eastAsia="Calibri" w:cs="Calibri"/>
              </w:rPr>
              <w:t>1</w:t>
            </w:r>
          </w:p>
        </w:tc>
        <w:tc>
          <w:tcPr>
            <w:tcW w:w="2325" w:type="dxa"/>
          </w:tcPr>
          <w:p w:rsidR="0091390F" w:rsidRDefault="0091390F" w14:paraId="5C61715D" w14:textId="77777777">
            <w:pPr>
              <w:rPr>
                <w:rFonts w:ascii="Calibri" w:hAnsi="Calibri" w:eastAsia="Calibri" w:cs="Calibri"/>
              </w:rPr>
            </w:pPr>
            <w:r>
              <w:rPr>
                <w:rFonts w:ascii="Calibri" w:hAnsi="Calibri" w:eastAsia="Calibri" w:cs="Calibri"/>
              </w:rPr>
              <w:t xml:space="preserve">Customer </w:t>
            </w:r>
          </w:p>
        </w:tc>
        <w:tc>
          <w:tcPr>
            <w:tcW w:w="1875" w:type="dxa"/>
          </w:tcPr>
          <w:p w:rsidR="0091390F" w:rsidRDefault="0091390F" w14:paraId="2146E264" w14:textId="77777777">
            <w:pPr>
              <w:rPr>
                <w:rFonts w:ascii="Calibri" w:hAnsi="Calibri" w:eastAsia="Calibri" w:cs="Calibri"/>
              </w:rPr>
            </w:pPr>
            <w:r>
              <w:rPr>
                <w:rFonts w:ascii="Calibri" w:hAnsi="Calibri" w:eastAsia="Calibri" w:cs="Calibri"/>
              </w:rPr>
              <w:t>Search Text box</w:t>
            </w:r>
          </w:p>
        </w:tc>
        <w:tc>
          <w:tcPr>
            <w:tcW w:w="1545" w:type="dxa"/>
          </w:tcPr>
          <w:p w:rsidR="0091390F" w:rsidRDefault="0091390F" w14:paraId="3767D57E" w14:textId="77777777">
            <w:pPr>
              <w:rPr>
                <w:rFonts w:ascii="Calibri" w:hAnsi="Calibri" w:eastAsia="Calibri" w:cs="Calibri"/>
              </w:rPr>
            </w:pPr>
            <w:r>
              <w:rPr>
                <w:rFonts w:ascii="Calibri" w:hAnsi="Calibri" w:eastAsia="Calibri" w:cs="Calibri"/>
              </w:rPr>
              <w:t>Required</w:t>
            </w:r>
          </w:p>
        </w:tc>
        <w:tc>
          <w:tcPr>
            <w:tcW w:w="3135" w:type="dxa"/>
            <w:gridSpan w:val="2"/>
          </w:tcPr>
          <w:p w:rsidR="0091390F" w:rsidRDefault="0091390F" w14:paraId="25762156" w14:textId="77777777">
            <w:pPr>
              <w:rPr>
                <w:rFonts w:ascii="Calibri" w:hAnsi="Calibri" w:eastAsia="Calibri" w:cs="Calibri"/>
              </w:rPr>
            </w:pPr>
            <w:r>
              <w:rPr>
                <w:rFonts w:ascii="Calibri" w:hAnsi="Calibri" w:eastAsia="Calibri" w:cs="Calibri"/>
              </w:rPr>
              <w:t xml:space="preserve">If not </w:t>
            </w:r>
            <w:r w:rsidR="0088779B">
              <w:rPr>
                <w:rFonts w:ascii="Calibri" w:hAnsi="Calibri" w:eastAsia="Calibri" w:cs="Calibri"/>
              </w:rPr>
              <w:t>o</w:t>
            </w:r>
            <w:r>
              <w:rPr>
                <w:rFonts w:ascii="Calibri" w:hAnsi="Calibri" w:eastAsia="Calibri" w:cs="Calibri"/>
              </w:rPr>
              <w:t xml:space="preserve">n the list, create </w:t>
            </w:r>
            <w:r w:rsidR="0088779B">
              <w:rPr>
                <w:rFonts w:ascii="Calibri" w:hAnsi="Calibri" w:eastAsia="Calibri" w:cs="Calibri"/>
              </w:rPr>
              <w:t xml:space="preserve">a </w:t>
            </w:r>
            <w:r>
              <w:rPr>
                <w:rFonts w:ascii="Calibri" w:hAnsi="Calibri" w:eastAsia="Calibri" w:cs="Calibri"/>
              </w:rPr>
              <w:t>new customer by click</w:t>
            </w:r>
            <w:r w:rsidR="0088779B">
              <w:rPr>
                <w:rFonts w:ascii="Calibri" w:hAnsi="Calibri" w:eastAsia="Calibri" w:cs="Calibri"/>
              </w:rPr>
              <w:t>ing</w:t>
            </w:r>
            <w:r>
              <w:rPr>
                <w:rFonts w:ascii="Calibri" w:hAnsi="Calibri" w:eastAsia="Calibri" w:cs="Calibri"/>
              </w:rPr>
              <w:t xml:space="preserve"> </w:t>
            </w:r>
            <w:r w:rsidR="0088779B">
              <w:rPr>
                <w:rFonts w:ascii="Calibri" w:hAnsi="Calibri" w:eastAsia="Calibri" w:cs="Calibri"/>
              </w:rPr>
              <w:t>A</w:t>
            </w:r>
            <w:r>
              <w:rPr>
                <w:rFonts w:ascii="Calibri" w:hAnsi="Calibri" w:eastAsia="Calibri" w:cs="Calibri"/>
              </w:rPr>
              <w:t>dd new</w:t>
            </w:r>
            <w:r w:rsidR="0088779B">
              <w:rPr>
                <w:rFonts w:ascii="Calibri" w:hAnsi="Calibri" w:eastAsia="Calibri" w:cs="Calibri"/>
              </w:rPr>
              <w:t>.</w:t>
            </w:r>
          </w:p>
        </w:tc>
      </w:tr>
      <w:tr w:rsidR="00DC21A2" w:rsidTr="4DF41364" w14:paraId="0DE375C8" w14:textId="77777777">
        <w:trPr>
          <w:trHeight w:val="232"/>
        </w:trPr>
        <w:tc>
          <w:tcPr>
            <w:tcW w:w="885" w:type="dxa"/>
          </w:tcPr>
          <w:p w:rsidR="00DC21A2" w:rsidRDefault="0091387A" w14:paraId="0027FC42" w14:textId="77777777">
            <w:pPr>
              <w:jc w:val="center"/>
              <w:rPr>
                <w:rFonts w:ascii="Calibri" w:hAnsi="Calibri" w:eastAsia="Calibri" w:cs="Calibri"/>
              </w:rPr>
            </w:pPr>
            <w:r>
              <w:rPr>
                <w:rFonts w:ascii="Calibri" w:hAnsi="Calibri" w:eastAsia="Calibri" w:cs="Calibri"/>
              </w:rPr>
              <w:t>4</w:t>
            </w:r>
          </w:p>
        </w:tc>
        <w:tc>
          <w:tcPr>
            <w:tcW w:w="2325" w:type="dxa"/>
          </w:tcPr>
          <w:p w:rsidR="00DC21A2" w:rsidRDefault="0091387A" w14:paraId="19052F72" w14:textId="77777777">
            <w:pPr>
              <w:rPr>
                <w:rFonts w:ascii="Calibri" w:hAnsi="Calibri" w:eastAsia="Calibri" w:cs="Calibri"/>
              </w:rPr>
            </w:pPr>
            <w:r>
              <w:rPr>
                <w:rFonts w:ascii="Calibri" w:hAnsi="Calibri" w:eastAsia="Calibri" w:cs="Calibri"/>
              </w:rPr>
              <w:t>Third-Party Reference Number</w:t>
            </w:r>
          </w:p>
        </w:tc>
        <w:tc>
          <w:tcPr>
            <w:tcW w:w="1875" w:type="dxa"/>
          </w:tcPr>
          <w:p w:rsidR="00DC21A2" w:rsidRDefault="0091387A" w14:paraId="76F9D61E" w14:textId="77777777">
            <w:pPr>
              <w:rPr>
                <w:rFonts w:ascii="Calibri" w:hAnsi="Calibri" w:eastAsia="Calibri" w:cs="Calibri"/>
              </w:rPr>
            </w:pPr>
            <w:r>
              <w:rPr>
                <w:rFonts w:ascii="Calibri" w:hAnsi="Calibri" w:eastAsia="Calibri" w:cs="Calibri"/>
              </w:rPr>
              <w:t>Text box</w:t>
            </w:r>
          </w:p>
        </w:tc>
        <w:tc>
          <w:tcPr>
            <w:tcW w:w="1545" w:type="dxa"/>
          </w:tcPr>
          <w:p w:rsidR="00DC21A2" w:rsidRDefault="0091387A" w14:paraId="699843D3" w14:textId="77777777">
            <w:pPr>
              <w:rPr>
                <w:rFonts w:ascii="Calibri" w:hAnsi="Calibri" w:eastAsia="Calibri" w:cs="Calibri"/>
              </w:rPr>
            </w:pPr>
            <w:r>
              <w:rPr>
                <w:rFonts w:ascii="Calibri" w:hAnsi="Calibri" w:eastAsia="Calibri" w:cs="Calibri"/>
              </w:rPr>
              <w:t>Not Mandatory</w:t>
            </w:r>
          </w:p>
        </w:tc>
        <w:tc>
          <w:tcPr>
            <w:tcW w:w="1485" w:type="dxa"/>
          </w:tcPr>
          <w:p w:rsidR="00DC21A2" w:rsidRDefault="00DC21A2" w14:paraId="116EDC88" w14:textId="77777777">
            <w:pPr>
              <w:rPr>
                <w:rFonts w:ascii="Calibri" w:hAnsi="Calibri" w:eastAsia="Calibri" w:cs="Calibri"/>
              </w:rPr>
            </w:pPr>
          </w:p>
        </w:tc>
        <w:tc>
          <w:tcPr>
            <w:tcW w:w="1650" w:type="dxa"/>
          </w:tcPr>
          <w:p w:rsidR="00DC21A2" w:rsidRDefault="00DC21A2" w14:paraId="650F0FF1" w14:textId="77777777">
            <w:pPr>
              <w:rPr>
                <w:rFonts w:ascii="Calibri" w:hAnsi="Calibri" w:eastAsia="Calibri" w:cs="Calibri"/>
                <w:color w:val="FF0000"/>
              </w:rPr>
            </w:pPr>
          </w:p>
        </w:tc>
      </w:tr>
      <w:tr w:rsidR="00DC21A2" w:rsidTr="4DF41364" w14:paraId="72BB6FFE" w14:textId="77777777">
        <w:trPr>
          <w:trHeight w:val="232"/>
        </w:trPr>
        <w:tc>
          <w:tcPr>
            <w:tcW w:w="885" w:type="dxa"/>
          </w:tcPr>
          <w:p w:rsidR="00DC21A2" w:rsidRDefault="00DC21A2" w14:paraId="6A2A3C57" w14:textId="77777777">
            <w:pPr>
              <w:jc w:val="center"/>
              <w:rPr>
                <w:rFonts w:ascii="Calibri" w:hAnsi="Calibri" w:eastAsia="Calibri" w:cs="Calibri"/>
              </w:rPr>
            </w:pPr>
          </w:p>
        </w:tc>
        <w:tc>
          <w:tcPr>
            <w:tcW w:w="2325" w:type="dxa"/>
          </w:tcPr>
          <w:p w:rsidR="00DC21A2" w:rsidRDefault="0091387A" w14:paraId="7159C8C4" w14:textId="77777777">
            <w:pPr>
              <w:rPr>
                <w:rFonts w:ascii="Calibri" w:hAnsi="Calibri" w:eastAsia="Calibri" w:cs="Calibri"/>
              </w:rPr>
            </w:pPr>
            <w:r>
              <w:rPr>
                <w:rFonts w:ascii="Calibri" w:hAnsi="Calibri" w:eastAsia="Calibri" w:cs="Calibri"/>
              </w:rPr>
              <w:t>Trip Details</w:t>
            </w:r>
          </w:p>
        </w:tc>
        <w:tc>
          <w:tcPr>
            <w:tcW w:w="1875" w:type="dxa"/>
          </w:tcPr>
          <w:p w:rsidR="00DC21A2" w:rsidRDefault="00DC21A2" w14:paraId="1C780E60" w14:textId="77777777">
            <w:pPr>
              <w:rPr>
                <w:rFonts w:ascii="Calibri" w:hAnsi="Calibri" w:eastAsia="Calibri" w:cs="Calibri"/>
              </w:rPr>
            </w:pPr>
          </w:p>
        </w:tc>
        <w:tc>
          <w:tcPr>
            <w:tcW w:w="1545" w:type="dxa"/>
          </w:tcPr>
          <w:p w:rsidR="00DC21A2" w:rsidRDefault="00DC21A2" w14:paraId="44CC466D" w14:textId="77777777">
            <w:pPr>
              <w:rPr>
                <w:rFonts w:ascii="Calibri" w:hAnsi="Calibri" w:eastAsia="Calibri" w:cs="Calibri"/>
              </w:rPr>
            </w:pPr>
          </w:p>
        </w:tc>
        <w:tc>
          <w:tcPr>
            <w:tcW w:w="1485" w:type="dxa"/>
          </w:tcPr>
          <w:p w:rsidR="00DC21A2" w:rsidRDefault="00DC21A2" w14:paraId="6BB69D5C" w14:textId="77777777">
            <w:pPr>
              <w:rPr>
                <w:rFonts w:ascii="Calibri" w:hAnsi="Calibri" w:eastAsia="Calibri" w:cs="Calibri"/>
              </w:rPr>
            </w:pPr>
          </w:p>
        </w:tc>
        <w:tc>
          <w:tcPr>
            <w:tcW w:w="1650" w:type="dxa"/>
          </w:tcPr>
          <w:p w:rsidR="00DC21A2" w:rsidRDefault="00DC21A2" w14:paraId="57BFC37D" w14:textId="77777777">
            <w:pPr>
              <w:rPr>
                <w:rFonts w:ascii="Calibri" w:hAnsi="Calibri" w:eastAsia="Calibri" w:cs="Calibri"/>
                <w:color w:val="FF0000"/>
              </w:rPr>
            </w:pPr>
          </w:p>
        </w:tc>
      </w:tr>
      <w:tr w:rsidR="00DC21A2" w:rsidTr="4DF41364" w14:paraId="5DA4BAB7" w14:textId="77777777">
        <w:trPr>
          <w:trHeight w:val="232"/>
        </w:trPr>
        <w:tc>
          <w:tcPr>
            <w:tcW w:w="885" w:type="dxa"/>
          </w:tcPr>
          <w:p w:rsidR="00DC21A2" w:rsidRDefault="0091387A" w14:paraId="1BC45E75" w14:textId="77777777">
            <w:pPr>
              <w:jc w:val="center"/>
              <w:rPr>
                <w:rFonts w:ascii="Calibri" w:hAnsi="Calibri" w:eastAsia="Calibri" w:cs="Calibri"/>
              </w:rPr>
            </w:pPr>
            <w:r>
              <w:rPr>
                <w:rFonts w:ascii="Calibri" w:hAnsi="Calibri" w:eastAsia="Calibri" w:cs="Calibri"/>
              </w:rPr>
              <w:t>6</w:t>
            </w:r>
          </w:p>
        </w:tc>
        <w:tc>
          <w:tcPr>
            <w:tcW w:w="2325" w:type="dxa"/>
          </w:tcPr>
          <w:p w:rsidR="00DC21A2" w:rsidRDefault="0091387A" w14:paraId="576879A8" w14:textId="77777777">
            <w:pPr>
              <w:rPr>
                <w:rFonts w:ascii="Calibri" w:hAnsi="Calibri" w:eastAsia="Calibri" w:cs="Calibri"/>
              </w:rPr>
            </w:pPr>
            <w:r>
              <w:rPr>
                <w:rFonts w:ascii="Calibri" w:hAnsi="Calibri" w:eastAsia="Calibri" w:cs="Calibri"/>
              </w:rPr>
              <w:t>Trip Type</w:t>
            </w:r>
          </w:p>
        </w:tc>
        <w:tc>
          <w:tcPr>
            <w:tcW w:w="1875" w:type="dxa"/>
          </w:tcPr>
          <w:p w:rsidR="00DC21A2" w:rsidRDefault="0091387A" w14:paraId="5E1002FD" w14:textId="77777777">
            <w:pPr>
              <w:rPr>
                <w:rFonts w:ascii="Calibri" w:hAnsi="Calibri" w:eastAsia="Calibri" w:cs="Calibri"/>
              </w:rPr>
            </w:pPr>
            <w:r>
              <w:rPr>
                <w:rFonts w:ascii="Calibri" w:hAnsi="Calibri" w:eastAsia="Calibri" w:cs="Calibri"/>
              </w:rPr>
              <w:t>Dropdown</w:t>
            </w:r>
          </w:p>
        </w:tc>
        <w:tc>
          <w:tcPr>
            <w:tcW w:w="1545" w:type="dxa"/>
          </w:tcPr>
          <w:p w:rsidR="00DC21A2" w:rsidRDefault="0091387A" w14:paraId="274F7F66" w14:textId="77777777">
            <w:pPr>
              <w:rPr>
                <w:rFonts w:ascii="Calibri" w:hAnsi="Calibri" w:eastAsia="Calibri" w:cs="Calibri"/>
              </w:rPr>
            </w:pPr>
            <w:r>
              <w:rPr>
                <w:rFonts w:ascii="Calibri" w:hAnsi="Calibri" w:eastAsia="Calibri" w:cs="Calibri"/>
              </w:rPr>
              <w:t>Required</w:t>
            </w:r>
          </w:p>
        </w:tc>
        <w:tc>
          <w:tcPr>
            <w:tcW w:w="1485" w:type="dxa"/>
          </w:tcPr>
          <w:p w:rsidR="00DC21A2" w:rsidRDefault="0091387A" w14:paraId="2FD73D94" w14:textId="77777777">
            <w:pPr>
              <w:rPr>
                <w:rFonts w:ascii="Calibri" w:hAnsi="Calibri" w:eastAsia="Calibri" w:cs="Calibri"/>
              </w:rPr>
            </w:pPr>
            <w:r>
              <w:rPr>
                <w:rFonts w:ascii="Calibri" w:hAnsi="Calibri" w:eastAsia="Calibri" w:cs="Calibri"/>
              </w:rPr>
              <w:t xml:space="preserve">Local, </w:t>
            </w:r>
            <w:r w:rsidR="00EE0D99">
              <w:rPr>
                <w:rFonts w:ascii="Calibri" w:hAnsi="Calibri" w:eastAsia="Calibri" w:cs="Calibri"/>
              </w:rPr>
              <w:t>One-way</w:t>
            </w:r>
            <w:r>
              <w:rPr>
                <w:rFonts w:ascii="Calibri" w:hAnsi="Calibri" w:eastAsia="Calibri" w:cs="Calibri"/>
              </w:rPr>
              <w:t>, Roundtrip, Airport</w:t>
            </w:r>
            <w:r w:rsidR="00EE0D99">
              <w:rPr>
                <w:rFonts w:ascii="Calibri" w:hAnsi="Calibri" w:eastAsia="Calibri" w:cs="Calibri"/>
              </w:rPr>
              <w:t xml:space="preserve"> transfer</w:t>
            </w:r>
            <w:r w:rsidR="001838FB">
              <w:rPr>
                <w:rFonts w:ascii="Calibri" w:hAnsi="Calibri" w:eastAsia="Calibri" w:cs="Calibri"/>
              </w:rPr>
              <w:t>,</w:t>
            </w:r>
          </w:p>
          <w:p w:rsidR="001838FB" w:rsidRDefault="00EE0D99" w14:paraId="6F622237" w14:textId="77777777">
            <w:pPr>
              <w:rPr>
                <w:rFonts w:ascii="Calibri" w:hAnsi="Calibri" w:eastAsia="Calibri" w:cs="Calibri"/>
              </w:rPr>
            </w:pPr>
            <w:r>
              <w:rPr>
                <w:rFonts w:ascii="Calibri" w:hAnsi="Calibri" w:eastAsia="Calibri" w:cs="Calibri"/>
              </w:rPr>
              <w:t>Multiple</w:t>
            </w:r>
            <w:r w:rsidR="001838FB">
              <w:rPr>
                <w:rFonts w:ascii="Calibri" w:hAnsi="Calibri" w:eastAsia="Calibri" w:cs="Calibri"/>
              </w:rPr>
              <w:t xml:space="preserve"> one</w:t>
            </w:r>
            <w:r>
              <w:rPr>
                <w:rFonts w:ascii="Calibri" w:hAnsi="Calibri" w:eastAsia="Calibri" w:cs="Calibri"/>
              </w:rPr>
              <w:t>-</w:t>
            </w:r>
            <w:r w:rsidR="001838FB">
              <w:rPr>
                <w:rFonts w:ascii="Calibri" w:hAnsi="Calibri" w:eastAsia="Calibri" w:cs="Calibri"/>
              </w:rPr>
              <w:t xml:space="preserve"> way</w:t>
            </w:r>
          </w:p>
        </w:tc>
        <w:tc>
          <w:tcPr>
            <w:tcW w:w="1650" w:type="dxa"/>
          </w:tcPr>
          <w:p w:rsidR="00DC21A2" w:rsidRDefault="00DC21A2" w14:paraId="22C794D0" w14:textId="77777777">
            <w:pPr>
              <w:rPr>
                <w:rFonts w:ascii="Calibri" w:hAnsi="Calibri" w:eastAsia="Calibri" w:cs="Calibri"/>
                <w:color w:val="FF0000"/>
              </w:rPr>
            </w:pPr>
          </w:p>
        </w:tc>
      </w:tr>
      <w:tr w:rsidR="00DC21A2" w:rsidTr="4DF41364" w14:paraId="1D1B16EE" w14:textId="77777777">
        <w:trPr>
          <w:trHeight w:val="232"/>
        </w:trPr>
        <w:tc>
          <w:tcPr>
            <w:tcW w:w="885" w:type="dxa"/>
          </w:tcPr>
          <w:p w:rsidR="00DC21A2" w:rsidRDefault="0091387A" w14:paraId="139BDF71" w14:textId="77777777">
            <w:pPr>
              <w:jc w:val="center"/>
              <w:rPr>
                <w:rFonts w:ascii="Calibri" w:hAnsi="Calibri" w:eastAsia="Calibri" w:cs="Calibri"/>
              </w:rPr>
            </w:pPr>
            <w:r>
              <w:rPr>
                <w:rFonts w:ascii="Calibri" w:hAnsi="Calibri" w:eastAsia="Calibri" w:cs="Calibri"/>
              </w:rPr>
              <w:t>7</w:t>
            </w:r>
          </w:p>
        </w:tc>
        <w:tc>
          <w:tcPr>
            <w:tcW w:w="2325" w:type="dxa"/>
          </w:tcPr>
          <w:p w:rsidR="00DC21A2" w:rsidRDefault="0091387A" w14:paraId="5DD7A72C" w14:textId="77777777">
            <w:pPr>
              <w:rPr>
                <w:rFonts w:ascii="Calibri" w:hAnsi="Calibri" w:eastAsia="Calibri" w:cs="Calibri"/>
              </w:rPr>
            </w:pPr>
            <w:r>
              <w:rPr>
                <w:rFonts w:ascii="Calibri" w:hAnsi="Calibri" w:eastAsia="Calibri" w:cs="Calibri"/>
              </w:rPr>
              <w:t>From City</w:t>
            </w:r>
          </w:p>
        </w:tc>
        <w:tc>
          <w:tcPr>
            <w:tcW w:w="1875" w:type="dxa"/>
          </w:tcPr>
          <w:p w:rsidR="00DC21A2" w:rsidRDefault="0091387A" w14:paraId="35353ADF" w14:textId="77777777">
            <w:pPr>
              <w:rPr>
                <w:rFonts w:ascii="Calibri" w:hAnsi="Calibri" w:eastAsia="Calibri" w:cs="Calibri"/>
              </w:rPr>
            </w:pPr>
            <w:r>
              <w:rPr>
                <w:rFonts w:ascii="Calibri" w:hAnsi="Calibri" w:eastAsia="Calibri" w:cs="Calibri"/>
              </w:rPr>
              <w:t>Text box</w:t>
            </w:r>
          </w:p>
        </w:tc>
        <w:tc>
          <w:tcPr>
            <w:tcW w:w="1545" w:type="dxa"/>
          </w:tcPr>
          <w:p w:rsidR="00DC21A2" w:rsidRDefault="0091387A" w14:paraId="56204877" w14:textId="77777777">
            <w:pPr>
              <w:rPr>
                <w:rFonts w:ascii="Calibri" w:hAnsi="Calibri" w:eastAsia="Calibri" w:cs="Calibri"/>
              </w:rPr>
            </w:pPr>
            <w:r>
              <w:rPr>
                <w:rFonts w:ascii="Calibri" w:hAnsi="Calibri" w:eastAsia="Calibri" w:cs="Calibri"/>
              </w:rPr>
              <w:t>Required</w:t>
            </w:r>
          </w:p>
        </w:tc>
        <w:tc>
          <w:tcPr>
            <w:tcW w:w="1485" w:type="dxa"/>
          </w:tcPr>
          <w:p w:rsidR="00DC21A2" w:rsidRDefault="00DC21A2" w14:paraId="2F88D3B3" w14:textId="77777777">
            <w:pPr>
              <w:rPr>
                <w:rFonts w:ascii="Calibri" w:hAnsi="Calibri" w:eastAsia="Calibri" w:cs="Calibri"/>
              </w:rPr>
            </w:pPr>
          </w:p>
        </w:tc>
        <w:tc>
          <w:tcPr>
            <w:tcW w:w="1650" w:type="dxa"/>
          </w:tcPr>
          <w:p w:rsidR="00DC21A2" w:rsidRDefault="00DC21A2" w14:paraId="2F2E4508" w14:textId="77777777">
            <w:pPr>
              <w:rPr>
                <w:rFonts w:ascii="Calibri" w:hAnsi="Calibri" w:eastAsia="Calibri" w:cs="Calibri"/>
                <w:color w:val="FF0000"/>
              </w:rPr>
            </w:pPr>
          </w:p>
        </w:tc>
      </w:tr>
      <w:tr w:rsidR="00DC21A2" w:rsidTr="4DF41364" w14:paraId="66916746" w14:textId="77777777">
        <w:trPr>
          <w:trHeight w:val="232"/>
        </w:trPr>
        <w:tc>
          <w:tcPr>
            <w:tcW w:w="885" w:type="dxa"/>
          </w:tcPr>
          <w:p w:rsidR="00DC21A2" w:rsidRDefault="0091387A" w14:paraId="334B65D4" w14:textId="77777777">
            <w:pPr>
              <w:jc w:val="center"/>
              <w:rPr>
                <w:rFonts w:ascii="Calibri" w:hAnsi="Calibri" w:eastAsia="Calibri" w:cs="Calibri"/>
              </w:rPr>
            </w:pPr>
            <w:r>
              <w:rPr>
                <w:rFonts w:ascii="Calibri" w:hAnsi="Calibri" w:eastAsia="Calibri" w:cs="Calibri"/>
              </w:rPr>
              <w:t>8</w:t>
            </w:r>
          </w:p>
        </w:tc>
        <w:tc>
          <w:tcPr>
            <w:tcW w:w="2325" w:type="dxa"/>
          </w:tcPr>
          <w:p w:rsidR="00DC21A2" w:rsidRDefault="0091387A" w14:paraId="6E8E46C9" w14:textId="77777777">
            <w:pPr>
              <w:rPr>
                <w:rFonts w:ascii="Calibri" w:hAnsi="Calibri" w:eastAsia="Calibri" w:cs="Calibri"/>
              </w:rPr>
            </w:pPr>
            <w:r>
              <w:rPr>
                <w:rFonts w:ascii="Calibri" w:hAnsi="Calibri" w:eastAsia="Calibri" w:cs="Calibri"/>
              </w:rPr>
              <w:t>To City</w:t>
            </w:r>
          </w:p>
        </w:tc>
        <w:tc>
          <w:tcPr>
            <w:tcW w:w="1875" w:type="dxa"/>
          </w:tcPr>
          <w:p w:rsidR="00DC21A2" w:rsidRDefault="0091387A" w14:paraId="633E85E1" w14:textId="77777777">
            <w:pPr>
              <w:rPr>
                <w:rFonts w:ascii="Calibri" w:hAnsi="Calibri" w:eastAsia="Calibri" w:cs="Calibri"/>
              </w:rPr>
            </w:pPr>
            <w:r>
              <w:rPr>
                <w:rFonts w:ascii="Calibri" w:hAnsi="Calibri" w:eastAsia="Calibri" w:cs="Calibri"/>
              </w:rPr>
              <w:t>Text box</w:t>
            </w:r>
          </w:p>
        </w:tc>
        <w:tc>
          <w:tcPr>
            <w:tcW w:w="1545" w:type="dxa"/>
          </w:tcPr>
          <w:p w:rsidR="00DC21A2" w:rsidRDefault="0091387A" w14:paraId="70A2E220" w14:textId="77777777">
            <w:pPr>
              <w:rPr>
                <w:rFonts w:ascii="Calibri" w:hAnsi="Calibri" w:eastAsia="Calibri" w:cs="Calibri"/>
              </w:rPr>
            </w:pPr>
            <w:r>
              <w:rPr>
                <w:rFonts w:ascii="Calibri" w:hAnsi="Calibri" w:eastAsia="Calibri" w:cs="Calibri"/>
              </w:rPr>
              <w:t>Required</w:t>
            </w:r>
          </w:p>
        </w:tc>
        <w:tc>
          <w:tcPr>
            <w:tcW w:w="1485" w:type="dxa"/>
          </w:tcPr>
          <w:p w:rsidR="00DC21A2" w:rsidRDefault="00DC21A2" w14:paraId="33C9DA37" w14:textId="77777777">
            <w:pPr>
              <w:rPr>
                <w:rFonts w:ascii="Calibri" w:hAnsi="Calibri" w:eastAsia="Calibri" w:cs="Calibri"/>
              </w:rPr>
            </w:pPr>
          </w:p>
        </w:tc>
        <w:tc>
          <w:tcPr>
            <w:tcW w:w="1650" w:type="dxa"/>
          </w:tcPr>
          <w:p w:rsidR="00DC21A2" w:rsidRDefault="00DC21A2" w14:paraId="61C53BBB" w14:textId="77777777">
            <w:pPr>
              <w:rPr>
                <w:rFonts w:ascii="Calibri" w:hAnsi="Calibri" w:eastAsia="Calibri" w:cs="Calibri"/>
                <w:color w:val="FF0000"/>
              </w:rPr>
            </w:pPr>
          </w:p>
        </w:tc>
      </w:tr>
      <w:tr w:rsidR="00DC21A2" w:rsidTr="4DF41364" w14:paraId="15309F81" w14:textId="77777777">
        <w:trPr>
          <w:trHeight w:val="232"/>
        </w:trPr>
        <w:tc>
          <w:tcPr>
            <w:tcW w:w="885" w:type="dxa"/>
          </w:tcPr>
          <w:p w:rsidR="00DC21A2" w:rsidRDefault="0091387A" w14:paraId="7333C94F" w14:textId="77777777">
            <w:pPr>
              <w:jc w:val="center"/>
              <w:rPr>
                <w:rFonts w:ascii="Calibri" w:hAnsi="Calibri" w:eastAsia="Calibri" w:cs="Calibri"/>
              </w:rPr>
            </w:pPr>
            <w:r>
              <w:rPr>
                <w:rFonts w:ascii="Calibri" w:hAnsi="Calibri" w:eastAsia="Calibri" w:cs="Calibri"/>
              </w:rPr>
              <w:t>9</w:t>
            </w:r>
          </w:p>
        </w:tc>
        <w:tc>
          <w:tcPr>
            <w:tcW w:w="2325" w:type="dxa"/>
          </w:tcPr>
          <w:p w:rsidR="00DC21A2" w:rsidRDefault="0091387A" w14:paraId="24BED695" w14:textId="77777777">
            <w:pPr>
              <w:rPr>
                <w:rFonts w:ascii="Calibri" w:hAnsi="Calibri" w:eastAsia="Calibri" w:cs="Calibri"/>
              </w:rPr>
            </w:pPr>
            <w:r>
              <w:rPr>
                <w:rFonts w:ascii="Calibri" w:hAnsi="Calibri" w:eastAsia="Calibri" w:cs="Calibri"/>
              </w:rPr>
              <w:t>Pickup Date/Time</w:t>
            </w:r>
          </w:p>
        </w:tc>
        <w:tc>
          <w:tcPr>
            <w:tcW w:w="1875" w:type="dxa"/>
          </w:tcPr>
          <w:p w:rsidR="00DC21A2" w:rsidRDefault="0091387A" w14:paraId="483AE7C6" w14:textId="77777777">
            <w:pPr>
              <w:rPr>
                <w:rFonts w:ascii="Calibri" w:hAnsi="Calibri" w:eastAsia="Calibri" w:cs="Calibri"/>
              </w:rPr>
            </w:pPr>
            <w:r>
              <w:rPr>
                <w:rFonts w:ascii="Calibri" w:hAnsi="Calibri" w:eastAsia="Calibri" w:cs="Calibri"/>
              </w:rPr>
              <w:t>Date Format</w:t>
            </w:r>
          </w:p>
        </w:tc>
        <w:tc>
          <w:tcPr>
            <w:tcW w:w="1545" w:type="dxa"/>
          </w:tcPr>
          <w:p w:rsidR="00DC21A2" w:rsidRDefault="0091387A" w14:paraId="16DA6203" w14:textId="77777777">
            <w:pPr>
              <w:rPr>
                <w:rFonts w:ascii="Calibri" w:hAnsi="Calibri" w:eastAsia="Calibri" w:cs="Calibri"/>
              </w:rPr>
            </w:pPr>
            <w:r>
              <w:rPr>
                <w:rFonts w:ascii="Calibri" w:hAnsi="Calibri" w:eastAsia="Calibri" w:cs="Calibri"/>
              </w:rPr>
              <w:t>Required</w:t>
            </w:r>
          </w:p>
        </w:tc>
        <w:tc>
          <w:tcPr>
            <w:tcW w:w="1485" w:type="dxa"/>
          </w:tcPr>
          <w:p w:rsidR="00DC21A2" w:rsidRDefault="00DC21A2" w14:paraId="52EEC0B7" w14:textId="77777777">
            <w:pPr>
              <w:rPr>
                <w:rFonts w:ascii="Calibri" w:hAnsi="Calibri" w:eastAsia="Calibri" w:cs="Calibri"/>
              </w:rPr>
            </w:pPr>
          </w:p>
        </w:tc>
        <w:tc>
          <w:tcPr>
            <w:tcW w:w="1650" w:type="dxa"/>
          </w:tcPr>
          <w:p w:rsidR="00DC21A2" w:rsidRDefault="00DC21A2" w14:paraId="2C640C17" w14:textId="77777777">
            <w:pPr>
              <w:rPr>
                <w:rFonts w:ascii="Calibri" w:hAnsi="Calibri" w:eastAsia="Calibri" w:cs="Calibri"/>
                <w:color w:val="FF0000"/>
              </w:rPr>
            </w:pPr>
          </w:p>
        </w:tc>
      </w:tr>
      <w:tr w:rsidR="00DC21A2" w:rsidTr="4DF41364" w14:paraId="32BB0C81" w14:textId="77777777">
        <w:trPr>
          <w:trHeight w:val="232"/>
        </w:trPr>
        <w:tc>
          <w:tcPr>
            <w:tcW w:w="885" w:type="dxa"/>
          </w:tcPr>
          <w:p w:rsidR="00DC21A2" w:rsidRDefault="0091387A" w14:paraId="0563E6D7" w14:textId="77777777">
            <w:pPr>
              <w:jc w:val="center"/>
              <w:rPr>
                <w:rFonts w:ascii="Calibri" w:hAnsi="Calibri" w:eastAsia="Calibri" w:cs="Calibri"/>
              </w:rPr>
            </w:pPr>
            <w:r>
              <w:rPr>
                <w:rFonts w:ascii="Calibri" w:hAnsi="Calibri" w:eastAsia="Calibri" w:cs="Calibri"/>
              </w:rPr>
              <w:t>10</w:t>
            </w:r>
          </w:p>
        </w:tc>
        <w:tc>
          <w:tcPr>
            <w:tcW w:w="2325" w:type="dxa"/>
          </w:tcPr>
          <w:p w:rsidR="00DC21A2" w:rsidRDefault="0091387A" w14:paraId="649B8AD0" w14:textId="77777777">
            <w:pPr>
              <w:rPr>
                <w:rFonts w:ascii="Calibri" w:hAnsi="Calibri" w:eastAsia="Calibri" w:cs="Calibri"/>
              </w:rPr>
            </w:pPr>
            <w:r>
              <w:rPr>
                <w:rFonts w:ascii="Calibri" w:hAnsi="Calibri" w:eastAsia="Calibri" w:cs="Calibri"/>
              </w:rPr>
              <w:t>Return Pickup Date/Time</w:t>
            </w:r>
          </w:p>
        </w:tc>
        <w:tc>
          <w:tcPr>
            <w:tcW w:w="1875" w:type="dxa"/>
          </w:tcPr>
          <w:p w:rsidR="00DC21A2" w:rsidRDefault="0091387A" w14:paraId="3E293D0E" w14:textId="77777777">
            <w:pPr>
              <w:rPr>
                <w:rFonts w:ascii="Calibri" w:hAnsi="Calibri" w:eastAsia="Calibri" w:cs="Calibri"/>
              </w:rPr>
            </w:pPr>
            <w:r>
              <w:rPr>
                <w:rFonts w:ascii="Calibri" w:hAnsi="Calibri" w:eastAsia="Calibri" w:cs="Calibri"/>
              </w:rPr>
              <w:t>Date Format</w:t>
            </w:r>
          </w:p>
        </w:tc>
        <w:tc>
          <w:tcPr>
            <w:tcW w:w="1545" w:type="dxa"/>
          </w:tcPr>
          <w:p w:rsidR="00DC21A2" w:rsidRDefault="0091387A" w14:paraId="4F1826B7" w14:textId="77777777">
            <w:pPr>
              <w:rPr>
                <w:rFonts w:ascii="Calibri" w:hAnsi="Calibri" w:eastAsia="Calibri" w:cs="Calibri"/>
              </w:rPr>
            </w:pPr>
            <w:r>
              <w:rPr>
                <w:rFonts w:ascii="Calibri" w:hAnsi="Calibri" w:eastAsia="Calibri" w:cs="Calibri"/>
              </w:rPr>
              <w:t>Required</w:t>
            </w:r>
          </w:p>
        </w:tc>
        <w:tc>
          <w:tcPr>
            <w:tcW w:w="1485" w:type="dxa"/>
          </w:tcPr>
          <w:p w:rsidR="00DC21A2" w:rsidRDefault="00DC21A2" w14:paraId="6C921225" w14:textId="77777777">
            <w:pPr>
              <w:rPr>
                <w:rFonts w:ascii="Calibri" w:hAnsi="Calibri" w:eastAsia="Calibri" w:cs="Calibri"/>
              </w:rPr>
            </w:pPr>
          </w:p>
        </w:tc>
        <w:tc>
          <w:tcPr>
            <w:tcW w:w="1650" w:type="dxa"/>
          </w:tcPr>
          <w:p w:rsidR="00DC21A2" w:rsidRDefault="00DC21A2" w14:paraId="3ACF0336" w14:textId="77777777">
            <w:pPr>
              <w:rPr>
                <w:rFonts w:ascii="Calibri" w:hAnsi="Calibri" w:eastAsia="Calibri" w:cs="Calibri"/>
                <w:color w:val="FF0000"/>
              </w:rPr>
            </w:pPr>
          </w:p>
        </w:tc>
      </w:tr>
      <w:tr w:rsidR="00DC21A2" w:rsidTr="4DF41364" w14:paraId="07B273DB" w14:textId="77777777">
        <w:trPr>
          <w:trHeight w:val="232"/>
        </w:trPr>
        <w:tc>
          <w:tcPr>
            <w:tcW w:w="885" w:type="dxa"/>
          </w:tcPr>
          <w:p w:rsidR="00DC21A2" w:rsidRDefault="0091387A" w14:paraId="4CDB7B31" w14:textId="77777777">
            <w:pPr>
              <w:jc w:val="center"/>
              <w:rPr>
                <w:rFonts w:ascii="Calibri" w:hAnsi="Calibri" w:eastAsia="Calibri" w:cs="Calibri"/>
              </w:rPr>
            </w:pPr>
            <w:r>
              <w:rPr>
                <w:rFonts w:ascii="Calibri" w:hAnsi="Calibri" w:eastAsia="Calibri" w:cs="Calibri"/>
              </w:rPr>
              <w:t>11</w:t>
            </w:r>
          </w:p>
        </w:tc>
        <w:tc>
          <w:tcPr>
            <w:tcW w:w="2325" w:type="dxa"/>
          </w:tcPr>
          <w:p w:rsidR="00DC21A2" w:rsidRDefault="0091387A" w14:paraId="1B11E7D6" w14:textId="77777777">
            <w:pPr>
              <w:rPr>
                <w:rFonts w:ascii="Calibri" w:hAnsi="Calibri" w:eastAsia="Calibri" w:cs="Calibri"/>
              </w:rPr>
            </w:pPr>
            <w:r>
              <w:rPr>
                <w:rFonts w:ascii="Calibri" w:hAnsi="Calibri" w:eastAsia="Calibri" w:cs="Calibri"/>
              </w:rPr>
              <w:t>Pickup Point</w:t>
            </w:r>
          </w:p>
        </w:tc>
        <w:tc>
          <w:tcPr>
            <w:tcW w:w="1875" w:type="dxa"/>
          </w:tcPr>
          <w:p w:rsidR="00DC21A2" w:rsidRDefault="0091387A" w14:paraId="18F7B8D6" w14:textId="77777777">
            <w:pPr>
              <w:rPr>
                <w:rFonts w:ascii="Calibri" w:hAnsi="Calibri" w:eastAsia="Calibri" w:cs="Calibri"/>
              </w:rPr>
            </w:pPr>
            <w:r>
              <w:rPr>
                <w:rFonts w:ascii="Calibri" w:hAnsi="Calibri" w:eastAsia="Calibri" w:cs="Calibri"/>
              </w:rPr>
              <w:t>Text box</w:t>
            </w:r>
          </w:p>
        </w:tc>
        <w:tc>
          <w:tcPr>
            <w:tcW w:w="1545" w:type="dxa"/>
          </w:tcPr>
          <w:p w:rsidR="00DC21A2" w:rsidRDefault="0091387A" w14:paraId="727AB724" w14:textId="77777777">
            <w:pPr>
              <w:rPr>
                <w:rFonts w:ascii="Calibri" w:hAnsi="Calibri" w:eastAsia="Calibri" w:cs="Calibri"/>
              </w:rPr>
            </w:pPr>
            <w:r>
              <w:rPr>
                <w:rFonts w:ascii="Calibri" w:hAnsi="Calibri" w:eastAsia="Calibri" w:cs="Calibri"/>
              </w:rPr>
              <w:t>Required</w:t>
            </w:r>
          </w:p>
        </w:tc>
        <w:tc>
          <w:tcPr>
            <w:tcW w:w="1485" w:type="dxa"/>
          </w:tcPr>
          <w:p w:rsidR="00DC21A2" w:rsidRDefault="00DC21A2" w14:paraId="68D0D244" w14:textId="77777777">
            <w:pPr>
              <w:rPr>
                <w:rFonts w:ascii="Calibri" w:hAnsi="Calibri" w:eastAsia="Calibri" w:cs="Calibri"/>
              </w:rPr>
            </w:pPr>
          </w:p>
        </w:tc>
        <w:tc>
          <w:tcPr>
            <w:tcW w:w="1650" w:type="dxa"/>
          </w:tcPr>
          <w:p w:rsidR="00DC21A2" w:rsidRDefault="00DC21A2" w14:paraId="2E1F7403" w14:textId="77777777">
            <w:pPr>
              <w:rPr>
                <w:rFonts w:ascii="Calibri" w:hAnsi="Calibri" w:eastAsia="Calibri" w:cs="Calibri"/>
                <w:color w:val="FF0000"/>
              </w:rPr>
            </w:pPr>
          </w:p>
        </w:tc>
      </w:tr>
      <w:tr w:rsidR="00DC21A2" w:rsidTr="4DF41364" w14:paraId="10D03AEF" w14:textId="77777777">
        <w:trPr>
          <w:trHeight w:val="232"/>
        </w:trPr>
        <w:tc>
          <w:tcPr>
            <w:tcW w:w="885" w:type="dxa"/>
          </w:tcPr>
          <w:p w:rsidR="00DC21A2" w:rsidRDefault="0091387A" w14:paraId="64134716" w14:textId="77777777">
            <w:pPr>
              <w:jc w:val="center"/>
              <w:rPr>
                <w:rFonts w:ascii="Calibri" w:hAnsi="Calibri" w:eastAsia="Calibri" w:cs="Calibri"/>
              </w:rPr>
            </w:pPr>
            <w:r>
              <w:rPr>
                <w:rFonts w:ascii="Calibri" w:hAnsi="Calibri" w:eastAsia="Calibri" w:cs="Calibri"/>
              </w:rPr>
              <w:t>12</w:t>
            </w:r>
          </w:p>
        </w:tc>
        <w:tc>
          <w:tcPr>
            <w:tcW w:w="2325" w:type="dxa"/>
          </w:tcPr>
          <w:p w:rsidR="00DC21A2" w:rsidRDefault="0091387A" w14:paraId="529B0F7A" w14:textId="77777777">
            <w:pPr>
              <w:rPr>
                <w:rFonts w:ascii="Calibri" w:hAnsi="Calibri" w:eastAsia="Calibri" w:cs="Calibri"/>
              </w:rPr>
            </w:pPr>
            <w:r>
              <w:rPr>
                <w:rFonts w:ascii="Calibri" w:hAnsi="Calibri" w:eastAsia="Calibri" w:cs="Calibri"/>
              </w:rPr>
              <w:t>Return Pickup Point</w:t>
            </w:r>
          </w:p>
        </w:tc>
        <w:tc>
          <w:tcPr>
            <w:tcW w:w="1875" w:type="dxa"/>
          </w:tcPr>
          <w:p w:rsidR="00DC21A2" w:rsidRDefault="0091387A" w14:paraId="21AD9829" w14:textId="77777777">
            <w:pPr>
              <w:rPr>
                <w:rFonts w:ascii="Calibri" w:hAnsi="Calibri" w:eastAsia="Calibri" w:cs="Calibri"/>
              </w:rPr>
            </w:pPr>
            <w:r>
              <w:rPr>
                <w:rFonts w:ascii="Calibri" w:hAnsi="Calibri" w:eastAsia="Calibri" w:cs="Calibri"/>
              </w:rPr>
              <w:t>Text box</w:t>
            </w:r>
          </w:p>
        </w:tc>
        <w:tc>
          <w:tcPr>
            <w:tcW w:w="1545" w:type="dxa"/>
          </w:tcPr>
          <w:p w:rsidR="00DC21A2" w:rsidRDefault="0091387A" w14:paraId="1BB31265" w14:textId="77777777">
            <w:pPr>
              <w:rPr>
                <w:rFonts w:ascii="Calibri" w:hAnsi="Calibri" w:eastAsia="Calibri" w:cs="Calibri"/>
              </w:rPr>
            </w:pPr>
            <w:r>
              <w:rPr>
                <w:rFonts w:ascii="Calibri" w:hAnsi="Calibri" w:eastAsia="Calibri" w:cs="Calibri"/>
              </w:rPr>
              <w:t>Required</w:t>
            </w:r>
          </w:p>
        </w:tc>
        <w:tc>
          <w:tcPr>
            <w:tcW w:w="1485" w:type="dxa"/>
          </w:tcPr>
          <w:p w:rsidR="00DC21A2" w:rsidRDefault="00DC21A2" w14:paraId="3FD57AB1" w14:textId="77777777">
            <w:pPr>
              <w:rPr>
                <w:rFonts w:ascii="Calibri" w:hAnsi="Calibri" w:eastAsia="Calibri" w:cs="Calibri"/>
              </w:rPr>
            </w:pPr>
          </w:p>
        </w:tc>
        <w:tc>
          <w:tcPr>
            <w:tcW w:w="1650" w:type="dxa"/>
          </w:tcPr>
          <w:p w:rsidR="00DC21A2" w:rsidRDefault="00DC21A2" w14:paraId="7BD0B582" w14:textId="77777777">
            <w:pPr>
              <w:rPr>
                <w:rFonts w:ascii="Calibri" w:hAnsi="Calibri" w:eastAsia="Calibri" w:cs="Calibri"/>
                <w:color w:val="FF0000"/>
              </w:rPr>
            </w:pPr>
          </w:p>
        </w:tc>
      </w:tr>
      <w:tr w:rsidR="00DC21A2" w:rsidTr="4DF41364" w14:paraId="7086521E" w14:textId="77777777">
        <w:trPr>
          <w:trHeight w:val="232"/>
        </w:trPr>
        <w:tc>
          <w:tcPr>
            <w:tcW w:w="885" w:type="dxa"/>
          </w:tcPr>
          <w:p w:rsidR="00DC21A2" w:rsidRDefault="00747E21" w14:paraId="1F719C4C" w14:textId="77777777">
            <w:pPr>
              <w:jc w:val="center"/>
              <w:rPr>
                <w:rFonts w:ascii="Calibri" w:hAnsi="Calibri" w:eastAsia="Calibri" w:cs="Calibri"/>
              </w:rPr>
            </w:pPr>
            <w:r>
              <w:rPr>
                <w:rFonts w:ascii="Calibri" w:hAnsi="Calibri" w:eastAsia="Calibri" w:cs="Calibri"/>
              </w:rPr>
              <w:t>13</w:t>
            </w:r>
          </w:p>
        </w:tc>
        <w:tc>
          <w:tcPr>
            <w:tcW w:w="2325" w:type="dxa"/>
          </w:tcPr>
          <w:p w:rsidR="00DC21A2" w:rsidRDefault="0091387A" w14:paraId="6485CF4C" w14:textId="77777777">
            <w:pPr>
              <w:rPr>
                <w:rFonts w:ascii="Calibri" w:hAnsi="Calibri" w:eastAsia="Calibri" w:cs="Calibri"/>
              </w:rPr>
            </w:pPr>
            <w:r>
              <w:rPr>
                <w:rFonts w:ascii="Calibri" w:hAnsi="Calibri" w:eastAsia="Calibri" w:cs="Calibri"/>
              </w:rPr>
              <w:t>Get Rates</w:t>
            </w:r>
          </w:p>
        </w:tc>
        <w:tc>
          <w:tcPr>
            <w:tcW w:w="1875" w:type="dxa"/>
          </w:tcPr>
          <w:p w:rsidR="00DC21A2" w:rsidRDefault="0091387A" w14:paraId="7C6E7F95" w14:textId="77777777">
            <w:pPr>
              <w:rPr>
                <w:rFonts w:ascii="Calibri" w:hAnsi="Calibri" w:eastAsia="Calibri" w:cs="Calibri"/>
              </w:rPr>
            </w:pPr>
            <w:r>
              <w:rPr>
                <w:rFonts w:ascii="Calibri" w:hAnsi="Calibri" w:eastAsia="Calibri" w:cs="Calibri"/>
              </w:rPr>
              <w:t>Add Symbol</w:t>
            </w:r>
          </w:p>
        </w:tc>
        <w:tc>
          <w:tcPr>
            <w:tcW w:w="1545" w:type="dxa"/>
          </w:tcPr>
          <w:p w:rsidR="00DC21A2" w:rsidRDefault="00DC21A2" w14:paraId="36216354" w14:textId="77777777">
            <w:pPr>
              <w:rPr>
                <w:rFonts w:ascii="Calibri" w:hAnsi="Calibri" w:eastAsia="Calibri" w:cs="Calibri"/>
              </w:rPr>
            </w:pPr>
          </w:p>
        </w:tc>
        <w:tc>
          <w:tcPr>
            <w:tcW w:w="1485" w:type="dxa"/>
          </w:tcPr>
          <w:p w:rsidR="00DC21A2" w:rsidRDefault="00DC21A2" w14:paraId="39EC4C15" w14:textId="77777777">
            <w:pPr>
              <w:rPr>
                <w:rFonts w:ascii="Calibri" w:hAnsi="Calibri" w:eastAsia="Calibri" w:cs="Calibri"/>
              </w:rPr>
            </w:pPr>
          </w:p>
        </w:tc>
        <w:tc>
          <w:tcPr>
            <w:tcW w:w="1650" w:type="dxa"/>
          </w:tcPr>
          <w:p w:rsidR="00DC21A2" w:rsidRDefault="00DC21A2" w14:paraId="392F8ECE" w14:textId="77777777">
            <w:pPr>
              <w:rPr>
                <w:rFonts w:ascii="Calibri" w:hAnsi="Calibri" w:eastAsia="Calibri" w:cs="Calibri"/>
                <w:color w:val="FF0000"/>
              </w:rPr>
            </w:pPr>
          </w:p>
        </w:tc>
      </w:tr>
      <w:tr w:rsidR="00DC21A2" w:rsidTr="4DF41364" w14:paraId="19A066BB" w14:textId="77777777">
        <w:trPr>
          <w:trHeight w:val="232"/>
        </w:trPr>
        <w:tc>
          <w:tcPr>
            <w:tcW w:w="885" w:type="dxa"/>
          </w:tcPr>
          <w:p w:rsidR="00DC21A2" w:rsidRDefault="00747E21" w14:paraId="6C094E91" w14:textId="77777777">
            <w:pPr>
              <w:jc w:val="center"/>
              <w:rPr>
                <w:rFonts w:ascii="Calibri" w:hAnsi="Calibri" w:eastAsia="Calibri" w:cs="Calibri"/>
              </w:rPr>
            </w:pPr>
            <w:r>
              <w:rPr>
                <w:rFonts w:ascii="Calibri" w:hAnsi="Calibri" w:eastAsia="Calibri" w:cs="Calibri"/>
              </w:rPr>
              <w:t>14</w:t>
            </w:r>
          </w:p>
        </w:tc>
        <w:tc>
          <w:tcPr>
            <w:tcW w:w="2325" w:type="dxa"/>
          </w:tcPr>
          <w:p w:rsidR="00DC21A2" w:rsidRDefault="0091387A" w14:paraId="3C1812AD" w14:textId="77777777">
            <w:pPr>
              <w:rPr>
                <w:rFonts w:ascii="Calibri" w:hAnsi="Calibri" w:eastAsia="Calibri" w:cs="Calibri"/>
              </w:rPr>
            </w:pPr>
            <w:r>
              <w:rPr>
                <w:rFonts w:ascii="Calibri" w:hAnsi="Calibri" w:eastAsia="Calibri" w:cs="Calibri"/>
              </w:rPr>
              <w:t>Remarks</w:t>
            </w:r>
          </w:p>
        </w:tc>
        <w:tc>
          <w:tcPr>
            <w:tcW w:w="1875" w:type="dxa"/>
          </w:tcPr>
          <w:p w:rsidR="00DC21A2" w:rsidRDefault="00DC21A2" w14:paraId="02915663" w14:textId="77777777">
            <w:pPr>
              <w:rPr>
                <w:rFonts w:ascii="Calibri" w:hAnsi="Calibri" w:eastAsia="Calibri" w:cs="Calibri"/>
              </w:rPr>
            </w:pPr>
          </w:p>
        </w:tc>
        <w:tc>
          <w:tcPr>
            <w:tcW w:w="1545" w:type="dxa"/>
          </w:tcPr>
          <w:p w:rsidR="00DC21A2" w:rsidRDefault="00DC21A2" w14:paraId="1CABB7C8" w14:textId="77777777">
            <w:pPr>
              <w:rPr>
                <w:rFonts w:ascii="Calibri" w:hAnsi="Calibri" w:eastAsia="Calibri" w:cs="Calibri"/>
              </w:rPr>
            </w:pPr>
          </w:p>
        </w:tc>
        <w:tc>
          <w:tcPr>
            <w:tcW w:w="1485" w:type="dxa"/>
          </w:tcPr>
          <w:p w:rsidR="00DC21A2" w:rsidRDefault="00DC21A2" w14:paraId="02B646C2" w14:textId="77777777">
            <w:pPr>
              <w:rPr>
                <w:rFonts w:ascii="Calibri" w:hAnsi="Calibri" w:eastAsia="Calibri" w:cs="Calibri"/>
              </w:rPr>
            </w:pPr>
          </w:p>
        </w:tc>
        <w:tc>
          <w:tcPr>
            <w:tcW w:w="1650" w:type="dxa"/>
          </w:tcPr>
          <w:p w:rsidR="00DC21A2" w:rsidRDefault="00DC21A2" w14:paraId="25C53574" w14:textId="77777777">
            <w:pPr>
              <w:rPr>
                <w:rFonts w:ascii="Calibri" w:hAnsi="Calibri" w:eastAsia="Calibri" w:cs="Calibri"/>
                <w:color w:val="FF0000"/>
              </w:rPr>
            </w:pPr>
          </w:p>
        </w:tc>
      </w:tr>
      <w:tr w:rsidR="00DC21A2" w:rsidTr="4DF41364" w14:paraId="2FDEB441" w14:textId="77777777">
        <w:trPr>
          <w:trHeight w:val="232"/>
        </w:trPr>
        <w:tc>
          <w:tcPr>
            <w:tcW w:w="885" w:type="dxa"/>
          </w:tcPr>
          <w:p w:rsidR="00DC21A2" w:rsidRDefault="0091387A" w14:paraId="3991D845" w14:textId="77777777">
            <w:pPr>
              <w:jc w:val="center"/>
              <w:rPr>
                <w:rFonts w:ascii="Calibri" w:hAnsi="Calibri" w:eastAsia="Calibri" w:cs="Calibri"/>
              </w:rPr>
            </w:pPr>
            <w:r>
              <w:rPr>
                <w:rFonts w:ascii="Calibri" w:hAnsi="Calibri" w:eastAsia="Calibri" w:cs="Calibri"/>
              </w:rPr>
              <w:t>1</w:t>
            </w:r>
            <w:r w:rsidR="00747E21">
              <w:rPr>
                <w:rFonts w:ascii="Calibri" w:hAnsi="Calibri" w:eastAsia="Calibri" w:cs="Calibri"/>
              </w:rPr>
              <w:t>5</w:t>
            </w:r>
          </w:p>
        </w:tc>
        <w:tc>
          <w:tcPr>
            <w:tcW w:w="2325" w:type="dxa"/>
          </w:tcPr>
          <w:p w:rsidR="00DC21A2" w:rsidRDefault="0091387A" w14:paraId="2B229BB8" w14:textId="77777777">
            <w:pPr>
              <w:rPr>
                <w:rFonts w:ascii="Calibri" w:hAnsi="Calibri" w:eastAsia="Calibri" w:cs="Calibri"/>
              </w:rPr>
            </w:pPr>
            <w:r>
              <w:rPr>
                <w:rFonts w:ascii="Calibri" w:hAnsi="Calibri" w:eastAsia="Calibri" w:cs="Calibri"/>
              </w:rPr>
              <w:t>Pax Comments</w:t>
            </w:r>
          </w:p>
        </w:tc>
        <w:tc>
          <w:tcPr>
            <w:tcW w:w="1875" w:type="dxa"/>
          </w:tcPr>
          <w:p w:rsidR="00DC21A2" w:rsidRDefault="0091387A" w14:paraId="69BCB4B6" w14:textId="77777777">
            <w:pPr>
              <w:rPr>
                <w:rFonts w:ascii="Calibri" w:hAnsi="Calibri" w:eastAsia="Calibri" w:cs="Calibri"/>
              </w:rPr>
            </w:pPr>
            <w:r>
              <w:rPr>
                <w:rFonts w:ascii="Calibri" w:hAnsi="Calibri" w:eastAsia="Calibri" w:cs="Calibri"/>
              </w:rPr>
              <w:t>Text box</w:t>
            </w:r>
          </w:p>
        </w:tc>
        <w:tc>
          <w:tcPr>
            <w:tcW w:w="1545" w:type="dxa"/>
          </w:tcPr>
          <w:p w:rsidR="00DC21A2" w:rsidRDefault="00DC21A2" w14:paraId="076DA647" w14:textId="77777777">
            <w:pPr>
              <w:rPr>
                <w:rFonts w:ascii="Calibri" w:hAnsi="Calibri" w:eastAsia="Calibri" w:cs="Calibri"/>
              </w:rPr>
            </w:pPr>
          </w:p>
        </w:tc>
        <w:tc>
          <w:tcPr>
            <w:tcW w:w="1485" w:type="dxa"/>
          </w:tcPr>
          <w:p w:rsidR="00DC21A2" w:rsidRDefault="00DC21A2" w14:paraId="1490A473" w14:textId="77777777">
            <w:pPr>
              <w:rPr>
                <w:rFonts w:ascii="Calibri" w:hAnsi="Calibri" w:eastAsia="Calibri" w:cs="Calibri"/>
              </w:rPr>
            </w:pPr>
          </w:p>
        </w:tc>
        <w:tc>
          <w:tcPr>
            <w:tcW w:w="1650" w:type="dxa"/>
          </w:tcPr>
          <w:p w:rsidR="00DC21A2" w:rsidRDefault="00DC21A2" w14:paraId="0C017B2A" w14:textId="77777777">
            <w:pPr>
              <w:rPr>
                <w:rFonts w:ascii="Calibri" w:hAnsi="Calibri" w:eastAsia="Calibri" w:cs="Calibri"/>
                <w:color w:val="FF0000"/>
              </w:rPr>
            </w:pPr>
          </w:p>
        </w:tc>
      </w:tr>
      <w:tr w:rsidR="00DC21A2" w:rsidTr="4DF41364" w14:paraId="7B253622" w14:textId="77777777">
        <w:trPr>
          <w:trHeight w:val="232"/>
        </w:trPr>
        <w:tc>
          <w:tcPr>
            <w:tcW w:w="885" w:type="dxa"/>
          </w:tcPr>
          <w:p w:rsidR="00DC21A2" w:rsidRDefault="0091387A" w14:paraId="0DB5EBB9" w14:textId="77777777">
            <w:pPr>
              <w:jc w:val="center"/>
              <w:rPr>
                <w:rFonts w:ascii="Calibri" w:hAnsi="Calibri" w:eastAsia="Calibri" w:cs="Calibri"/>
              </w:rPr>
            </w:pPr>
            <w:r>
              <w:rPr>
                <w:rFonts w:ascii="Calibri" w:hAnsi="Calibri" w:eastAsia="Calibri" w:cs="Calibri"/>
              </w:rPr>
              <w:t>1</w:t>
            </w:r>
            <w:r w:rsidR="00747E21">
              <w:rPr>
                <w:rFonts w:ascii="Calibri" w:hAnsi="Calibri" w:eastAsia="Calibri" w:cs="Calibri"/>
              </w:rPr>
              <w:t>6</w:t>
            </w:r>
          </w:p>
        </w:tc>
        <w:tc>
          <w:tcPr>
            <w:tcW w:w="2325" w:type="dxa"/>
          </w:tcPr>
          <w:p w:rsidR="00DC21A2" w:rsidRDefault="0091387A" w14:paraId="1720BDF9" w14:textId="77777777">
            <w:pPr>
              <w:rPr>
                <w:rFonts w:ascii="Calibri" w:hAnsi="Calibri" w:eastAsia="Calibri" w:cs="Calibri"/>
              </w:rPr>
            </w:pPr>
            <w:r>
              <w:rPr>
                <w:rFonts w:ascii="Calibri" w:hAnsi="Calibri" w:eastAsia="Calibri" w:cs="Calibri"/>
              </w:rPr>
              <w:t>Agent Remark</w:t>
            </w:r>
          </w:p>
        </w:tc>
        <w:tc>
          <w:tcPr>
            <w:tcW w:w="1875" w:type="dxa"/>
          </w:tcPr>
          <w:p w:rsidR="00DC21A2" w:rsidRDefault="0091387A" w14:paraId="5E24C1E9" w14:textId="77777777">
            <w:pPr>
              <w:rPr>
                <w:rFonts w:ascii="Calibri" w:hAnsi="Calibri" w:eastAsia="Calibri" w:cs="Calibri"/>
              </w:rPr>
            </w:pPr>
            <w:r>
              <w:rPr>
                <w:rFonts w:ascii="Calibri" w:hAnsi="Calibri" w:eastAsia="Calibri" w:cs="Calibri"/>
              </w:rPr>
              <w:t>Drop Down</w:t>
            </w:r>
          </w:p>
        </w:tc>
        <w:tc>
          <w:tcPr>
            <w:tcW w:w="1545" w:type="dxa"/>
          </w:tcPr>
          <w:p w:rsidR="00DC21A2" w:rsidRDefault="0091387A" w14:paraId="432FFA49" w14:textId="77777777">
            <w:pPr>
              <w:rPr>
                <w:rFonts w:ascii="Calibri" w:hAnsi="Calibri" w:eastAsia="Calibri" w:cs="Calibri"/>
              </w:rPr>
            </w:pPr>
            <w:r>
              <w:rPr>
                <w:rFonts w:ascii="Calibri" w:hAnsi="Calibri" w:eastAsia="Calibri" w:cs="Calibri"/>
              </w:rPr>
              <w:t>Required</w:t>
            </w:r>
          </w:p>
        </w:tc>
        <w:tc>
          <w:tcPr>
            <w:tcW w:w="1485" w:type="dxa"/>
          </w:tcPr>
          <w:p w:rsidR="00DC21A2" w:rsidRDefault="00DC21A2" w14:paraId="22A198EA" w14:textId="77777777">
            <w:pPr>
              <w:rPr>
                <w:rFonts w:ascii="Calibri" w:hAnsi="Calibri" w:eastAsia="Calibri" w:cs="Calibri"/>
              </w:rPr>
            </w:pPr>
          </w:p>
        </w:tc>
        <w:tc>
          <w:tcPr>
            <w:tcW w:w="1650" w:type="dxa"/>
          </w:tcPr>
          <w:p w:rsidR="00DC21A2" w:rsidRDefault="00DC21A2" w14:paraId="2C740D0B" w14:textId="77777777">
            <w:pPr>
              <w:rPr>
                <w:rFonts w:ascii="Calibri" w:hAnsi="Calibri" w:eastAsia="Calibri" w:cs="Calibri"/>
                <w:color w:val="FF0000"/>
              </w:rPr>
            </w:pPr>
          </w:p>
        </w:tc>
      </w:tr>
      <w:tr w:rsidR="00DC21A2" w:rsidTr="4DF41364" w14:paraId="2420158B" w14:textId="77777777">
        <w:trPr>
          <w:trHeight w:val="232"/>
        </w:trPr>
        <w:tc>
          <w:tcPr>
            <w:tcW w:w="885" w:type="dxa"/>
          </w:tcPr>
          <w:p w:rsidR="00DC21A2" w:rsidRDefault="0091387A" w14:paraId="5D9AC011" w14:textId="77777777">
            <w:pPr>
              <w:jc w:val="center"/>
              <w:rPr>
                <w:rFonts w:ascii="Calibri" w:hAnsi="Calibri" w:eastAsia="Calibri" w:cs="Calibri"/>
              </w:rPr>
            </w:pPr>
            <w:r>
              <w:rPr>
                <w:rFonts w:ascii="Calibri" w:hAnsi="Calibri" w:eastAsia="Calibri" w:cs="Calibri"/>
              </w:rPr>
              <w:t>1</w:t>
            </w:r>
            <w:r w:rsidR="00747E21">
              <w:rPr>
                <w:rFonts w:ascii="Calibri" w:hAnsi="Calibri" w:eastAsia="Calibri" w:cs="Calibri"/>
              </w:rPr>
              <w:t>7</w:t>
            </w:r>
          </w:p>
        </w:tc>
        <w:tc>
          <w:tcPr>
            <w:tcW w:w="2325" w:type="dxa"/>
          </w:tcPr>
          <w:p w:rsidR="00DC21A2" w:rsidRDefault="0091387A" w14:paraId="14C746FC" w14:textId="77777777">
            <w:pPr>
              <w:rPr>
                <w:rFonts w:ascii="Calibri" w:hAnsi="Calibri" w:eastAsia="Calibri" w:cs="Calibri"/>
              </w:rPr>
            </w:pPr>
            <w:r>
              <w:rPr>
                <w:rFonts w:ascii="Calibri" w:hAnsi="Calibri" w:eastAsia="Calibri" w:cs="Calibri"/>
              </w:rPr>
              <w:t>Follow up Date Time</w:t>
            </w:r>
          </w:p>
        </w:tc>
        <w:tc>
          <w:tcPr>
            <w:tcW w:w="1875" w:type="dxa"/>
          </w:tcPr>
          <w:p w:rsidR="00DC21A2" w:rsidRDefault="0091387A" w14:paraId="3BFB0039" w14:textId="77777777">
            <w:pPr>
              <w:rPr>
                <w:rFonts w:ascii="Calibri" w:hAnsi="Calibri" w:eastAsia="Calibri" w:cs="Calibri"/>
              </w:rPr>
            </w:pPr>
            <w:r>
              <w:rPr>
                <w:rFonts w:ascii="Calibri" w:hAnsi="Calibri" w:eastAsia="Calibri" w:cs="Calibri"/>
              </w:rPr>
              <w:t>Date and Time</w:t>
            </w:r>
          </w:p>
        </w:tc>
        <w:tc>
          <w:tcPr>
            <w:tcW w:w="1545" w:type="dxa"/>
          </w:tcPr>
          <w:p w:rsidR="00DC21A2" w:rsidRDefault="0091387A" w14:paraId="274459E8" w14:textId="77777777">
            <w:pPr>
              <w:rPr>
                <w:rFonts w:ascii="Calibri" w:hAnsi="Calibri" w:eastAsia="Calibri" w:cs="Calibri"/>
              </w:rPr>
            </w:pPr>
            <w:r>
              <w:rPr>
                <w:rFonts w:ascii="Calibri" w:hAnsi="Calibri" w:eastAsia="Calibri" w:cs="Calibri"/>
              </w:rPr>
              <w:t>Required</w:t>
            </w:r>
          </w:p>
        </w:tc>
        <w:tc>
          <w:tcPr>
            <w:tcW w:w="1485" w:type="dxa"/>
          </w:tcPr>
          <w:p w:rsidR="00DC21A2" w:rsidRDefault="00DC21A2" w14:paraId="0439F2E6" w14:textId="77777777">
            <w:pPr>
              <w:rPr>
                <w:rFonts w:ascii="Calibri" w:hAnsi="Calibri" w:eastAsia="Calibri" w:cs="Calibri"/>
              </w:rPr>
            </w:pPr>
          </w:p>
        </w:tc>
        <w:tc>
          <w:tcPr>
            <w:tcW w:w="1650" w:type="dxa"/>
          </w:tcPr>
          <w:p w:rsidR="00DC21A2" w:rsidRDefault="00DC21A2" w14:paraId="3E281E52" w14:textId="77777777">
            <w:pPr>
              <w:rPr>
                <w:rFonts w:ascii="Calibri" w:hAnsi="Calibri" w:eastAsia="Calibri" w:cs="Calibri"/>
                <w:color w:val="FF0000"/>
              </w:rPr>
            </w:pPr>
          </w:p>
        </w:tc>
      </w:tr>
      <w:tr w:rsidR="00DC21A2" w:rsidTr="4DF41364" w14:paraId="6BC60D62" w14:textId="77777777">
        <w:trPr>
          <w:trHeight w:val="232"/>
        </w:trPr>
        <w:tc>
          <w:tcPr>
            <w:tcW w:w="885" w:type="dxa"/>
          </w:tcPr>
          <w:p w:rsidR="00DC21A2" w:rsidRDefault="0091387A" w14:paraId="7DE74298" w14:textId="77777777">
            <w:pPr>
              <w:jc w:val="center"/>
              <w:rPr>
                <w:rFonts w:ascii="Calibri" w:hAnsi="Calibri" w:eastAsia="Calibri" w:cs="Calibri"/>
              </w:rPr>
            </w:pPr>
            <w:r>
              <w:rPr>
                <w:rFonts w:ascii="Calibri" w:hAnsi="Calibri" w:eastAsia="Calibri" w:cs="Calibri"/>
              </w:rPr>
              <w:t>1</w:t>
            </w:r>
            <w:r w:rsidR="00747E21">
              <w:rPr>
                <w:rFonts w:ascii="Calibri" w:hAnsi="Calibri" w:eastAsia="Calibri" w:cs="Calibri"/>
              </w:rPr>
              <w:t>8</w:t>
            </w:r>
          </w:p>
        </w:tc>
        <w:tc>
          <w:tcPr>
            <w:tcW w:w="2325" w:type="dxa"/>
          </w:tcPr>
          <w:p w:rsidR="00DC21A2" w:rsidRDefault="0091387A" w14:paraId="2BF2BDE7" w14:textId="77777777">
            <w:pPr>
              <w:rPr>
                <w:rFonts w:ascii="Calibri" w:hAnsi="Calibri" w:eastAsia="Calibri" w:cs="Calibri"/>
              </w:rPr>
            </w:pPr>
            <w:r>
              <w:rPr>
                <w:rFonts w:ascii="Calibri" w:hAnsi="Calibri" w:eastAsia="Calibri" w:cs="Calibri"/>
              </w:rPr>
              <w:t>Save</w:t>
            </w:r>
          </w:p>
        </w:tc>
        <w:tc>
          <w:tcPr>
            <w:tcW w:w="1875" w:type="dxa"/>
          </w:tcPr>
          <w:p w:rsidR="00DC21A2" w:rsidRDefault="0091387A" w14:paraId="1A6C03FD" w14:textId="77777777">
            <w:pPr>
              <w:rPr>
                <w:rFonts w:ascii="Calibri" w:hAnsi="Calibri" w:eastAsia="Calibri" w:cs="Calibri"/>
              </w:rPr>
            </w:pPr>
            <w:r>
              <w:rPr>
                <w:rFonts w:ascii="Calibri" w:hAnsi="Calibri" w:eastAsia="Calibri" w:cs="Calibri"/>
              </w:rPr>
              <w:t>Button</w:t>
            </w:r>
          </w:p>
        </w:tc>
        <w:tc>
          <w:tcPr>
            <w:tcW w:w="1545" w:type="dxa"/>
          </w:tcPr>
          <w:p w:rsidR="00DC21A2" w:rsidRDefault="0091387A" w14:paraId="3CE1B5CF" w14:textId="77777777">
            <w:pPr>
              <w:rPr>
                <w:rFonts w:ascii="Calibri" w:hAnsi="Calibri" w:eastAsia="Calibri" w:cs="Calibri"/>
              </w:rPr>
            </w:pPr>
            <w:r>
              <w:rPr>
                <w:rFonts w:ascii="Calibri" w:hAnsi="Calibri" w:eastAsia="Calibri" w:cs="Calibri"/>
              </w:rPr>
              <w:t>Required</w:t>
            </w:r>
          </w:p>
        </w:tc>
        <w:tc>
          <w:tcPr>
            <w:tcW w:w="1485" w:type="dxa"/>
          </w:tcPr>
          <w:p w:rsidR="00DC21A2" w:rsidRDefault="00DC21A2" w14:paraId="3A08A92E" w14:textId="77777777">
            <w:pPr>
              <w:rPr>
                <w:rFonts w:ascii="Calibri" w:hAnsi="Calibri" w:eastAsia="Calibri" w:cs="Calibri"/>
              </w:rPr>
            </w:pPr>
          </w:p>
        </w:tc>
        <w:tc>
          <w:tcPr>
            <w:tcW w:w="1650" w:type="dxa"/>
          </w:tcPr>
          <w:p w:rsidR="00DC21A2" w:rsidRDefault="00DC21A2" w14:paraId="794F2186" w14:textId="77777777">
            <w:pPr>
              <w:rPr>
                <w:rFonts w:ascii="Calibri" w:hAnsi="Calibri" w:eastAsia="Calibri" w:cs="Calibri"/>
                <w:color w:val="FF0000"/>
              </w:rPr>
            </w:pPr>
          </w:p>
        </w:tc>
      </w:tr>
      <w:tr w:rsidR="00DC21A2" w:rsidTr="4DF41364" w14:paraId="1F82DE9F" w14:textId="77777777">
        <w:trPr>
          <w:trHeight w:val="232"/>
        </w:trPr>
        <w:tc>
          <w:tcPr>
            <w:tcW w:w="885" w:type="dxa"/>
          </w:tcPr>
          <w:p w:rsidR="00DC21A2" w:rsidRDefault="0091387A" w14:paraId="27FC649C" w14:textId="77777777">
            <w:pPr>
              <w:jc w:val="center"/>
              <w:rPr>
                <w:rFonts w:ascii="Calibri" w:hAnsi="Calibri" w:eastAsia="Calibri" w:cs="Calibri"/>
              </w:rPr>
            </w:pPr>
            <w:r>
              <w:rPr>
                <w:rFonts w:ascii="Calibri" w:hAnsi="Calibri" w:eastAsia="Calibri" w:cs="Calibri"/>
              </w:rPr>
              <w:t>1</w:t>
            </w:r>
            <w:r w:rsidR="00747E21">
              <w:rPr>
                <w:rFonts w:ascii="Calibri" w:hAnsi="Calibri" w:eastAsia="Calibri" w:cs="Calibri"/>
              </w:rPr>
              <w:t>9</w:t>
            </w:r>
          </w:p>
        </w:tc>
        <w:tc>
          <w:tcPr>
            <w:tcW w:w="2325" w:type="dxa"/>
          </w:tcPr>
          <w:p w:rsidR="00DC21A2" w:rsidRDefault="0091387A" w14:paraId="18AC7FD4" w14:textId="77777777">
            <w:pPr>
              <w:rPr>
                <w:rFonts w:ascii="Calibri" w:hAnsi="Calibri" w:eastAsia="Calibri" w:cs="Calibri"/>
              </w:rPr>
            </w:pPr>
            <w:r>
              <w:rPr>
                <w:rFonts w:ascii="Calibri" w:hAnsi="Calibri" w:eastAsia="Calibri" w:cs="Calibri"/>
              </w:rPr>
              <w:t>Cancel</w:t>
            </w:r>
          </w:p>
        </w:tc>
        <w:tc>
          <w:tcPr>
            <w:tcW w:w="1875" w:type="dxa"/>
          </w:tcPr>
          <w:p w:rsidR="00DC21A2" w:rsidRDefault="0091387A" w14:paraId="2CB0A29C" w14:textId="77777777">
            <w:pPr>
              <w:rPr>
                <w:rFonts w:ascii="Calibri" w:hAnsi="Calibri" w:eastAsia="Calibri" w:cs="Calibri"/>
              </w:rPr>
            </w:pPr>
            <w:r>
              <w:rPr>
                <w:rFonts w:ascii="Calibri" w:hAnsi="Calibri" w:eastAsia="Calibri" w:cs="Calibri"/>
              </w:rPr>
              <w:t>Button</w:t>
            </w:r>
          </w:p>
        </w:tc>
        <w:tc>
          <w:tcPr>
            <w:tcW w:w="1545" w:type="dxa"/>
          </w:tcPr>
          <w:p w:rsidR="00DC21A2" w:rsidRDefault="0091387A" w14:paraId="0F5B162A" w14:textId="77777777">
            <w:pPr>
              <w:rPr>
                <w:rFonts w:ascii="Calibri" w:hAnsi="Calibri" w:eastAsia="Calibri" w:cs="Calibri"/>
              </w:rPr>
            </w:pPr>
            <w:r>
              <w:rPr>
                <w:rFonts w:ascii="Calibri" w:hAnsi="Calibri" w:eastAsia="Calibri" w:cs="Calibri"/>
              </w:rPr>
              <w:t>Required</w:t>
            </w:r>
          </w:p>
        </w:tc>
        <w:tc>
          <w:tcPr>
            <w:tcW w:w="1485" w:type="dxa"/>
          </w:tcPr>
          <w:p w:rsidR="00DC21A2" w:rsidRDefault="00DC21A2" w14:paraId="346DF46B" w14:textId="77777777">
            <w:pPr>
              <w:rPr>
                <w:rFonts w:ascii="Calibri" w:hAnsi="Calibri" w:eastAsia="Calibri" w:cs="Calibri"/>
              </w:rPr>
            </w:pPr>
          </w:p>
        </w:tc>
        <w:tc>
          <w:tcPr>
            <w:tcW w:w="1650" w:type="dxa"/>
          </w:tcPr>
          <w:p w:rsidR="00DC21A2" w:rsidRDefault="00DC21A2" w14:paraId="79467852" w14:textId="77777777">
            <w:pPr>
              <w:rPr>
                <w:rFonts w:ascii="Calibri" w:hAnsi="Calibri" w:eastAsia="Calibri" w:cs="Calibri"/>
                <w:color w:val="FF0000"/>
              </w:rPr>
            </w:pPr>
          </w:p>
        </w:tc>
      </w:tr>
    </w:tbl>
    <w:p w:rsidR="00DC21A2" w:rsidRDefault="00DC21A2" w14:paraId="7AA344E9" w14:textId="77777777">
      <w:pPr>
        <w:spacing w:line="240" w:lineRule="auto"/>
        <w:ind w:left="2520"/>
        <w:rPr>
          <w:rFonts w:ascii="Calibri" w:hAnsi="Calibri" w:eastAsia="Calibri" w:cs="Calibri"/>
          <w:b/>
          <w:sz w:val="28"/>
          <w:szCs w:val="28"/>
        </w:rPr>
      </w:pPr>
    </w:p>
    <w:p w:rsidR="00DC21A2" w:rsidRDefault="00DC21A2" w14:paraId="6497A5F7" w14:textId="77777777">
      <w:pPr>
        <w:spacing w:line="240" w:lineRule="auto"/>
        <w:rPr>
          <w:rFonts w:ascii="Calibri" w:hAnsi="Calibri" w:eastAsia="Calibri" w:cs="Calibri"/>
          <w:b/>
          <w:sz w:val="28"/>
          <w:szCs w:val="28"/>
        </w:rPr>
      </w:pPr>
    </w:p>
    <w:p w:rsidR="00DC21A2" w:rsidP="42094E3C" w:rsidRDefault="0091387A" w14:paraId="28C6D05F" w14:textId="77777777">
      <w:pPr>
        <w:numPr>
          <w:ilvl w:val="0"/>
          <w:numId w:val="51"/>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Once after completed booking form successfully page should redirect to the payment page.</w:t>
      </w:r>
    </w:p>
    <w:p w:rsidR="00DC21A2" w:rsidP="42094E3C" w:rsidRDefault="0091387A" w14:paraId="6E34859B" w14:textId="77777777">
      <w:pPr>
        <w:numPr>
          <w:ilvl w:val="0"/>
          <w:numId w:val="51"/>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Once payment is completed successfully, details are available on the booking detail page.</w:t>
      </w:r>
    </w:p>
    <w:p w:rsidR="00DC21A2" w:rsidRDefault="00DC21A2" w14:paraId="6FF674E1" w14:textId="77777777">
      <w:pPr>
        <w:spacing w:line="240" w:lineRule="auto"/>
        <w:rPr>
          <w:rFonts w:ascii="Calibri" w:hAnsi="Calibri" w:eastAsia="Calibri" w:cs="Calibri"/>
          <w:sz w:val="24"/>
          <w:szCs w:val="24"/>
        </w:rPr>
      </w:pPr>
    </w:p>
    <w:p w:rsidR="00DC21A2" w:rsidRDefault="00747E21" w14:paraId="5CEED964" w14:textId="77777777">
      <w:pPr>
        <w:spacing w:line="240" w:lineRule="auto"/>
        <w:rPr>
          <w:rFonts w:ascii="Calibri" w:hAnsi="Calibri" w:eastAsia="Calibri" w:cs="Calibri"/>
          <w:b/>
          <w:sz w:val="28"/>
          <w:szCs w:val="28"/>
        </w:rPr>
      </w:pPr>
      <w:r>
        <w:rPr>
          <w:rFonts w:ascii="Calibri" w:hAnsi="Calibri" w:eastAsia="Calibri" w:cs="Calibri"/>
          <w:b/>
          <w:sz w:val="28"/>
          <w:szCs w:val="28"/>
        </w:rPr>
        <w:t>5.10.2 BOOKING LIST VIEW:</w:t>
      </w:r>
    </w:p>
    <w:p w:rsidR="00DC21A2" w:rsidRDefault="0091387A" w14:paraId="5216C2B2" w14:textId="77777777">
      <w:pPr>
        <w:spacing w:line="240" w:lineRule="auto"/>
        <w:rPr>
          <w:rFonts w:ascii="Calibri" w:hAnsi="Calibri" w:eastAsia="Calibri" w:cs="Calibri"/>
          <w:b/>
          <w:sz w:val="24"/>
          <w:szCs w:val="24"/>
        </w:rPr>
      </w:pPr>
      <w:r>
        <w:rPr>
          <w:rFonts w:ascii="Calibri" w:hAnsi="Calibri" w:eastAsia="Calibri" w:cs="Calibri"/>
          <w:sz w:val="24"/>
          <w:szCs w:val="24"/>
        </w:rPr>
        <w:t xml:space="preserve">   </w:t>
      </w:r>
      <w:r>
        <w:rPr>
          <w:rFonts w:ascii="Calibri" w:hAnsi="Calibri" w:eastAsia="Calibri" w:cs="Calibri"/>
          <w:b/>
          <w:sz w:val="24"/>
          <w:szCs w:val="24"/>
        </w:rPr>
        <w:t>Search</w:t>
      </w:r>
    </w:p>
    <w:p w:rsidR="00DC21A2" w:rsidRDefault="0091387A" w14:paraId="4E37F9AF" w14:textId="77777777">
      <w:pPr>
        <w:spacing w:line="240" w:lineRule="auto"/>
        <w:rPr>
          <w:rFonts w:ascii="Calibri" w:hAnsi="Calibri" w:eastAsia="Calibri" w:cs="Calibri"/>
          <w:sz w:val="24"/>
          <w:szCs w:val="24"/>
        </w:rPr>
      </w:pPr>
      <w:r>
        <w:rPr>
          <w:rFonts w:ascii="Calibri" w:hAnsi="Calibri" w:eastAsia="Calibri" w:cs="Calibri"/>
          <w:b/>
          <w:sz w:val="24"/>
          <w:szCs w:val="24"/>
        </w:rPr>
        <w:t xml:space="preserve">       </w:t>
      </w:r>
      <w:r>
        <w:rPr>
          <w:rFonts w:ascii="Calibri" w:hAnsi="Calibri" w:eastAsia="Calibri" w:cs="Calibri"/>
          <w:sz w:val="24"/>
          <w:szCs w:val="24"/>
        </w:rPr>
        <w:t>From and To Date</w:t>
      </w:r>
    </w:p>
    <w:p w:rsidR="00DC21A2" w:rsidP="4DF41364" w:rsidRDefault="0091387A" w14:paraId="5472924E" w14:textId="7A04828D">
      <w:p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       Additional filters are Booking Date, Pickup Date, and </w:t>
      </w:r>
      <w:r w:rsidRPr="4DF41364" w:rsidR="00DE41C7">
        <w:rPr>
          <w:rFonts w:ascii="Calibri" w:hAnsi="Calibri" w:eastAsia="Calibri" w:cs="Calibri"/>
          <w:sz w:val="24"/>
          <w:szCs w:val="24"/>
          <w:lang w:val="en-US"/>
        </w:rPr>
        <w:t>Follow-up</w:t>
      </w:r>
      <w:r w:rsidRPr="4DF41364">
        <w:rPr>
          <w:rFonts w:ascii="Calibri" w:hAnsi="Calibri" w:eastAsia="Calibri" w:cs="Calibri"/>
          <w:sz w:val="24"/>
          <w:szCs w:val="24"/>
          <w:lang w:val="en-US"/>
        </w:rPr>
        <w:t xml:space="preserve"> Date.</w:t>
      </w:r>
    </w:p>
    <w:p w:rsidR="00DC21A2" w:rsidRDefault="0091387A" w14:paraId="4A638B1C" w14:textId="77777777">
      <w:pPr>
        <w:spacing w:line="240" w:lineRule="auto"/>
        <w:ind w:firstLine="360"/>
        <w:rPr>
          <w:rFonts w:ascii="Calibri" w:hAnsi="Calibri" w:eastAsia="Calibri" w:cs="Calibri"/>
          <w:sz w:val="24"/>
          <w:szCs w:val="24"/>
        </w:rPr>
      </w:pPr>
      <w:r>
        <w:rPr>
          <w:rFonts w:ascii="Calibri" w:hAnsi="Calibri" w:eastAsia="Calibri" w:cs="Calibri"/>
          <w:sz w:val="24"/>
          <w:szCs w:val="24"/>
        </w:rPr>
        <w:t>List the Booking records per page 10.</w:t>
      </w:r>
    </w:p>
    <w:p w:rsidR="00DC21A2" w:rsidRDefault="00DC21A2" w14:paraId="67DC83AA" w14:textId="77777777">
      <w:pPr>
        <w:spacing w:line="240" w:lineRule="auto"/>
        <w:ind w:firstLine="360"/>
        <w:rPr>
          <w:rFonts w:ascii="Calibri" w:hAnsi="Calibri" w:eastAsia="Calibri" w:cs="Calibri"/>
          <w:sz w:val="24"/>
          <w:szCs w:val="24"/>
        </w:rPr>
      </w:pPr>
    </w:p>
    <w:p w:rsidR="00DC21A2" w:rsidRDefault="0091387A" w14:paraId="11B41070" w14:textId="77777777">
      <w:pPr>
        <w:numPr>
          <w:ilvl w:val="0"/>
          <w:numId w:val="90"/>
        </w:numPr>
        <w:spacing w:line="240" w:lineRule="auto"/>
        <w:rPr>
          <w:rFonts w:ascii="Calibri" w:hAnsi="Calibri" w:eastAsia="Calibri" w:cs="Calibri"/>
          <w:sz w:val="24"/>
          <w:szCs w:val="24"/>
        </w:rPr>
      </w:pPr>
      <w:r>
        <w:rPr>
          <w:rFonts w:ascii="Calibri" w:hAnsi="Calibri" w:eastAsia="Calibri" w:cs="Calibri"/>
          <w:sz w:val="24"/>
          <w:szCs w:val="24"/>
        </w:rPr>
        <w:t>Booking ID</w:t>
      </w:r>
    </w:p>
    <w:p w:rsidR="00DC21A2" w:rsidRDefault="0091387A" w14:paraId="43E75FF2" w14:textId="77777777">
      <w:pPr>
        <w:numPr>
          <w:ilvl w:val="0"/>
          <w:numId w:val="90"/>
        </w:numPr>
        <w:spacing w:line="240" w:lineRule="auto"/>
        <w:rPr>
          <w:rFonts w:ascii="Calibri" w:hAnsi="Calibri" w:eastAsia="Calibri" w:cs="Calibri"/>
          <w:sz w:val="24"/>
          <w:szCs w:val="24"/>
        </w:rPr>
      </w:pPr>
      <w:r>
        <w:rPr>
          <w:rFonts w:ascii="Calibri" w:hAnsi="Calibri" w:eastAsia="Calibri" w:cs="Calibri"/>
          <w:sz w:val="24"/>
          <w:szCs w:val="24"/>
        </w:rPr>
        <w:t>Booking Date</w:t>
      </w:r>
    </w:p>
    <w:p w:rsidR="00DC21A2" w:rsidRDefault="0091387A" w14:paraId="1E5896CA" w14:textId="77777777">
      <w:pPr>
        <w:numPr>
          <w:ilvl w:val="0"/>
          <w:numId w:val="90"/>
        </w:numPr>
        <w:spacing w:line="240" w:lineRule="auto"/>
        <w:rPr>
          <w:rFonts w:ascii="Calibri" w:hAnsi="Calibri" w:eastAsia="Calibri" w:cs="Calibri"/>
          <w:sz w:val="24"/>
          <w:szCs w:val="24"/>
        </w:rPr>
      </w:pPr>
      <w:r>
        <w:rPr>
          <w:rFonts w:ascii="Calibri" w:hAnsi="Calibri" w:eastAsia="Calibri" w:cs="Calibri"/>
          <w:sz w:val="24"/>
          <w:szCs w:val="24"/>
        </w:rPr>
        <w:t>Customer Name</w:t>
      </w:r>
    </w:p>
    <w:p w:rsidR="00DC21A2" w:rsidRDefault="0091387A" w14:paraId="479D8EFC" w14:textId="77777777">
      <w:pPr>
        <w:numPr>
          <w:ilvl w:val="0"/>
          <w:numId w:val="90"/>
        </w:numPr>
        <w:spacing w:line="240" w:lineRule="auto"/>
        <w:rPr>
          <w:rFonts w:ascii="Calibri" w:hAnsi="Calibri" w:eastAsia="Calibri" w:cs="Calibri"/>
          <w:sz w:val="24"/>
          <w:szCs w:val="24"/>
        </w:rPr>
      </w:pPr>
      <w:r>
        <w:rPr>
          <w:rFonts w:ascii="Calibri" w:hAnsi="Calibri" w:eastAsia="Calibri" w:cs="Calibri"/>
          <w:sz w:val="24"/>
          <w:szCs w:val="24"/>
        </w:rPr>
        <w:t>Phone No</w:t>
      </w:r>
    </w:p>
    <w:p w:rsidR="00DC21A2" w:rsidRDefault="0091387A" w14:paraId="02833DF4" w14:textId="77777777">
      <w:pPr>
        <w:numPr>
          <w:ilvl w:val="0"/>
          <w:numId w:val="90"/>
        </w:numPr>
        <w:spacing w:line="240" w:lineRule="auto"/>
        <w:rPr>
          <w:rFonts w:ascii="Calibri" w:hAnsi="Calibri" w:eastAsia="Calibri" w:cs="Calibri"/>
          <w:sz w:val="24"/>
          <w:szCs w:val="24"/>
        </w:rPr>
      </w:pPr>
      <w:r>
        <w:rPr>
          <w:rFonts w:ascii="Calibri" w:hAnsi="Calibri" w:eastAsia="Calibri" w:cs="Calibri"/>
          <w:sz w:val="24"/>
          <w:szCs w:val="24"/>
        </w:rPr>
        <w:t>Total Amount</w:t>
      </w:r>
    </w:p>
    <w:p w:rsidR="00DC21A2" w:rsidRDefault="0091387A" w14:paraId="7FEC7C66" w14:textId="77777777">
      <w:pPr>
        <w:numPr>
          <w:ilvl w:val="0"/>
          <w:numId w:val="90"/>
        </w:numPr>
        <w:spacing w:line="240" w:lineRule="auto"/>
        <w:rPr>
          <w:rFonts w:ascii="Calibri" w:hAnsi="Calibri" w:eastAsia="Calibri" w:cs="Calibri"/>
          <w:sz w:val="24"/>
          <w:szCs w:val="24"/>
        </w:rPr>
      </w:pPr>
      <w:r>
        <w:rPr>
          <w:rFonts w:ascii="Calibri" w:hAnsi="Calibri" w:eastAsia="Calibri" w:cs="Calibri"/>
          <w:sz w:val="24"/>
          <w:szCs w:val="24"/>
        </w:rPr>
        <w:t>Booking Status</w:t>
      </w:r>
    </w:p>
    <w:p w:rsidR="00DC21A2" w:rsidRDefault="0091387A" w14:paraId="2E6D4F31" w14:textId="77777777">
      <w:pPr>
        <w:numPr>
          <w:ilvl w:val="0"/>
          <w:numId w:val="90"/>
        </w:numPr>
        <w:spacing w:line="240" w:lineRule="auto"/>
        <w:rPr>
          <w:rFonts w:ascii="Calibri" w:hAnsi="Calibri" w:eastAsia="Calibri" w:cs="Calibri"/>
          <w:sz w:val="24"/>
          <w:szCs w:val="24"/>
        </w:rPr>
      </w:pPr>
      <w:r>
        <w:rPr>
          <w:rFonts w:ascii="Calibri" w:hAnsi="Calibri" w:eastAsia="Calibri" w:cs="Calibri"/>
          <w:sz w:val="24"/>
          <w:szCs w:val="24"/>
        </w:rPr>
        <w:t>Action</w:t>
      </w:r>
    </w:p>
    <w:p w:rsidR="00DC21A2" w:rsidRDefault="0091387A" w14:paraId="3283D834" w14:textId="77777777">
      <w:pPr>
        <w:numPr>
          <w:ilvl w:val="0"/>
          <w:numId w:val="90"/>
        </w:numPr>
        <w:spacing w:line="240" w:lineRule="auto"/>
        <w:rPr>
          <w:rFonts w:ascii="Calibri" w:hAnsi="Calibri" w:eastAsia="Calibri" w:cs="Calibri"/>
          <w:sz w:val="24"/>
          <w:szCs w:val="24"/>
        </w:rPr>
      </w:pPr>
      <w:r>
        <w:rPr>
          <w:rFonts w:ascii="Calibri" w:hAnsi="Calibri" w:eastAsia="Calibri" w:cs="Calibri"/>
          <w:sz w:val="24"/>
          <w:szCs w:val="24"/>
        </w:rPr>
        <w:t>From City</w:t>
      </w:r>
    </w:p>
    <w:p w:rsidR="00DC21A2" w:rsidRDefault="0091387A" w14:paraId="070A0EB9" w14:textId="77777777">
      <w:pPr>
        <w:numPr>
          <w:ilvl w:val="0"/>
          <w:numId w:val="90"/>
        </w:numPr>
        <w:spacing w:line="240" w:lineRule="auto"/>
        <w:rPr>
          <w:rFonts w:ascii="Calibri" w:hAnsi="Calibri" w:eastAsia="Calibri" w:cs="Calibri"/>
          <w:sz w:val="24"/>
          <w:szCs w:val="24"/>
        </w:rPr>
      </w:pPr>
      <w:r>
        <w:rPr>
          <w:rFonts w:ascii="Calibri" w:hAnsi="Calibri" w:eastAsia="Calibri" w:cs="Calibri"/>
          <w:sz w:val="24"/>
          <w:szCs w:val="24"/>
        </w:rPr>
        <w:t>To City</w:t>
      </w:r>
    </w:p>
    <w:p w:rsidR="00DC21A2" w:rsidRDefault="0091387A" w14:paraId="27E37BCB" w14:textId="77777777">
      <w:pPr>
        <w:numPr>
          <w:ilvl w:val="0"/>
          <w:numId w:val="90"/>
        </w:numPr>
        <w:spacing w:line="240" w:lineRule="auto"/>
        <w:rPr>
          <w:rFonts w:ascii="Calibri" w:hAnsi="Calibri" w:eastAsia="Calibri" w:cs="Calibri"/>
          <w:sz w:val="24"/>
          <w:szCs w:val="24"/>
        </w:rPr>
      </w:pPr>
      <w:r>
        <w:rPr>
          <w:rFonts w:ascii="Calibri" w:hAnsi="Calibri" w:eastAsia="Calibri" w:cs="Calibri"/>
          <w:sz w:val="24"/>
          <w:szCs w:val="24"/>
        </w:rPr>
        <w:t>Cab Type</w:t>
      </w:r>
    </w:p>
    <w:p w:rsidR="00DC21A2" w:rsidRDefault="0091387A" w14:paraId="5D10D125" w14:textId="77777777">
      <w:pPr>
        <w:numPr>
          <w:ilvl w:val="0"/>
          <w:numId w:val="90"/>
        </w:numPr>
        <w:spacing w:line="240" w:lineRule="auto"/>
        <w:rPr>
          <w:rFonts w:ascii="Calibri" w:hAnsi="Calibri" w:eastAsia="Calibri" w:cs="Calibri"/>
          <w:sz w:val="24"/>
          <w:szCs w:val="24"/>
        </w:rPr>
      </w:pPr>
      <w:r>
        <w:rPr>
          <w:rFonts w:ascii="Calibri" w:hAnsi="Calibri" w:eastAsia="Calibri" w:cs="Calibri"/>
          <w:sz w:val="24"/>
          <w:szCs w:val="24"/>
        </w:rPr>
        <w:t>Trip Type</w:t>
      </w:r>
    </w:p>
    <w:p w:rsidR="00DC21A2" w:rsidRDefault="0091387A" w14:paraId="69344D55" w14:textId="77777777">
      <w:pPr>
        <w:numPr>
          <w:ilvl w:val="0"/>
          <w:numId w:val="90"/>
        </w:numPr>
        <w:spacing w:line="240" w:lineRule="auto"/>
        <w:rPr>
          <w:rFonts w:ascii="Calibri" w:hAnsi="Calibri" w:eastAsia="Calibri" w:cs="Calibri"/>
          <w:sz w:val="24"/>
          <w:szCs w:val="24"/>
        </w:rPr>
      </w:pPr>
      <w:r>
        <w:rPr>
          <w:rFonts w:ascii="Calibri" w:hAnsi="Calibri" w:eastAsia="Calibri" w:cs="Calibri"/>
          <w:sz w:val="24"/>
          <w:szCs w:val="24"/>
        </w:rPr>
        <w:t>Pickup Date &amp; Time</w:t>
      </w:r>
    </w:p>
    <w:p w:rsidR="00DC21A2" w:rsidRDefault="0091387A" w14:paraId="1687AE5E" w14:textId="77777777">
      <w:pPr>
        <w:numPr>
          <w:ilvl w:val="0"/>
          <w:numId w:val="90"/>
        </w:numPr>
        <w:spacing w:line="240" w:lineRule="auto"/>
        <w:rPr>
          <w:rFonts w:ascii="Calibri" w:hAnsi="Calibri" w:eastAsia="Calibri" w:cs="Calibri"/>
          <w:sz w:val="24"/>
          <w:szCs w:val="24"/>
        </w:rPr>
      </w:pPr>
      <w:r>
        <w:rPr>
          <w:rFonts w:ascii="Calibri" w:hAnsi="Calibri" w:eastAsia="Calibri" w:cs="Calibri"/>
          <w:sz w:val="24"/>
          <w:szCs w:val="24"/>
        </w:rPr>
        <w:t>Days</w:t>
      </w:r>
    </w:p>
    <w:p w:rsidR="00DC21A2" w:rsidRDefault="0091387A" w14:paraId="6E39029E" w14:textId="77777777">
      <w:pPr>
        <w:numPr>
          <w:ilvl w:val="0"/>
          <w:numId w:val="90"/>
        </w:numPr>
        <w:spacing w:line="240" w:lineRule="auto"/>
        <w:rPr>
          <w:rFonts w:ascii="Calibri" w:hAnsi="Calibri" w:eastAsia="Calibri" w:cs="Calibri"/>
          <w:sz w:val="24"/>
          <w:szCs w:val="24"/>
        </w:rPr>
      </w:pPr>
      <w:r>
        <w:rPr>
          <w:rFonts w:ascii="Calibri" w:hAnsi="Calibri" w:eastAsia="Calibri" w:cs="Calibri"/>
          <w:sz w:val="24"/>
          <w:szCs w:val="24"/>
        </w:rPr>
        <w:t>Return Date &amp; Time</w:t>
      </w:r>
    </w:p>
    <w:p w:rsidR="00DC21A2" w:rsidRDefault="0091387A" w14:paraId="1C2669A0" w14:textId="77777777">
      <w:pPr>
        <w:numPr>
          <w:ilvl w:val="0"/>
          <w:numId w:val="90"/>
        </w:numPr>
        <w:spacing w:line="240" w:lineRule="auto"/>
        <w:rPr>
          <w:rFonts w:ascii="Calibri" w:hAnsi="Calibri" w:eastAsia="Calibri" w:cs="Calibri"/>
          <w:sz w:val="24"/>
          <w:szCs w:val="24"/>
        </w:rPr>
      </w:pPr>
      <w:r>
        <w:rPr>
          <w:rFonts w:ascii="Calibri" w:hAnsi="Calibri" w:eastAsia="Calibri" w:cs="Calibri"/>
          <w:sz w:val="24"/>
          <w:szCs w:val="24"/>
        </w:rPr>
        <w:t>Advance Received</w:t>
      </w:r>
    </w:p>
    <w:p w:rsidR="00DC21A2" w:rsidRDefault="0091387A" w14:paraId="08AEED47" w14:textId="77777777">
      <w:pPr>
        <w:numPr>
          <w:ilvl w:val="0"/>
          <w:numId w:val="90"/>
        </w:numPr>
        <w:spacing w:line="240" w:lineRule="auto"/>
        <w:rPr>
          <w:rFonts w:ascii="Calibri" w:hAnsi="Calibri" w:eastAsia="Calibri" w:cs="Calibri"/>
          <w:sz w:val="24"/>
          <w:szCs w:val="24"/>
        </w:rPr>
      </w:pPr>
      <w:r>
        <w:rPr>
          <w:rFonts w:ascii="Calibri" w:hAnsi="Calibri" w:eastAsia="Calibri" w:cs="Calibri"/>
          <w:sz w:val="24"/>
          <w:szCs w:val="24"/>
        </w:rPr>
        <w:t>Booked by</w:t>
      </w:r>
    </w:p>
    <w:p w:rsidR="00DC21A2" w:rsidRDefault="00DC21A2" w14:paraId="39D18194" w14:textId="77777777">
      <w:pPr>
        <w:spacing w:line="240" w:lineRule="auto"/>
        <w:rPr>
          <w:rFonts w:ascii="Calibri" w:hAnsi="Calibri" w:eastAsia="Calibri" w:cs="Calibri"/>
          <w:sz w:val="24"/>
          <w:szCs w:val="24"/>
        </w:rPr>
      </w:pPr>
    </w:p>
    <w:p w:rsidR="00DC21A2" w:rsidRDefault="0091387A" w14:paraId="3564DADD" w14:textId="77777777">
      <w:pPr>
        <w:numPr>
          <w:ilvl w:val="0"/>
          <w:numId w:val="106"/>
        </w:numPr>
        <w:spacing w:line="240" w:lineRule="auto"/>
        <w:rPr>
          <w:rFonts w:ascii="Calibri" w:hAnsi="Calibri" w:eastAsia="Calibri" w:cs="Calibri"/>
          <w:sz w:val="24"/>
          <w:szCs w:val="24"/>
        </w:rPr>
      </w:pPr>
      <w:r>
        <w:rPr>
          <w:rFonts w:ascii="Calibri" w:hAnsi="Calibri" w:eastAsia="Calibri" w:cs="Calibri"/>
          <w:sz w:val="24"/>
          <w:szCs w:val="24"/>
        </w:rPr>
        <w:t>On the booking detail page we have multiple records, clicking one of the record names by the booking ID page will redirect to the complete details page against the booking ID.</w:t>
      </w:r>
    </w:p>
    <w:p w:rsidR="00DC21A2" w:rsidP="4DF41364" w:rsidRDefault="0091387A" w14:paraId="792D30CA" w14:textId="77777777">
      <w:pPr>
        <w:numPr>
          <w:ilvl w:val="0"/>
          <w:numId w:val="106"/>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Which contains Customer Details, Trip Details, and Payment Details.</w:t>
      </w:r>
    </w:p>
    <w:p w:rsidR="00DC21A2" w:rsidP="4DF41364" w:rsidRDefault="0091387A" w14:paraId="55B5B3C9" w14:textId="77777777">
      <w:pPr>
        <w:numPr>
          <w:ilvl w:val="0"/>
          <w:numId w:val="106"/>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Top of the page two buttons will be available for ‘CANCEL’ and ‘Booking Confirmation’.</w:t>
      </w:r>
    </w:p>
    <w:p w:rsidR="00DC21A2" w:rsidRDefault="00DC21A2" w14:paraId="36BF1058" w14:textId="77777777">
      <w:pPr>
        <w:spacing w:line="240" w:lineRule="auto"/>
        <w:ind w:left="720"/>
        <w:rPr>
          <w:rFonts w:ascii="Calibri" w:hAnsi="Calibri" w:eastAsia="Calibri" w:cs="Calibri"/>
          <w:sz w:val="24"/>
          <w:szCs w:val="24"/>
        </w:rPr>
      </w:pPr>
    </w:p>
    <w:p w:rsidR="00DC21A2" w:rsidRDefault="00DC21A2" w14:paraId="5AE2D024" w14:textId="77777777">
      <w:pPr>
        <w:spacing w:line="240" w:lineRule="auto"/>
        <w:rPr>
          <w:rFonts w:ascii="Calibri" w:hAnsi="Calibri" w:eastAsia="Calibri" w:cs="Calibri"/>
          <w:b/>
          <w:sz w:val="24"/>
          <w:szCs w:val="24"/>
        </w:rPr>
      </w:pPr>
    </w:p>
    <w:p w:rsidR="00DC21A2" w:rsidRDefault="0010377A" w14:paraId="4A57DC8E" w14:textId="77777777">
      <w:pPr>
        <w:spacing w:line="240" w:lineRule="auto"/>
        <w:rPr>
          <w:rFonts w:ascii="Calibri" w:hAnsi="Calibri" w:eastAsia="Calibri" w:cs="Calibri"/>
          <w:b/>
          <w:sz w:val="28"/>
          <w:szCs w:val="28"/>
        </w:rPr>
      </w:pPr>
      <w:r>
        <w:rPr>
          <w:rFonts w:ascii="Calibri" w:hAnsi="Calibri" w:eastAsia="Calibri" w:cs="Calibri"/>
          <w:b/>
          <w:sz w:val="28"/>
          <w:szCs w:val="28"/>
        </w:rPr>
        <w:t xml:space="preserve">5.11 </w:t>
      </w:r>
      <w:r w:rsidR="00701B7C">
        <w:rPr>
          <w:rFonts w:ascii="Calibri" w:hAnsi="Calibri" w:eastAsia="Calibri" w:cs="Calibri"/>
          <w:b/>
          <w:sz w:val="28"/>
          <w:szCs w:val="28"/>
        </w:rPr>
        <w:t xml:space="preserve">Super Admin </w:t>
      </w:r>
      <w:r>
        <w:rPr>
          <w:rFonts w:ascii="Calibri" w:hAnsi="Calibri" w:eastAsia="Calibri" w:cs="Calibri"/>
          <w:b/>
          <w:sz w:val="28"/>
          <w:szCs w:val="28"/>
        </w:rPr>
        <w:t>Reports</w:t>
      </w:r>
    </w:p>
    <w:p w:rsidR="00DC21A2" w:rsidRDefault="00DC21A2" w14:paraId="27B50782" w14:textId="77777777">
      <w:pPr>
        <w:spacing w:line="240" w:lineRule="auto"/>
        <w:rPr>
          <w:rFonts w:ascii="Calibri" w:hAnsi="Calibri" w:eastAsia="Calibri" w:cs="Calibri"/>
          <w:b/>
          <w:sz w:val="24"/>
          <w:szCs w:val="24"/>
        </w:rPr>
      </w:pPr>
    </w:p>
    <w:p w:rsidR="00DC21A2" w:rsidP="4DF41364" w:rsidRDefault="002F0486" w14:paraId="66EDCA7C" w14:textId="77777777">
      <w:pPr>
        <w:spacing w:line="240" w:lineRule="auto"/>
        <w:rPr>
          <w:rFonts w:ascii="Calibri" w:hAnsi="Calibri" w:eastAsia="Calibri" w:cs="Calibri"/>
          <w:b/>
          <w:bCs/>
          <w:sz w:val="28"/>
          <w:szCs w:val="28"/>
          <w:lang w:val="en-US"/>
        </w:rPr>
      </w:pPr>
      <w:r w:rsidRPr="4DF41364">
        <w:rPr>
          <w:rFonts w:ascii="Calibri" w:hAnsi="Calibri" w:eastAsia="Calibri" w:cs="Calibri"/>
          <w:b/>
          <w:bCs/>
          <w:sz w:val="28"/>
          <w:szCs w:val="28"/>
          <w:lang w:val="en-US"/>
        </w:rPr>
        <w:t xml:space="preserve">5.11.1  Revenue </w:t>
      </w:r>
      <w:r w:rsidRPr="4DF41364" w:rsidR="00A9293D">
        <w:rPr>
          <w:rFonts w:ascii="Calibri" w:hAnsi="Calibri" w:eastAsia="Calibri" w:cs="Calibri"/>
          <w:b/>
          <w:bCs/>
          <w:sz w:val="28"/>
          <w:szCs w:val="28"/>
          <w:lang w:val="en-US"/>
        </w:rPr>
        <w:t xml:space="preserve">/ Booking </w:t>
      </w:r>
      <w:r w:rsidRPr="4DF41364">
        <w:rPr>
          <w:rFonts w:ascii="Calibri" w:hAnsi="Calibri" w:eastAsia="Calibri" w:cs="Calibri"/>
          <w:b/>
          <w:bCs/>
          <w:sz w:val="28"/>
          <w:szCs w:val="28"/>
          <w:lang w:val="en-US"/>
        </w:rPr>
        <w:t>Report</w:t>
      </w:r>
    </w:p>
    <w:p w:rsidR="00DC21A2" w:rsidRDefault="0091387A" w14:paraId="4B7DE318" w14:textId="77777777">
      <w:pPr>
        <w:spacing w:line="240" w:lineRule="auto"/>
        <w:rPr>
          <w:rFonts w:ascii="Calibri" w:hAnsi="Calibri" w:eastAsia="Calibri" w:cs="Calibri"/>
          <w:sz w:val="24"/>
          <w:szCs w:val="24"/>
        </w:rPr>
      </w:pPr>
      <w:r>
        <w:rPr>
          <w:rFonts w:ascii="Calibri" w:hAnsi="Calibri" w:eastAsia="Calibri" w:cs="Calibri"/>
          <w:sz w:val="24"/>
          <w:szCs w:val="24"/>
        </w:rPr>
        <w:t>Report on revenue collected by car booking</w:t>
      </w:r>
      <w:r w:rsidR="0018327E">
        <w:rPr>
          <w:rFonts w:ascii="Calibri" w:hAnsi="Calibri" w:eastAsia="Calibri" w:cs="Calibri"/>
          <w:sz w:val="24"/>
          <w:szCs w:val="24"/>
        </w:rPr>
        <w:t xml:space="preserve"> can be export in to excel</w:t>
      </w:r>
    </w:p>
    <w:p w:rsidR="00DC21A2" w:rsidRDefault="00DC21A2" w14:paraId="377DE6B6" w14:textId="77777777">
      <w:pPr>
        <w:spacing w:line="240" w:lineRule="auto"/>
        <w:rPr>
          <w:rFonts w:ascii="Calibri" w:hAnsi="Calibri" w:eastAsia="Calibri" w:cs="Calibri"/>
          <w:sz w:val="24"/>
          <w:szCs w:val="24"/>
        </w:rPr>
      </w:pPr>
    </w:p>
    <w:p w:rsidR="00DC21A2" w:rsidRDefault="0091387A" w14:paraId="7408A988" w14:textId="77777777">
      <w:pPr>
        <w:spacing w:line="240" w:lineRule="auto"/>
        <w:ind w:firstLine="360"/>
        <w:rPr>
          <w:rFonts w:ascii="Calibri" w:hAnsi="Calibri" w:eastAsia="Calibri" w:cs="Calibri"/>
          <w:b/>
          <w:sz w:val="24"/>
          <w:szCs w:val="24"/>
        </w:rPr>
      </w:pPr>
      <w:r>
        <w:rPr>
          <w:rFonts w:ascii="Calibri" w:hAnsi="Calibri" w:eastAsia="Calibri" w:cs="Calibri"/>
          <w:b/>
          <w:sz w:val="24"/>
          <w:szCs w:val="24"/>
        </w:rPr>
        <w:t>Search</w:t>
      </w:r>
      <w:r w:rsidR="007A7335">
        <w:rPr>
          <w:rFonts w:ascii="Calibri" w:hAnsi="Calibri" w:eastAsia="Calibri" w:cs="Calibri"/>
          <w:b/>
          <w:sz w:val="24"/>
          <w:szCs w:val="24"/>
        </w:rPr>
        <w:t xml:space="preserve"> and filter</w:t>
      </w:r>
      <w:r>
        <w:rPr>
          <w:rFonts w:ascii="Calibri" w:hAnsi="Calibri" w:eastAsia="Calibri" w:cs="Calibri"/>
          <w:b/>
          <w:sz w:val="24"/>
          <w:szCs w:val="24"/>
        </w:rPr>
        <w:t>:</w:t>
      </w:r>
    </w:p>
    <w:p w:rsidR="00DC21A2" w:rsidP="002E6A3C" w:rsidRDefault="00DC21A2" w14:paraId="0B5CC94F" w14:textId="77777777">
      <w:pPr>
        <w:spacing w:line="240" w:lineRule="auto"/>
        <w:rPr>
          <w:rFonts w:ascii="Calibri" w:hAnsi="Calibri" w:eastAsia="Calibri" w:cs="Calibri"/>
          <w:sz w:val="24"/>
          <w:szCs w:val="24"/>
        </w:rPr>
      </w:pPr>
    </w:p>
    <w:p w:rsidR="00DC21A2" w:rsidRDefault="0091387A" w14:paraId="01A39BC4" w14:textId="77777777">
      <w:pPr>
        <w:numPr>
          <w:ilvl w:val="0"/>
          <w:numId w:val="7"/>
        </w:numPr>
        <w:spacing w:line="240" w:lineRule="auto"/>
        <w:rPr>
          <w:rFonts w:ascii="Calibri" w:hAnsi="Calibri" w:eastAsia="Calibri" w:cs="Calibri"/>
          <w:sz w:val="24"/>
          <w:szCs w:val="24"/>
        </w:rPr>
      </w:pPr>
      <w:r>
        <w:rPr>
          <w:rFonts w:ascii="Calibri" w:hAnsi="Calibri" w:eastAsia="Calibri" w:cs="Calibri"/>
          <w:sz w:val="24"/>
          <w:szCs w:val="24"/>
        </w:rPr>
        <w:t>From Date</w:t>
      </w:r>
    </w:p>
    <w:p w:rsidR="00DC21A2" w:rsidRDefault="0091387A" w14:paraId="7C9B6D4A" w14:textId="77777777">
      <w:pPr>
        <w:numPr>
          <w:ilvl w:val="0"/>
          <w:numId w:val="7"/>
        </w:numPr>
        <w:spacing w:line="240" w:lineRule="auto"/>
        <w:rPr>
          <w:rFonts w:ascii="Calibri" w:hAnsi="Calibri" w:eastAsia="Calibri" w:cs="Calibri"/>
          <w:sz w:val="24"/>
          <w:szCs w:val="24"/>
        </w:rPr>
      </w:pPr>
      <w:r>
        <w:rPr>
          <w:rFonts w:ascii="Calibri" w:hAnsi="Calibri" w:eastAsia="Calibri" w:cs="Calibri"/>
          <w:sz w:val="24"/>
          <w:szCs w:val="24"/>
        </w:rPr>
        <w:t>To Date</w:t>
      </w:r>
    </w:p>
    <w:p w:rsidR="004077B8" w:rsidRDefault="004077B8" w14:paraId="71BCADD6" w14:textId="77777777">
      <w:pPr>
        <w:numPr>
          <w:ilvl w:val="0"/>
          <w:numId w:val="7"/>
        </w:numPr>
        <w:spacing w:line="240" w:lineRule="auto"/>
        <w:rPr>
          <w:rFonts w:ascii="Calibri" w:hAnsi="Calibri" w:eastAsia="Calibri" w:cs="Calibri"/>
          <w:sz w:val="24"/>
          <w:szCs w:val="24"/>
        </w:rPr>
      </w:pPr>
      <w:r>
        <w:rPr>
          <w:rFonts w:ascii="Calibri" w:hAnsi="Calibri" w:eastAsia="Calibri" w:cs="Calibri"/>
          <w:sz w:val="24"/>
          <w:szCs w:val="24"/>
        </w:rPr>
        <w:t>Search by supplier</w:t>
      </w:r>
    </w:p>
    <w:p w:rsidR="004077B8" w:rsidRDefault="004077B8" w14:paraId="6E65DD28" w14:textId="77777777">
      <w:pPr>
        <w:numPr>
          <w:ilvl w:val="0"/>
          <w:numId w:val="7"/>
        </w:numPr>
        <w:spacing w:line="240" w:lineRule="auto"/>
        <w:rPr>
          <w:rFonts w:ascii="Calibri" w:hAnsi="Calibri" w:eastAsia="Calibri" w:cs="Calibri"/>
          <w:sz w:val="24"/>
          <w:szCs w:val="24"/>
        </w:rPr>
      </w:pPr>
      <w:r>
        <w:rPr>
          <w:rFonts w:ascii="Calibri" w:hAnsi="Calibri" w:eastAsia="Calibri" w:cs="Calibri"/>
          <w:sz w:val="24"/>
          <w:szCs w:val="24"/>
        </w:rPr>
        <w:t>Search by driver</w:t>
      </w:r>
    </w:p>
    <w:p w:rsidR="004077B8" w:rsidRDefault="004077B8" w14:paraId="54E22F75" w14:textId="77777777">
      <w:pPr>
        <w:numPr>
          <w:ilvl w:val="0"/>
          <w:numId w:val="7"/>
        </w:numPr>
        <w:spacing w:line="240" w:lineRule="auto"/>
        <w:rPr>
          <w:rFonts w:ascii="Calibri" w:hAnsi="Calibri" w:eastAsia="Calibri" w:cs="Calibri"/>
          <w:sz w:val="24"/>
          <w:szCs w:val="24"/>
        </w:rPr>
      </w:pPr>
      <w:r>
        <w:rPr>
          <w:rFonts w:ascii="Calibri" w:hAnsi="Calibri" w:eastAsia="Calibri" w:cs="Calibri"/>
          <w:sz w:val="24"/>
          <w:szCs w:val="24"/>
        </w:rPr>
        <w:t>Search by agents</w:t>
      </w:r>
    </w:p>
    <w:p w:rsidR="00DC21A2" w:rsidRDefault="00DC21A2" w14:paraId="044372F3" w14:textId="77777777">
      <w:pPr>
        <w:spacing w:line="240" w:lineRule="auto"/>
        <w:ind w:firstLine="360"/>
        <w:rPr>
          <w:rFonts w:ascii="Calibri" w:hAnsi="Calibri" w:eastAsia="Calibri" w:cs="Calibri"/>
          <w:sz w:val="24"/>
          <w:szCs w:val="24"/>
        </w:rPr>
      </w:pPr>
    </w:p>
    <w:p w:rsidR="00DC21A2" w:rsidRDefault="0091387A" w14:paraId="2A9D86C8" w14:textId="77777777">
      <w:pPr>
        <w:spacing w:line="240" w:lineRule="auto"/>
        <w:ind w:firstLine="360"/>
        <w:rPr>
          <w:rFonts w:ascii="Calibri" w:hAnsi="Calibri" w:eastAsia="Calibri" w:cs="Calibri"/>
          <w:sz w:val="24"/>
          <w:szCs w:val="24"/>
        </w:rPr>
      </w:pPr>
      <w:r>
        <w:rPr>
          <w:rFonts w:ascii="Calibri" w:hAnsi="Calibri" w:eastAsia="Calibri" w:cs="Calibri"/>
          <w:b/>
          <w:sz w:val="24"/>
          <w:szCs w:val="24"/>
        </w:rPr>
        <w:t>List View:</w:t>
      </w:r>
    </w:p>
    <w:p w:rsidR="00DC21A2" w:rsidRDefault="00DC21A2" w14:paraId="78486A77" w14:textId="77777777">
      <w:pPr>
        <w:spacing w:line="240" w:lineRule="auto"/>
        <w:ind w:firstLine="360"/>
        <w:rPr>
          <w:rFonts w:ascii="Calibri" w:hAnsi="Calibri" w:eastAsia="Calibri" w:cs="Calibri"/>
          <w:sz w:val="24"/>
          <w:szCs w:val="24"/>
        </w:rPr>
      </w:pPr>
    </w:p>
    <w:p w:rsidR="00DC21A2" w:rsidRDefault="0091387A" w14:paraId="0D293FD5" w14:textId="77777777">
      <w:pPr>
        <w:numPr>
          <w:ilvl w:val="0"/>
          <w:numId w:val="8"/>
        </w:numPr>
        <w:spacing w:line="240" w:lineRule="auto"/>
        <w:rPr>
          <w:rFonts w:ascii="Calibri" w:hAnsi="Calibri" w:eastAsia="Calibri" w:cs="Calibri"/>
          <w:sz w:val="24"/>
          <w:szCs w:val="24"/>
        </w:rPr>
      </w:pPr>
      <w:r>
        <w:rPr>
          <w:rFonts w:ascii="Calibri" w:hAnsi="Calibri" w:eastAsia="Calibri" w:cs="Calibri"/>
          <w:sz w:val="24"/>
          <w:szCs w:val="24"/>
        </w:rPr>
        <w:t>Booking ID</w:t>
      </w:r>
    </w:p>
    <w:p w:rsidR="00DC21A2" w:rsidRDefault="0091387A" w14:paraId="028297BD" w14:textId="77777777">
      <w:pPr>
        <w:numPr>
          <w:ilvl w:val="0"/>
          <w:numId w:val="8"/>
        </w:numPr>
        <w:spacing w:line="240" w:lineRule="auto"/>
        <w:rPr>
          <w:rFonts w:ascii="Calibri" w:hAnsi="Calibri" w:eastAsia="Calibri" w:cs="Calibri"/>
          <w:sz w:val="24"/>
          <w:szCs w:val="24"/>
        </w:rPr>
      </w:pPr>
      <w:r>
        <w:rPr>
          <w:rFonts w:ascii="Calibri" w:hAnsi="Calibri" w:eastAsia="Calibri" w:cs="Calibri"/>
          <w:sz w:val="24"/>
          <w:szCs w:val="24"/>
        </w:rPr>
        <w:t>Booking Date</w:t>
      </w:r>
    </w:p>
    <w:p w:rsidR="00DC21A2" w:rsidRDefault="0091387A" w14:paraId="6703DA77" w14:textId="77777777">
      <w:pPr>
        <w:numPr>
          <w:ilvl w:val="0"/>
          <w:numId w:val="8"/>
        </w:numPr>
        <w:spacing w:line="240" w:lineRule="auto"/>
        <w:rPr>
          <w:rFonts w:ascii="Calibri" w:hAnsi="Calibri" w:eastAsia="Calibri" w:cs="Calibri"/>
          <w:sz w:val="24"/>
          <w:szCs w:val="24"/>
        </w:rPr>
      </w:pPr>
      <w:r>
        <w:rPr>
          <w:rFonts w:ascii="Calibri" w:hAnsi="Calibri" w:eastAsia="Calibri" w:cs="Calibri"/>
          <w:sz w:val="24"/>
          <w:szCs w:val="24"/>
        </w:rPr>
        <w:t>Customer Name</w:t>
      </w:r>
    </w:p>
    <w:p w:rsidR="00DC21A2" w:rsidRDefault="0091387A" w14:paraId="19E0F8E7" w14:textId="77777777">
      <w:pPr>
        <w:numPr>
          <w:ilvl w:val="0"/>
          <w:numId w:val="8"/>
        </w:numPr>
        <w:spacing w:line="240" w:lineRule="auto"/>
        <w:rPr>
          <w:rFonts w:ascii="Calibri" w:hAnsi="Calibri" w:eastAsia="Calibri" w:cs="Calibri"/>
          <w:sz w:val="24"/>
          <w:szCs w:val="24"/>
        </w:rPr>
      </w:pPr>
      <w:r>
        <w:rPr>
          <w:rFonts w:ascii="Calibri" w:hAnsi="Calibri" w:eastAsia="Calibri" w:cs="Calibri"/>
          <w:sz w:val="24"/>
          <w:szCs w:val="24"/>
        </w:rPr>
        <w:t>Phone No</w:t>
      </w:r>
    </w:p>
    <w:p w:rsidR="00DC21A2" w:rsidRDefault="0091387A" w14:paraId="66B96F16" w14:textId="77777777">
      <w:pPr>
        <w:numPr>
          <w:ilvl w:val="0"/>
          <w:numId w:val="8"/>
        </w:numPr>
        <w:spacing w:line="240" w:lineRule="auto"/>
        <w:rPr>
          <w:rFonts w:ascii="Calibri" w:hAnsi="Calibri" w:eastAsia="Calibri" w:cs="Calibri"/>
          <w:sz w:val="24"/>
          <w:szCs w:val="24"/>
        </w:rPr>
      </w:pPr>
      <w:r>
        <w:rPr>
          <w:rFonts w:ascii="Calibri" w:hAnsi="Calibri" w:eastAsia="Calibri" w:cs="Calibri"/>
          <w:sz w:val="24"/>
          <w:szCs w:val="24"/>
        </w:rPr>
        <w:t>Total Amount</w:t>
      </w:r>
      <w:r w:rsidR="006E4EFE">
        <w:rPr>
          <w:rFonts w:ascii="Calibri" w:hAnsi="Calibri" w:eastAsia="Calibri" w:cs="Calibri"/>
          <w:sz w:val="24"/>
          <w:szCs w:val="24"/>
        </w:rPr>
        <w:t xml:space="preserve"> of this trip </w:t>
      </w:r>
    </w:p>
    <w:p w:rsidR="006E4EFE" w:rsidRDefault="006E4EFE" w14:paraId="72E78F88" w14:textId="77777777">
      <w:pPr>
        <w:numPr>
          <w:ilvl w:val="0"/>
          <w:numId w:val="8"/>
        </w:numPr>
        <w:spacing w:line="240" w:lineRule="auto"/>
        <w:rPr>
          <w:rFonts w:ascii="Calibri" w:hAnsi="Calibri" w:eastAsia="Calibri" w:cs="Calibri"/>
          <w:sz w:val="24"/>
          <w:szCs w:val="24"/>
        </w:rPr>
      </w:pPr>
      <w:r>
        <w:rPr>
          <w:rFonts w:ascii="Calibri" w:hAnsi="Calibri" w:eastAsia="Calibri" w:cs="Calibri"/>
          <w:sz w:val="24"/>
          <w:szCs w:val="24"/>
        </w:rPr>
        <w:t>Total Earning of this trip</w:t>
      </w:r>
    </w:p>
    <w:p w:rsidR="00C31CB7" w:rsidRDefault="00C31CB7" w14:paraId="387A4DDE" w14:textId="77777777">
      <w:pPr>
        <w:numPr>
          <w:ilvl w:val="0"/>
          <w:numId w:val="8"/>
        </w:numPr>
        <w:spacing w:line="240" w:lineRule="auto"/>
        <w:rPr>
          <w:rFonts w:ascii="Calibri" w:hAnsi="Calibri" w:eastAsia="Calibri" w:cs="Calibri"/>
          <w:sz w:val="24"/>
          <w:szCs w:val="24"/>
        </w:rPr>
      </w:pPr>
      <w:r>
        <w:rPr>
          <w:rFonts w:ascii="Calibri" w:hAnsi="Calibri" w:eastAsia="Calibri" w:cs="Calibri"/>
          <w:sz w:val="24"/>
          <w:szCs w:val="24"/>
        </w:rPr>
        <w:t xml:space="preserve">Agent </w:t>
      </w:r>
      <w:r w:rsidR="00847D35">
        <w:rPr>
          <w:rFonts w:ascii="Calibri" w:hAnsi="Calibri" w:eastAsia="Calibri" w:cs="Calibri"/>
          <w:sz w:val="24"/>
          <w:szCs w:val="24"/>
        </w:rPr>
        <w:t>N</w:t>
      </w:r>
      <w:r>
        <w:rPr>
          <w:rFonts w:ascii="Calibri" w:hAnsi="Calibri" w:eastAsia="Calibri" w:cs="Calibri"/>
          <w:sz w:val="24"/>
          <w:szCs w:val="24"/>
        </w:rPr>
        <w:t>ame</w:t>
      </w:r>
    </w:p>
    <w:p w:rsidR="00701B7C" w:rsidRDefault="00701B7C" w14:paraId="470A020F" w14:textId="77777777">
      <w:pPr>
        <w:numPr>
          <w:ilvl w:val="0"/>
          <w:numId w:val="8"/>
        </w:numPr>
        <w:spacing w:line="240" w:lineRule="auto"/>
        <w:rPr>
          <w:rFonts w:ascii="Calibri" w:hAnsi="Calibri" w:eastAsia="Calibri" w:cs="Calibri"/>
          <w:sz w:val="24"/>
          <w:szCs w:val="24"/>
        </w:rPr>
      </w:pPr>
      <w:r>
        <w:rPr>
          <w:rFonts w:ascii="Calibri" w:hAnsi="Calibri" w:eastAsia="Calibri" w:cs="Calibri"/>
          <w:sz w:val="24"/>
          <w:szCs w:val="24"/>
        </w:rPr>
        <w:t>Supplier name</w:t>
      </w:r>
    </w:p>
    <w:p w:rsidR="00701B7C" w:rsidRDefault="00701B7C" w14:paraId="65FDCD11" w14:textId="77777777">
      <w:pPr>
        <w:numPr>
          <w:ilvl w:val="0"/>
          <w:numId w:val="8"/>
        </w:numPr>
        <w:spacing w:line="240" w:lineRule="auto"/>
        <w:rPr>
          <w:rFonts w:ascii="Calibri" w:hAnsi="Calibri" w:eastAsia="Calibri" w:cs="Calibri"/>
          <w:sz w:val="24"/>
          <w:szCs w:val="24"/>
        </w:rPr>
      </w:pPr>
      <w:r>
        <w:rPr>
          <w:rFonts w:ascii="Calibri" w:hAnsi="Calibri" w:eastAsia="Calibri" w:cs="Calibri"/>
          <w:sz w:val="24"/>
          <w:szCs w:val="24"/>
        </w:rPr>
        <w:t>Driver name</w:t>
      </w:r>
    </w:p>
    <w:p w:rsidR="00701B7C" w:rsidP="00701B7C" w:rsidRDefault="00701B7C" w14:paraId="54B0FA4A" w14:textId="77777777">
      <w:pPr>
        <w:spacing w:line="240" w:lineRule="auto"/>
        <w:ind w:left="1080"/>
        <w:rPr>
          <w:rFonts w:ascii="Calibri" w:hAnsi="Calibri" w:eastAsia="Calibri" w:cs="Calibri"/>
          <w:sz w:val="24"/>
          <w:szCs w:val="24"/>
        </w:rPr>
      </w:pPr>
    </w:p>
    <w:p w:rsidR="00701B7C" w:rsidP="00701B7C" w:rsidRDefault="00701B7C" w14:paraId="247EBF0D" w14:textId="77777777">
      <w:pPr>
        <w:spacing w:line="240" w:lineRule="auto"/>
        <w:ind w:firstLine="360"/>
        <w:rPr>
          <w:rFonts w:ascii="Calibri" w:hAnsi="Calibri" w:eastAsia="Calibri" w:cs="Calibri"/>
          <w:b/>
          <w:sz w:val="24"/>
          <w:szCs w:val="24"/>
        </w:rPr>
      </w:pPr>
      <w:r>
        <w:rPr>
          <w:rFonts w:ascii="Calibri" w:hAnsi="Calibri" w:eastAsia="Calibri" w:cs="Calibri"/>
          <w:b/>
          <w:sz w:val="24"/>
          <w:szCs w:val="24"/>
        </w:rPr>
        <w:t>Detail View:</w:t>
      </w:r>
    </w:p>
    <w:p w:rsidR="00701B7C" w:rsidP="00701B7C" w:rsidRDefault="00701B7C" w14:paraId="2D742B38" w14:textId="77777777">
      <w:pPr>
        <w:spacing w:line="240" w:lineRule="auto"/>
        <w:ind w:firstLine="360"/>
        <w:rPr>
          <w:rFonts w:ascii="Calibri" w:hAnsi="Calibri" w:eastAsia="Calibri" w:cs="Calibri"/>
          <w:sz w:val="24"/>
          <w:szCs w:val="24"/>
        </w:rPr>
      </w:pPr>
    </w:p>
    <w:p w:rsidR="00701B7C" w:rsidRDefault="00701B7C" w14:paraId="5CAAC07C" w14:textId="77777777">
      <w:pPr>
        <w:numPr>
          <w:ilvl w:val="0"/>
          <w:numId w:val="117"/>
        </w:numPr>
        <w:spacing w:line="240" w:lineRule="auto"/>
        <w:rPr>
          <w:rFonts w:ascii="Calibri" w:hAnsi="Calibri" w:eastAsia="Calibri" w:cs="Calibri"/>
          <w:sz w:val="24"/>
          <w:szCs w:val="24"/>
        </w:rPr>
      </w:pPr>
      <w:r>
        <w:rPr>
          <w:rFonts w:ascii="Calibri" w:hAnsi="Calibri" w:eastAsia="Calibri" w:cs="Calibri"/>
          <w:sz w:val="24"/>
          <w:szCs w:val="24"/>
        </w:rPr>
        <w:t>Booking ID</w:t>
      </w:r>
    </w:p>
    <w:p w:rsidR="00701B7C" w:rsidRDefault="00701B7C" w14:paraId="1DA73748" w14:textId="77777777">
      <w:pPr>
        <w:numPr>
          <w:ilvl w:val="0"/>
          <w:numId w:val="117"/>
        </w:numPr>
        <w:spacing w:line="240" w:lineRule="auto"/>
        <w:rPr>
          <w:rFonts w:ascii="Calibri" w:hAnsi="Calibri" w:eastAsia="Calibri" w:cs="Calibri"/>
          <w:sz w:val="24"/>
          <w:szCs w:val="24"/>
        </w:rPr>
      </w:pPr>
      <w:r>
        <w:rPr>
          <w:rFonts w:ascii="Calibri" w:hAnsi="Calibri" w:eastAsia="Calibri" w:cs="Calibri"/>
          <w:sz w:val="24"/>
          <w:szCs w:val="24"/>
        </w:rPr>
        <w:t>Booking Date</w:t>
      </w:r>
    </w:p>
    <w:p w:rsidR="00701B7C" w:rsidRDefault="00701B7C" w14:paraId="33007DA7" w14:textId="77777777">
      <w:pPr>
        <w:numPr>
          <w:ilvl w:val="0"/>
          <w:numId w:val="117"/>
        </w:numPr>
        <w:spacing w:line="240" w:lineRule="auto"/>
        <w:rPr>
          <w:rFonts w:ascii="Calibri" w:hAnsi="Calibri" w:eastAsia="Calibri" w:cs="Calibri"/>
          <w:sz w:val="24"/>
          <w:szCs w:val="24"/>
        </w:rPr>
      </w:pPr>
      <w:r>
        <w:rPr>
          <w:rFonts w:ascii="Calibri" w:hAnsi="Calibri" w:eastAsia="Calibri" w:cs="Calibri"/>
          <w:sz w:val="24"/>
          <w:szCs w:val="24"/>
        </w:rPr>
        <w:t>Customer Name</w:t>
      </w:r>
    </w:p>
    <w:p w:rsidR="00701B7C" w:rsidRDefault="00701B7C" w14:paraId="34E147DC" w14:textId="77777777">
      <w:pPr>
        <w:numPr>
          <w:ilvl w:val="0"/>
          <w:numId w:val="117"/>
        </w:numPr>
        <w:spacing w:line="240" w:lineRule="auto"/>
        <w:rPr>
          <w:rFonts w:ascii="Calibri" w:hAnsi="Calibri" w:eastAsia="Calibri" w:cs="Calibri"/>
          <w:sz w:val="24"/>
          <w:szCs w:val="24"/>
        </w:rPr>
      </w:pPr>
      <w:r>
        <w:rPr>
          <w:rFonts w:ascii="Calibri" w:hAnsi="Calibri" w:eastAsia="Calibri" w:cs="Calibri"/>
          <w:sz w:val="24"/>
          <w:szCs w:val="24"/>
        </w:rPr>
        <w:t>Phone No</w:t>
      </w:r>
    </w:p>
    <w:p w:rsidR="00701B7C" w:rsidRDefault="00701B7C" w14:paraId="418E94BE" w14:textId="77777777">
      <w:pPr>
        <w:numPr>
          <w:ilvl w:val="0"/>
          <w:numId w:val="117"/>
        </w:numPr>
        <w:spacing w:line="240" w:lineRule="auto"/>
        <w:rPr>
          <w:rFonts w:ascii="Calibri" w:hAnsi="Calibri" w:eastAsia="Calibri" w:cs="Calibri"/>
          <w:sz w:val="24"/>
          <w:szCs w:val="24"/>
        </w:rPr>
      </w:pPr>
      <w:r>
        <w:rPr>
          <w:rFonts w:ascii="Calibri" w:hAnsi="Calibri" w:eastAsia="Calibri" w:cs="Calibri"/>
          <w:sz w:val="24"/>
          <w:szCs w:val="24"/>
        </w:rPr>
        <w:t>Total Amount</w:t>
      </w:r>
    </w:p>
    <w:p w:rsidR="008A52F3" w:rsidRDefault="008A52F3" w14:paraId="15ED245A" w14:textId="77777777">
      <w:pPr>
        <w:numPr>
          <w:ilvl w:val="0"/>
          <w:numId w:val="117"/>
        </w:numPr>
        <w:spacing w:line="240" w:lineRule="auto"/>
        <w:rPr>
          <w:rFonts w:ascii="Calibri" w:hAnsi="Calibri" w:eastAsia="Calibri" w:cs="Calibri"/>
          <w:sz w:val="24"/>
          <w:szCs w:val="24"/>
        </w:rPr>
      </w:pPr>
      <w:r>
        <w:rPr>
          <w:rFonts w:ascii="Calibri" w:hAnsi="Calibri" w:eastAsia="Calibri" w:cs="Calibri"/>
          <w:sz w:val="24"/>
          <w:szCs w:val="24"/>
        </w:rPr>
        <w:t>Agent name, mobile number, agent id</w:t>
      </w:r>
    </w:p>
    <w:p w:rsidR="00701B7C" w:rsidRDefault="00701B7C" w14:paraId="459856AE" w14:textId="77777777">
      <w:pPr>
        <w:numPr>
          <w:ilvl w:val="0"/>
          <w:numId w:val="117"/>
        </w:numPr>
        <w:spacing w:line="240" w:lineRule="auto"/>
        <w:rPr>
          <w:rFonts w:ascii="Calibri" w:hAnsi="Calibri" w:eastAsia="Calibri" w:cs="Calibri"/>
          <w:sz w:val="24"/>
          <w:szCs w:val="24"/>
        </w:rPr>
      </w:pPr>
      <w:r>
        <w:rPr>
          <w:rFonts w:ascii="Calibri" w:hAnsi="Calibri" w:eastAsia="Calibri" w:cs="Calibri"/>
          <w:sz w:val="24"/>
          <w:szCs w:val="24"/>
        </w:rPr>
        <w:t>Supplier name, mobile number, supplier id</w:t>
      </w:r>
    </w:p>
    <w:p w:rsidR="00701B7C" w:rsidRDefault="00701B7C" w14:paraId="00421DB8" w14:textId="77777777">
      <w:pPr>
        <w:numPr>
          <w:ilvl w:val="0"/>
          <w:numId w:val="117"/>
        </w:numPr>
        <w:spacing w:line="240" w:lineRule="auto"/>
        <w:rPr>
          <w:rFonts w:ascii="Calibri" w:hAnsi="Calibri" w:eastAsia="Calibri" w:cs="Calibri"/>
          <w:sz w:val="24"/>
          <w:szCs w:val="24"/>
        </w:rPr>
      </w:pPr>
      <w:r>
        <w:rPr>
          <w:rFonts w:ascii="Calibri" w:hAnsi="Calibri" w:eastAsia="Calibri" w:cs="Calibri"/>
          <w:sz w:val="24"/>
          <w:szCs w:val="24"/>
        </w:rPr>
        <w:t>Driver name,</w:t>
      </w:r>
      <w:r w:rsidRPr="00701B7C">
        <w:rPr>
          <w:rFonts w:ascii="Calibri" w:hAnsi="Calibri" w:eastAsia="Calibri" w:cs="Calibri"/>
          <w:sz w:val="24"/>
          <w:szCs w:val="24"/>
        </w:rPr>
        <w:t xml:space="preserve"> </w:t>
      </w:r>
      <w:r>
        <w:rPr>
          <w:rFonts w:ascii="Calibri" w:hAnsi="Calibri" w:eastAsia="Calibri" w:cs="Calibri"/>
          <w:sz w:val="24"/>
          <w:szCs w:val="24"/>
        </w:rPr>
        <w:t>mobile number, driver id</w:t>
      </w:r>
    </w:p>
    <w:p w:rsidR="00701B7C" w:rsidRDefault="00701B7C" w14:paraId="037ABA6B" w14:textId="77777777">
      <w:pPr>
        <w:numPr>
          <w:ilvl w:val="0"/>
          <w:numId w:val="117"/>
        </w:numPr>
        <w:spacing w:line="240" w:lineRule="auto"/>
        <w:rPr>
          <w:rFonts w:ascii="Calibri" w:hAnsi="Calibri" w:eastAsia="Calibri" w:cs="Calibri"/>
          <w:sz w:val="24"/>
          <w:szCs w:val="24"/>
        </w:rPr>
      </w:pPr>
      <w:r>
        <w:rPr>
          <w:rFonts w:ascii="Calibri" w:hAnsi="Calibri" w:eastAsia="Calibri" w:cs="Calibri"/>
          <w:sz w:val="24"/>
          <w:szCs w:val="24"/>
        </w:rPr>
        <w:t>Trip Summary</w:t>
      </w:r>
    </w:p>
    <w:p w:rsidR="00701B7C" w:rsidRDefault="00701B7C" w14:paraId="164E528C" w14:textId="77777777">
      <w:pPr>
        <w:numPr>
          <w:ilvl w:val="0"/>
          <w:numId w:val="117"/>
        </w:numPr>
        <w:spacing w:line="240" w:lineRule="auto"/>
        <w:rPr>
          <w:rFonts w:ascii="Calibri" w:hAnsi="Calibri" w:eastAsia="Calibri" w:cs="Calibri"/>
          <w:sz w:val="24"/>
          <w:szCs w:val="24"/>
        </w:rPr>
      </w:pPr>
      <w:r>
        <w:rPr>
          <w:rFonts w:ascii="Calibri" w:hAnsi="Calibri" w:eastAsia="Calibri" w:cs="Calibri"/>
          <w:sz w:val="24"/>
          <w:szCs w:val="24"/>
        </w:rPr>
        <w:t>Fleet detail</w:t>
      </w:r>
    </w:p>
    <w:p w:rsidR="00701B7C" w:rsidRDefault="00701B7C" w14:paraId="55C18522" w14:textId="77777777">
      <w:pPr>
        <w:numPr>
          <w:ilvl w:val="0"/>
          <w:numId w:val="117"/>
        </w:numPr>
        <w:spacing w:line="240" w:lineRule="auto"/>
        <w:rPr>
          <w:rFonts w:ascii="Calibri" w:hAnsi="Calibri" w:eastAsia="Calibri" w:cs="Calibri"/>
          <w:sz w:val="24"/>
          <w:szCs w:val="24"/>
        </w:rPr>
      </w:pPr>
      <w:r>
        <w:rPr>
          <w:rFonts w:ascii="Calibri" w:hAnsi="Calibri" w:eastAsia="Calibri" w:cs="Calibri"/>
          <w:sz w:val="24"/>
          <w:szCs w:val="24"/>
        </w:rPr>
        <w:t>Cost and tax details</w:t>
      </w:r>
    </w:p>
    <w:p w:rsidRPr="009C5F84" w:rsidR="009C5F84" w:rsidRDefault="009C5F84" w14:paraId="7C1D4CD1" w14:textId="77777777">
      <w:pPr>
        <w:numPr>
          <w:ilvl w:val="0"/>
          <w:numId w:val="117"/>
        </w:numPr>
        <w:spacing w:line="240" w:lineRule="auto"/>
        <w:rPr>
          <w:rFonts w:ascii="Calibri" w:hAnsi="Calibri" w:eastAsia="Calibri" w:cs="Calibri"/>
          <w:sz w:val="24"/>
          <w:szCs w:val="24"/>
        </w:rPr>
      </w:pPr>
      <w:r>
        <w:rPr>
          <w:rFonts w:ascii="Calibri" w:hAnsi="Calibri" w:eastAsia="Calibri" w:cs="Calibri"/>
          <w:sz w:val="24"/>
          <w:szCs w:val="24"/>
        </w:rPr>
        <w:t>Payment status (paid/cancelled / refund)</w:t>
      </w:r>
    </w:p>
    <w:p w:rsidR="00701B7C" w:rsidRDefault="00701B7C" w14:paraId="0B18DFD2" w14:textId="77777777">
      <w:pPr>
        <w:numPr>
          <w:ilvl w:val="0"/>
          <w:numId w:val="117"/>
        </w:numPr>
        <w:spacing w:line="240" w:lineRule="auto"/>
        <w:rPr>
          <w:rFonts w:ascii="Calibri" w:hAnsi="Calibri" w:eastAsia="Calibri" w:cs="Calibri"/>
          <w:sz w:val="24"/>
          <w:szCs w:val="24"/>
        </w:rPr>
      </w:pPr>
      <w:r>
        <w:rPr>
          <w:rFonts w:ascii="Calibri" w:hAnsi="Calibri" w:eastAsia="Calibri" w:cs="Calibri"/>
          <w:sz w:val="24"/>
          <w:szCs w:val="24"/>
        </w:rPr>
        <w:t xml:space="preserve">Commission and settlement details </w:t>
      </w:r>
      <w:r w:rsidR="00BC28A7">
        <w:rPr>
          <w:rFonts w:ascii="Calibri" w:hAnsi="Calibri" w:eastAsia="Calibri" w:cs="Calibri"/>
          <w:sz w:val="24"/>
          <w:szCs w:val="24"/>
        </w:rPr>
        <w:t>of this trip</w:t>
      </w:r>
    </w:p>
    <w:p w:rsidR="00072646" w:rsidP="00072646" w:rsidRDefault="00072646" w14:paraId="544F325C" w14:textId="77777777">
      <w:pPr>
        <w:spacing w:line="240" w:lineRule="auto"/>
        <w:rPr>
          <w:rFonts w:ascii="Calibri" w:hAnsi="Calibri" w:eastAsia="Calibri" w:cs="Calibri"/>
          <w:sz w:val="24"/>
          <w:szCs w:val="24"/>
        </w:rPr>
      </w:pPr>
    </w:p>
    <w:p w:rsidR="00072646" w:rsidP="4DF41364" w:rsidRDefault="00072646" w14:paraId="7D4BE0AA" w14:textId="77777777">
      <w:pPr>
        <w:spacing w:line="240" w:lineRule="auto"/>
        <w:rPr>
          <w:rFonts w:ascii="Calibri" w:hAnsi="Calibri" w:eastAsia="Calibri" w:cs="Calibri"/>
          <w:b/>
          <w:bCs/>
          <w:sz w:val="28"/>
          <w:szCs w:val="28"/>
          <w:lang w:val="en-US"/>
        </w:rPr>
      </w:pPr>
      <w:r w:rsidRPr="4DF41364">
        <w:rPr>
          <w:rFonts w:ascii="Calibri" w:hAnsi="Calibri" w:eastAsia="Calibri" w:cs="Calibri"/>
          <w:b/>
          <w:bCs/>
          <w:sz w:val="28"/>
          <w:szCs w:val="28"/>
          <w:lang w:val="en-US"/>
        </w:rPr>
        <w:t xml:space="preserve">5.11.2  </w:t>
      </w:r>
      <w:r w:rsidRPr="4DF41364" w:rsidR="009848FD">
        <w:rPr>
          <w:rFonts w:ascii="Calibri" w:hAnsi="Calibri" w:eastAsia="Calibri" w:cs="Calibri"/>
          <w:b/>
          <w:bCs/>
          <w:sz w:val="28"/>
          <w:szCs w:val="28"/>
          <w:lang w:val="en-US"/>
        </w:rPr>
        <w:t xml:space="preserve">Customer / </w:t>
      </w:r>
      <w:r w:rsidRPr="4DF41364">
        <w:rPr>
          <w:rFonts w:ascii="Calibri" w:hAnsi="Calibri" w:eastAsia="Calibri" w:cs="Calibri"/>
          <w:b/>
          <w:bCs/>
          <w:sz w:val="28"/>
          <w:szCs w:val="28"/>
          <w:lang w:val="en-US"/>
        </w:rPr>
        <w:t>Agent / Supplier</w:t>
      </w:r>
      <w:r w:rsidRPr="4DF41364" w:rsidR="0018327E">
        <w:rPr>
          <w:rFonts w:ascii="Calibri" w:hAnsi="Calibri" w:eastAsia="Calibri" w:cs="Calibri"/>
          <w:b/>
          <w:bCs/>
          <w:sz w:val="28"/>
          <w:szCs w:val="28"/>
          <w:lang w:val="en-US"/>
        </w:rPr>
        <w:t xml:space="preserve"> / Driver</w:t>
      </w:r>
      <w:r w:rsidRPr="4DF41364">
        <w:rPr>
          <w:rFonts w:ascii="Calibri" w:hAnsi="Calibri" w:eastAsia="Calibri" w:cs="Calibri"/>
          <w:b/>
          <w:bCs/>
          <w:sz w:val="28"/>
          <w:szCs w:val="28"/>
          <w:lang w:val="en-US"/>
        </w:rPr>
        <w:t xml:space="preserve"> </w:t>
      </w:r>
      <w:r w:rsidRPr="4DF41364" w:rsidR="009848FD">
        <w:rPr>
          <w:rFonts w:ascii="Calibri" w:hAnsi="Calibri" w:eastAsia="Calibri" w:cs="Calibri"/>
          <w:b/>
          <w:bCs/>
          <w:sz w:val="28"/>
          <w:szCs w:val="28"/>
          <w:lang w:val="en-US"/>
        </w:rPr>
        <w:t xml:space="preserve">List </w:t>
      </w:r>
      <w:r w:rsidRPr="4DF41364">
        <w:rPr>
          <w:rFonts w:ascii="Calibri" w:hAnsi="Calibri" w:eastAsia="Calibri" w:cs="Calibri"/>
          <w:b/>
          <w:bCs/>
          <w:sz w:val="28"/>
          <w:szCs w:val="28"/>
          <w:lang w:val="en-US"/>
        </w:rPr>
        <w:t>Report</w:t>
      </w:r>
    </w:p>
    <w:p w:rsidR="0018327E" w:rsidP="0018327E" w:rsidRDefault="0018327E" w14:paraId="62F6D384" w14:textId="77777777">
      <w:pPr>
        <w:spacing w:line="240" w:lineRule="auto"/>
        <w:ind w:firstLine="360"/>
        <w:rPr>
          <w:rFonts w:ascii="Calibri" w:hAnsi="Calibri" w:eastAsia="Calibri" w:cs="Calibri"/>
          <w:b/>
          <w:sz w:val="24"/>
          <w:szCs w:val="24"/>
        </w:rPr>
      </w:pPr>
    </w:p>
    <w:p w:rsidR="0018327E" w:rsidP="0018327E" w:rsidRDefault="0018327E" w14:paraId="321D4F3D" w14:textId="77777777">
      <w:pPr>
        <w:spacing w:line="240" w:lineRule="auto"/>
        <w:ind w:firstLine="360"/>
        <w:rPr>
          <w:rFonts w:ascii="Calibri" w:hAnsi="Calibri" w:eastAsia="Calibri" w:cs="Calibri"/>
          <w:b/>
          <w:sz w:val="24"/>
          <w:szCs w:val="24"/>
        </w:rPr>
      </w:pPr>
      <w:r>
        <w:rPr>
          <w:rFonts w:ascii="Calibri" w:hAnsi="Calibri" w:eastAsia="Calibri" w:cs="Calibri"/>
          <w:b/>
          <w:sz w:val="24"/>
          <w:szCs w:val="24"/>
        </w:rPr>
        <w:t>Search</w:t>
      </w:r>
      <w:r w:rsidR="007A7335">
        <w:rPr>
          <w:rFonts w:ascii="Calibri" w:hAnsi="Calibri" w:eastAsia="Calibri" w:cs="Calibri"/>
          <w:b/>
          <w:sz w:val="24"/>
          <w:szCs w:val="24"/>
        </w:rPr>
        <w:t xml:space="preserve"> and filter</w:t>
      </w:r>
      <w:r>
        <w:rPr>
          <w:rFonts w:ascii="Calibri" w:hAnsi="Calibri" w:eastAsia="Calibri" w:cs="Calibri"/>
          <w:b/>
          <w:sz w:val="24"/>
          <w:szCs w:val="24"/>
        </w:rPr>
        <w:t>:</w:t>
      </w:r>
    </w:p>
    <w:p w:rsidR="0018327E" w:rsidP="002E6A3C" w:rsidRDefault="0018327E" w14:paraId="29759A4C" w14:textId="77777777">
      <w:pPr>
        <w:spacing w:line="240" w:lineRule="auto"/>
        <w:rPr>
          <w:rFonts w:ascii="Calibri" w:hAnsi="Calibri" w:eastAsia="Calibri" w:cs="Calibri"/>
          <w:sz w:val="24"/>
          <w:szCs w:val="24"/>
        </w:rPr>
      </w:pPr>
    </w:p>
    <w:p w:rsidR="0018327E" w:rsidRDefault="0018327E" w14:paraId="1FAD25DC" w14:textId="77777777">
      <w:pPr>
        <w:numPr>
          <w:ilvl w:val="0"/>
          <w:numId w:val="118"/>
        </w:numPr>
        <w:spacing w:line="240" w:lineRule="auto"/>
        <w:rPr>
          <w:rFonts w:ascii="Calibri" w:hAnsi="Calibri" w:eastAsia="Calibri" w:cs="Calibri"/>
          <w:sz w:val="24"/>
          <w:szCs w:val="24"/>
        </w:rPr>
      </w:pPr>
      <w:r>
        <w:rPr>
          <w:rFonts w:ascii="Calibri" w:hAnsi="Calibri" w:eastAsia="Calibri" w:cs="Calibri"/>
          <w:sz w:val="24"/>
          <w:szCs w:val="24"/>
        </w:rPr>
        <w:t>Search by supplier</w:t>
      </w:r>
    </w:p>
    <w:p w:rsidR="0018327E" w:rsidRDefault="0018327E" w14:paraId="50923101" w14:textId="77777777">
      <w:pPr>
        <w:numPr>
          <w:ilvl w:val="0"/>
          <w:numId w:val="118"/>
        </w:numPr>
        <w:spacing w:line="240" w:lineRule="auto"/>
        <w:rPr>
          <w:rFonts w:ascii="Calibri" w:hAnsi="Calibri" w:eastAsia="Calibri" w:cs="Calibri"/>
          <w:sz w:val="24"/>
          <w:szCs w:val="24"/>
        </w:rPr>
      </w:pPr>
      <w:r>
        <w:rPr>
          <w:rFonts w:ascii="Calibri" w:hAnsi="Calibri" w:eastAsia="Calibri" w:cs="Calibri"/>
          <w:sz w:val="24"/>
          <w:szCs w:val="24"/>
        </w:rPr>
        <w:t>Search by driver</w:t>
      </w:r>
    </w:p>
    <w:p w:rsidR="0018327E" w:rsidRDefault="0018327E" w14:paraId="136EC32A" w14:textId="77777777">
      <w:pPr>
        <w:numPr>
          <w:ilvl w:val="0"/>
          <w:numId w:val="118"/>
        </w:numPr>
        <w:spacing w:line="240" w:lineRule="auto"/>
        <w:rPr>
          <w:rFonts w:ascii="Calibri" w:hAnsi="Calibri" w:eastAsia="Calibri" w:cs="Calibri"/>
          <w:sz w:val="24"/>
          <w:szCs w:val="24"/>
        </w:rPr>
      </w:pPr>
      <w:r>
        <w:rPr>
          <w:rFonts w:ascii="Calibri" w:hAnsi="Calibri" w:eastAsia="Calibri" w:cs="Calibri"/>
          <w:sz w:val="24"/>
          <w:szCs w:val="24"/>
        </w:rPr>
        <w:t>Search by agents</w:t>
      </w:r>
    </w:p>
    <w:p w:rsidR="0018327E" w:rsidP="0018327E" w:rsidRDefault="0018327E" w14:paraId="1B41E6E5" w14:textId="77777777">
      <w:pPr>
        <w:spacing w:line="240" w:lineRule="auto"/>
        <w:ind w:firstLine="360"/>
        <w:rPr>
          <w:rFonts w:ascii="Calibri" w:hAnsi="Calibri" w:eastAsia="Calibri" w:cs="Calibri"/>
          <w:sz w:val="24"/>
          <w:szCs w:val="24"/>
        </w:rPr>
      </w:pPr>
    </w:p>
    <w:p w:rsidR="0018327E" w:rsidP="0018327E" w:rsidRDefault="0018327E" w14:paraId="4A43A15A" w14:textId="77777777">
      <w:pPr>
        <w:spacing w:line="240" w:lineRule="auto"/>
        <w:ind w:firstLine="360"/>
        <w:rPr>
          <w:rFonts w:ascii="Calibri" w:hAnsi="Calibri" w:eastAsia="Calibri" w:cs="Calibri"/>
          <w:sz w:val="24"/>
          <w:szCs w:val="24"/>
        </w:rPr>
      </w:pPr>
      <w:r>
        <w:rPr>
          <w:rFonts w:ascii="Calibri" w:hAnsi="Calibri" w:eastAsia="Calibri" w:cs="Calibri"/>
          <w:b/>
          <w:sz w:val="24"/>
          <w:szCs w:val="24"/>
        </w:rPr>
        <w:t>List View:</w:t>
      </w:r>
    </w:p>
    <w:p w:rsidR="0018327E" w:rsidP="0018327E" w:rsidRDefault="0018327E" w14:paraId="1F91E273" w14:textId="77777777">
      <w:pPr>
        <w:spacing w:line="240" w:lineRule="auto"/>
        <w:ind w:firstLine="360"/>
        <w:rPr>
          <w:rFonts w:ascii="Calibri" w:hAnsi="Calibri" w:eastAsia="Calibri" w:cs="Calibri"/>
          <w:sz w:val="24"/>
          <w:szCs w:val="24"/>
        </w:rPr>
      </w:pPr>
    </w:p>
    <w:p w:rsidR="0018327E" w:rsidRDefault="009848FD" w14:paraId="3AA906B5" w14:textId="77777777">
      <w:pPr>
        <w:numPr>
          <w:ilvl w:val="0"/>
          <w:numId w:val="119"/>
        </w:numPr>
        <w:spacing w:line="240" w:lineRule="auto"/>
        <w:rPr>
          <w:rFonts w:ascii="Calibri" w:hAnsi="Calibri" w:eastAsia="Calibri" w:cs="Calibri"/>
          <w:sz w:val="24"/>
          <w:szCs w:val="24"/>
        </w:rPr>
      </w:pPr>
      <w:r>
        <w:rPr>
          <w:rFonts w:ascii="Calibri" w:hAnsi="Calibri" w:eastAsia="Calibri" w:cs="Calibri"/>
          <w:sz w:val="24"/>
          <w:szCs w:val="24"/>
        </w:rPr>
        <w:t xml:space="preserve">First </w:t>
      </w:r>
      <w:r w:rsidR="0018327E">
        <w:rPr>
          <w:rFonts w:ascii="Calibri" w:hAnsi="Calibri" w:eastAsia="Calibri" w:cs="Calibri"/>
          <w:sz w:val="24"/>
          <w:szCs w:val="24"/>
        </w:rPr>
        <w:t>Name</w:t>
      </w:r>
    </w:p>
    <w:p w:rsidR="009848FD" w:rsidRDefault="009848FD" w14:paraId="017318B0" w14:textId="77777777">
      <w:pPr>
        <w:numPr>
          <w:ilvl w:val="0"/>
          <w:numId w:val="119"/>
        </w:numPr>
        <w:spacing w:line="240" w:lineRule="auto"/>
        <w:rPr>
          <w:rFonts w:ascii="Calibri" w:hAnsi="Calibri" w:eastAsia="Calibri" w:cs="Calibri"/>
          <w:sz w:val="24"/>
          <w:szCs w:val="24"/>
        </w:rPr>
      </w:pPr>
      <w:r>
        <w:rPr>
          <w:rFonts w:ascii="Calibri" w:hAnsi="Calibri" w:eastAsia="Calibri" w:cs="Calibri"/>
          <w:sz w:val="24"/>
          <w:szCs w:val="24"/>
        </w:rPr>
        <w:t>Last name</w:t>
      </w:r>
    </w:p>
    <w:p w:rsidR="0018327E" w:rsidRDefault="0018327E" w14:paraId="3786BDA1" w14:textId="77777777">
      <w:pPr>
        <w:numPr>
          <w:ilvl w:val="0"/>
          <w:numId w:val="119"/>
        </w:numPr>
        <w:spacing w:line="240" w:lineRule="auto"/>
        <w:rPr>
          <w:rFonts w:ascii="Calibri" w:hAnsi="Calibri" w:eastAsia="Calibri" w:cs="Calibri"/>
          <w:sz w:val="24"/>
          <w:szCs w:val="24"/>
        </w:rPr>
      </w:pPr>
      <w:r>
        <w:rPr>
          <w:rFonts w:ascii="Calibri" w:hAnsi="Calibri" w:eastAsia="Calibri" w:cs="Calibri"/>
          <w:sz w:val="24"/>
          <w:szCs w:val="24"/>
        </w:rPr>
        <w:t>Phone No</w:t>
      </w:r>
    </w:p>
    <w:p w:rsidR="002E6A3C" w:rsidRDefault="002E6A3C" w14:paraId="47258AFA" w14:textId="77777777">
      <w:pPr>
        <w:numPr>
          <w:ilvl w:val="0"/>
          <w:numId w:val="119"/>
        </w:numPr>
        <w:spacing w:line="240" w:lineRule="auto"/>
        <w:rPr>
          <w:rFonts w:ascii="Calibri" w:hAnsi="Calibri" w:eastAsia="Calibri" w:cs="Calibri"/>
          <w:sz w:val="24"/>
          <w:szCs w:val="24"/>
        </w:rPr>
      </w:pPr>
      <w:r>
        <w:rPr>
          <w:rFonts w:ascii="Calibri" w:hAnsi="Calibri" w:eastAsia="Calibri" w:cs="Calibri"/>
          <w:sz w:val="24"/>
          <w:szCs w:val="24"/>
        </w:rPr>
        <w:t>email</w:t>
      </w:r>
    </w:p>
    <w:p w:rsidR="009848FD" w:rsidRDefault="009848FD" w14:paraId="065174B0" w14:textId="77777777">
      <w:pPr>
        <w:numPr>
          <w:ilvl w:val="0"/>
          <w:numId w:val="119"/>
        </w:numPr>
        <w:spacing w:line="240" w:lineRule="auto"/>
        <w:rPr>
          <w:rFonts w:ascii="Calibri" w:hAnsi="Calibri" w:eastAsia="Calibri" w:cs="Calibri"/>
          <w:sz w:val="24"/>
          <w:szCs w:val="24"/>
        </w:rPr>
      </w:pPr>
      <w:r>
        <w:rPr>
          <w:rFonts w:ascii="Calibri" w:hAnsi="Calibri" w:eastAsia="Calibri" w:cs="Calibri"/>
          <w:sz w:val="24"/>
          <w:szCs w:val="24"/>
        </w:rPr>
        <w:t>Id</w:t>
      </w:r>
    </w:p>
    <w:p w:rsidR="009848FD" w:rsidRDefault="009848FD" w14:paraId="7DF62B92" w14:textId="77777777">
      <w:pPr>
        <w:numPr>
          <w:ilvl w:val="0"/>
          <w:numId w:val="119"/>
        </w:numPr>
        <w:spacing w:line="240" w:lineRule="auto"/>
        <w:rPr>
          <w:rFonts w:ascii="Calibri" w:hAnsi="Calibri" w:eastAsia="Calibri" w:cs="Calibri"/>
          <w:sz w:val="24"/>
          <w:szCs w:val="24"/>
        </w:rPr>
      </w:pPr>
      <w:r>
        <w:rPr>
          <w:rFonts w:ascii="Calibri" w:hAnsi="Calibri" w:eastAsia="Calibri" w:cs="Calibri"/>
          <w:sz w:val="24"/>
          <w:szCs w:val="24"/>
        </w:rPr>
        <w:t>Type of user</w:t>
      </w:r>
    </w:p>
    <w:p w:rsidR="009848FD" w:rsidP="4DF41364" w:rsidRDefault="009848FD" w14:paraId="67F2839C" w14:textId="77777777">
      <w:pPr>
        <w:numPr>
          <w:ilvl w:val="0"/>
          <w:numId w:val="119"/>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Status of user ( active / inactive)</w:t>
      </w:r>
    </w:p>
    <w:p w:rsidR="0018327E" w:rsidP="0018327E" w:rsidRDefault="0018327E" w14:paraId="5DAFF660" w14:textId="77777777">
      <w:pPr>
        <w:spacing w:line="240" w:lineRule="auto"/>
        <w:ind w:left="1080"/>
        <w:rPr>
          <w:rFonts w:ascii="Calibri" w:hAnsi="Calibri" w:eastAsia="Calibri" w:cs="Calibri"/>
          <w:sz w:val="24"/>
          <w:szCs w:val="24"/>
        </w:rPr>
      </w:pPr>
    </w:p>
    <w:p w:rsidR="0018327E" w:rsidP="0018327E" w:rsidRDefault="0018327E" w14:paraId="428BA0A2" w14:textId="77777777">
      <w:pPr>
        <w:spacing w:line="240" w:lineRule="auto"/>
        <w:ind w:firstLine="360"/>
        <w:rPr>
          <w:rFonts w:ascii="Calibri" w:hAnsi="Calibri" w:eastAsia="Calibri" w:cs="Calibri"/>
          <w:b/>
          <w:sz w:val="24"/>
          <w:szCs w:val="24"/>
        </w:rPr>
      </w:pPr>
      <w:r>
        <w:rPr>
          <w:rFonts w:ascii="Calibri" w:hAnsi="Calibri" w:eastAsia="Calibri" w:cs="Calibri"/>
          <w:b/>
          <w:sz w:val="24"/>
          <w:szCs w:val="24"/>
        </w:rPr>
        <w:t>Detail View:</w:t>
      </w:r>
    </w:p>
    <w:p w:rsidR="0018327E" w:rsidP="4DF41364" w:rsidRDefault="009848FD" w14:paraId="019E45F1" w14:textId="77777777">
      <w:pPr>
        <w:spacing w:line="240" w:lineRule="auto"/>
        <w:ind w:firstLine="360"/>
        <w:rPr>
          <w:rFonts w:ascii="Calibri" w:hAnsi="Calibri" w:eastAsia="Calibri" w:cs="Calibri"/>
          <w:sz w:val="24"/>
          <w:szCs w:val="24"/>
          <w:lang w:val="en-US"/>
        </w:rPr>
      </w:pPr>
      <w:r>
        <w:rPr>
          <w:rFonts w:ascii="Calibri" w:hAnsi="Calibri" w:eastAsia="Calibri" w:cs="Calibri"/>
          <w:sz w:val="24"/>
          <w:szCs w:val="24"/>
        </w:rPr>
        <w:tab/>
      </w:r>
      <w:r w:rsidRPr="4DF41364">
        <w:rPr>
          <w:rFonts w:ascii="Calibri" w:hAnsi="Calibri" w:eastAsia="Calibri" w:cs="Calibri"/>
          <w:sz w:val="24"/>
          <w:szCs w:val="24"/>
          <w:lang w:val="en-US"/>
        </w:rPr>
        <w:t>Based on user type- Will provide detail information on that data.</w:t>
      </w:r>
    </w:p>
    <w:p w:rsidR="0018327E" w:rsidP="00072646" w:rsidRDefault="0018327E" w14:paraId="2FEDCEEC" w14:textId="77777777">
      <w:pPr>
        <w:spacing w:line="240" w:lineRule="auto"/>
        <w:rPr>
          <w:rFonts w:ascii="Calibri" w:hAnsi="Calibri" w:eastAsia="Calibri" w:cs="Calibri"/>
          <w:b/>
          <w:sz w:val="28"/>
          <w:szCs w:val="28"/>
        </w:rPr>
      </w:pPr>
    </w:p>
    <w:p w:rsidR="00072646" w:rsidP="00072646" w:rsidRDefault="00072646" w14:paraId="5127F931" w14:textId="77777777">
      <w:pPr>
        <w:spacing w:line="240" w:lineRule="auto"/>
        <w:rPr>
          <w:rFonts w:ascii="Calibri" w:hAnsi="Calibri" w:eastAsia="Calibri" w:cs="Calibri"/>
          <w:sz w:val="24"/>
          <w:szCs w:val="24"/>
        </w:rPr>
      </w:pPr>
    </w:p>
    <w:p w:rsidR="00072646" w:rsidP="4DF41364" w:rsidRDefault="00072646" w14:paraId="058FC0C2" w14:textId="77777777">
      <w:pPr>
        <w:spacing w:line="240" w:lineRule="auto"/>
        <w:rPr>
          <w:rFonts w:ascii="Calibri" w:hAnsi="Calibri" w:eastAsia="Calibri" w:cs="Calibri"/>
          <w:b/>
          <w:bCs/>
          <w:sz w:val="28"/>
          <w:szCs w:val="28"/>
          <w:lang w:val="en-US"/>
        </w:rPr>
      </w:pPr>
      <w:r w:rsidRPr="4DF41364">
        <w:rPr>
          <w:rFonts w:ascii="Calibri" w:hAnsi="Calibri" w:eastAsia="Calibri" w:cs="Calibri"/>
          <w:b/>
          <w:bCs/>
          <w:sz w:val="28"/>
          <w:szCs w:val="28"/>
          <w:lang w:val="en-US"/>
        </w:rPr>
        <w:t xml:space="preserve">5.11.3  Pay-out </w:t>
      </w:r>
      <w:r w:rsidRPr="4DF41364" w:rsidR="008B5093">
        <w:rPr>
          <w:rFonts w:ascii="Calibri" w:hAnsi="Calibri" w:eastAsia="Calibri" w:cs="Calibri"/>
          <w:b/>
          <w:bCs/>
          <w:sz w:val="28"/>
          <w:szCs w:val="28"/>
          <w:lang w:val="en-US"/>
        </w:rPr>
        <w:t xml:space="preserve">/ Refund </w:t>
      </w:r>
      <w:r w:rsidRPr="4DF41364">
        <w:rPr>
          <w:rFonts w:ascii="Calibri" w:hAnsi="Calibri" w:eastAsia="Calibri" w:cs="Calibri"/>
          <w:b/>
          <w:bCs/>
          <w:sz w:val="28"/>
          <w:szCs w:val="28"/>
          <w:lang w:val="en-US"/>
        </w:rPr>
        <w:t>Report</w:t>
      </w:r>
    </w:p>
    <w:p w:rsidR="002E6A3C" w:rsidP="002E6A3C" w:rsidRDefault="002E6A3C" w14:paraId="76E27624" w14:textId="77777777">
      <w:pPr>
        <w:spacing w:line="240" w:lineRule="auto"/>
        <w:ind w:firstLine="360"/>
        <w:rPr>
          <w:rFonts w:ascii="Calibri" w:hAnsi="Calibri" w:eastAsia="Calibri" w:cs="Calibri"/>
          <w:b/>
          <w:sz w:val="24"/>
          <w:szCs w:val="24"/>
        </w:rPr>
      </w:pPr>
      <w:r>
        <w:rPr>
          <w:rFonts w:ascii="Calibri" w:hAnsi="Calibri" w:eastAsia="Calibri" w:cs="Calibri"/>
          <w:b/>
          <w:sz w:val="24"/>
          <w:szCs w:val="24"/>
        </w:rPr>
        <w:t>Search</w:t>
      </w:r>
      <w:r w:rsidR="007A7335">
        <w:rPr>
          <w:rFonts w:ascii="Calibri" w:hAnsi="Calibri" w:eastAsia="Calibri" w:cs="Calibri"/>
          <w:b/>
          <w:sz w:val="24"/>
          <w:szCs w:val="24"/>
        </w:rPr>
        <w:t xml:space="preserve"> and filter</w:t>
      </w:r>
      <w:r>
        <w:rPr>
          <w:rFonts w:ascii="Calibri" w:hAnsi="Calibri" w:eastAsia="Calibri" w:cs="Calibri"/>
          <w:b/>
          <w:sz w:val="24"/>
          <w:szCs w:val="24"/>
        </w:rPr>
        <w:t>:</w:t>
      </w:r>
    </w:p>
    <w:p w:rsidR="002E6A3C" w:rsidP="005E2BCC" w:rsidRDefault="002E6A3C" w14:paraId="68DB2E99" w14:textId="77777777">
      <w:pPr>
        <w:spacing w:line="240" w:lineRule="auto"/>
        <w:rPr>
          <w:rFonts w:ascii="Calibri" w:hAnsi="Calibri" w:eastAsia="Calibri" w:cs="Calibri"/>
          <w:sz w:val="24"/>
          <w:szCs w:val="24"/>
        </w:rPr>
      </w:pPr>
    </w:p>
    <w:p w:rsidR="007A7335" w:rsidRDefault="007A7335" w14:paraId="3B979699" w14:textId="77777777">
      <w:pPr>
        <w:numPr>
          <w:ilvl w:val="0"/>
          <w:numId w:val="120"/>
        </w:numPr>
        <w:spacing w:line="240" w:lineRule="auto"/>
        <w:rPr>
          <w:rFonts w:ascii="Calibri" w:hAnsi="Calibri" w:eastAsia="Calibri" w:cs="Calibri"/>
          <w:sz w:val="24"/>
          <w:szCs w:val="24"/>
        </w:rPr>
      </w:pPr>
      <w:r>
        <w:rPr>
          <w:rFonts w:ascii="Calibri" w:hAnsi="Calibri" w:eastAsia="Calibri" w:cs="Calibri"/>
          <w:sz w:val="24"/>
          <w:szCs w:val="24"/>
        </w:rPr>
        <w:t>From Date</w:t>
      </w:r>
    </w:p>
    <w:p w:rsidR="007A7335" w:rsidRDefault="007A7335" w14:paraId="41793E74" w14:textId="77777777">
      <w:pPr>
        <w:numPr>
          <w:ilvl w:val="0"/>
          <w:numId w:val="120"/>
        </w:numPr>
        <w:spacing w:line="240" w:lineRule="auto"/>
        <w:rPr>
          <w:rFonts w:ascii="Calibri" w:hAnsi="Calibri" w:eastAsia="Calibri" w:cs="Calibri"/>
          <w:sz w:val="24"/>
          <w:szCs w:val="24"/>
        </w:rPr>
      </w:pPr>
      <w:r>
        <w:rPr>
          <w:rFonts w:ascii="Calibri" w:hAnsi="Calibri" w:eastAsia="Calibri" w:cs="Calibri"/>
          <w:sz w:val="24"/>
          <w:szCs w:val="24"/>
        </w:rPr>
        <w:t>To Date</w:t>
      </w:r>
    </w:p>
    <w:p w:rsidR="0074414F" w:rsidRDefault="0074414F" w14:paraId="635DBDEF" w14:textId="77777777">
      <w:pPr>
        <w:numPr>
          <w:ilvl w:val="0"/>
          <w:numId w:val="120"/>
        </w:numPr>
        <w:spacing w:line="240" w:lineRule="auto"/>
        <w:rPr>
          <w:rFonts w:ascii="Calibri" w:hAnsi="Calibri" w:eastAsia="Calibri" w:cs="Calibri"/>
          <w:sz w:val="24"/>
          <w:szCs w:val="24"/>
        </w:rPr>
      </w:pPr>
      <w:r>
        <w:rPr>
          <w:rFonts w:ascii="Calibri" w:hAnsi="Calibri" w:eastAsia="Calibri" w:cs="Calibri"/>
          <w:sz w:val="24"/>
          <w:szCs w:val="24"/>
        </w:rPr>
        <w:t>Type: Pay-out / Refund</w:t>
      </w:r>
    </w:p>
    <w:p w:rsidR="002E6A3C" w:rsidRDefault="002E6A3C" w14:paraId="1E4C52D7" w14:textId="77777777">
      <w:pPr>
        <w:numPr>
          <w:ilvl w:val="0"/>
          <w:numId w:val="120"/>
        </w:numPr>
        <w:spacing w:line="240" w:lineRule="auto"/>
        <w:rPr>
          <w:rFonts w:ascii="Calibri" w:hAnsi="Calibri" w:eastAsia="Calibri" w:cs="Calibri"/>
          <w:sz w:val="24"/>
          <w:szCs w:val="24"/>
        </w:rPr>
      </w:pPr>
      <w:r>
        <w:rPr>
          <w:rFonts w:ascii="Calibri" w:hAnsi="Calibri" w:eastAsia="Calibri" w:cs="Calibri"/>
          <w:sz w:val="24"/>
          <w:szCs w:val="24"/>
        </w:rPr>
        <w:t>Search by supplier</w:t>
      </w:r>
    </w:p>
    <w:p w:rsidR="002E6A3C" w:rsidRDefault="002E6A3C" w14:paraId="7112D3D9" w14:textId="77777777">
      <w:pPr>
        <w:numPr>
          <w:ilvl w:val="0"/>
          <w:numId w:val="120"/>
        </w:numPr>
        <w:spacing w:line="240" w:lineRule="auto"/>
        <w:rPr>
          <w:rFonts w:ascii="Calibri" w:hAnsi="Calibri" w:eastAsia="Calibri" w:cs="Calibri"/>
          <w:sz w:val="24"/>
          <w:szCs w:val="24"/>
        </w:rPr>
      </w:pPr>
      <w:r>
        <w:rPr>
          <w:rFonts w:ascii="Calibri" w:hAnsi="Calibri" w:eastAsia="Calibri" w:cs="Calibri"/>
          <w:sz w:val="24"/>
          <w:szCs w:val="24"/>
        </w:rPr>
        <w:t>Search by driver</w:t>
      </w:r>
    </w:p>
    <w:p w:rsidR="002E6A3C" w:rsidRDefault="002E6A3C" w14:paraId="7A56328D" w14:textId="77777777">
      <w:pPr>
        <w:numPr>
          <w:ilvl w:val="0"/>
          <w:numId w:val="120"/>
        </w:numPr>
        <w:spacing w:line="240" w:lineRule="auto"/>
        <w:rPr>
          <w:rFonts w:ascii="Calibri" w:hAnsi="Calibri" w:eastAsia="Calibri" w:cs="Calibri"/>
          <w:sz w:val="24"/>
          <w:szCs w:val="24"/>
        </w:rPr>
      </w:pPr>
      <w:r>
        <w:rPr>
          <w:rFonts w:ascii="Calibri" w:hAnsi="Calibri" w:eastAsia="Calibri" w:cs="Calibri"/>
          <w:sz w:val="24"/>
          <w:szCs w:val="24"/>
        </w:rPr>
        <w:t>Search by agents</w:t>
      </w:r>
    </w:p>
    <w:p w:rsidR="002E6A3C" w:rsidP="00072646" w:rsidRDefault="002E6A3C" w14:paraId="57DE3BD7" w14:textId="77777777">
      <w:pPr>
        <w:spacing w:line="240" w:lineRule="auto"/>
        <w:rPr>
          <w:rFonts w:ascii="Calibri" w:hAnsi="Calibri" w:eastAsia="Calibri" w:cs="Calibri"/>
          <w:b/>
          <w:sz w:val="28"/>
          <w:szCs w:val="28"/>
        </w:rPr>
      </w:pPr>
    </w:p>
    <w:p w:rsidR="005E2BCC" w:rsidP="005E2BCC" w:rsidRDefault="005E2BCC" w14:paraId="03AA8140" w14:textId="77777777">
      <w:pPr>
        <w:spacing w:line="240" w:lineRule="auto"/>
        <w:ind w:firstLine="360"/>
        <w:rPr>
          <w:rFonts w:ascii="Calibri" w:hAnsi="Calibri" w:eastAsia="Calibri" w:cs="Calibri"/>
          <w:sz w:val="24"/>
          <w:szCs w:val="24"/>
        </w:rPr>
      </w:pPr>
      <w:r>
        <w:rPr>
          <w:rFonts w:ascii="Calibri" w:hAnsi="Calibri" w:eastAsia="Calibri" w:cs="Calibri"/>
          <w:b/>
          <w:sz w:val="24"/>
          <w:szCs w:val="24"/>
        </w:rPr>
        <w:t>List View:</w:t>
      </w:r>
    </w:p>
    <w:p w:rsidR="005E2BCC" w:rsidP="005E2BCC" w:rsidRDefault="005E2BCC" w14:paraId="3F2D1512" w14:textId="77777777">
      <w:pPr>
        <w:spacing w:line="240" w:lineRule="auto"/>
        <w:ind w:firstLine="360"/>
        <w:rPr>
          <w:rFonts w:ascii="Calibri" w:hAnsi="Calibri" w:eastAsia="Calibri" w:cs="Calibri"/>
          <w:sz w:val="24"/>
          <w:szCs w:val="24"/>
        </w:rPr>
      </w:pPr>
    </w:p>
    <w:p w:rsidR="007A7335" w:rsidRDefault="007A7335" w14:paraId="3F8E1C72" w14:textId="77777777">
      <w:pPr>
        <w:numPr>
          <w:ilvl w:val="0"/>
          <w:numId w:val="121"/>
        </w:numPr>
        <w:spacing w:line="240" w:lineRule="auto"/>
        <w:rPr>
          <w:rFonts w:ascii="Calibri" w:hAnsi="Calibri" w:eastAsia="Calibri" w:cs="Calibri"/>
          <w:sz w:val="24"/>
          <w:szCs w:val="24"/>
        </w:rPr>
      </w:pPr>
      <w:r>
        <w:rPr>
          <w:rFonts w:ascii="Calibri" w:hAnsi="Calibri" w:eastAsia="Calibri" w:cs="Calibri"/>
          <w:sz w:val="24"/>
          <w:szCs w:val="24"/>
        </w:rPr>
        <w:t>Date</w:t>
      </w:r>
    </w:p>
    <w:p w:rsidR="007A7335" w:rsidRDefault="007A7335" w14:paraId="49E61123" w14:textId="77777777">
      <w:pPr>
        <w:numPr>
          <w:ilvl w:val="0"/>
          <w:numId w:val="121"/>
        </w:numPr>
        <w:spacing w:line="240" w:lineRule="auto"/>
        <w:rPr>
          <w:rFonts w:ascii="Calibri" w:hAnsi="Calibri" w:eastAsia="Calibri" w:cs="Calibri"/>
          <w:sz w:val="24"/>
          <w:szCs w:val="24"/>
        </w:rPr>
      </w:pPr>
      <w:r>
        <w:rPr>
          <w:rFonts w:ascii="Calibri" w:hAnsi="Calibri" w:eastAsia="Calibri" w:cs="Calibri"/>
          <w:sz w:val="24"/>
          <w:szCs w:val="24"/>
        </w:rPr>
        <w:t>Booking id</w:t>
      </w:r>
    </w:p>
    <w:p w:rsidR="007A7335" w:rsidRDefault="007A7335" w14:paraId="1A2C4FBF" w14:textId="77777777">
      <w:pPr>
        <w:numPr>
          <w:ilvl w:val="0"/>
          <w:numId w:val="121"/>
        </w:numPr>
        <w:spacing w:line="240" w:lineRule="auto"/>
        <w:rPr>
          <w:rFonts w:ascii="Calibri" w:hAnsi="Calibri" w:eastAsia="Calibri" w:cs="Calibri"/>
          <w:sz w:val="24"/>
          <w:szCs w:val="24"/>
        </w:rPr>
      </w:pPr>
      <w:r>
        <w:rPr>
          <w:rFonts w:ascii="Calibri" w:hAnsi="Calibri" w:eastAsia="Calibri" w:cs="Calibri"/>
          <w:sz w:val="24"/>
          <w:szCs w:val="24"/>
        </w:rPr>
        <w:t xml:space="preserve">First name </w:t>
      </w:r>
    </w:p>
    <w:p w:rsidR="007A7335" w:rsidRDefault="007A7335" w14:paraId="30FC18AC" w14:textId="77777777">
      <w:pPr>
        <w:numPr>
          <w:ilvl w:val="0"/>
          <w:numId w:val="121"/>
        </w:numPr>
        <w:spacing w:line="240" w:lineRule="auto"/>
        <w:rPr>
          <w:rFonts w:ascii="Calibri" w:hAnsi="Calibri" w:eastAsia="Calibri" w:cs="Calibri"/>
          <w:sz w:val="24"/>
          <w:szCs w:val="24"/>
        </w:rPr>
      </w:pPr>
      <w:r>
        <w:rPr>
          <w:rFonts w:ascii="Calibri" w:hAnsi="Calibri" w:eastAsia="Calibri" w:cs="Calibri"/>
          <w:sz w:val="24"/>
          <w:szCs w:val="24"/>
        </w:rPr>
        <w:t xml:space="preserve">Last name </w:t>
      </w:r>
    </w:p>
    <w:p w:rsidR="007A7335" w:rsidRDefault="007A7335" w14:paraId="524B407F" w14:textId="77777777">
      <w:pPr>
        <w:numPr>
          <w:ilvl w:val="0"/>
          <w:numId w:val="121"/>
        </w:numPr>
        <w:spacing w:line="240" w:lineRule="auto"/>
        <w:rPr>
          <w:rFonts w:ascii="Calibri" w:hAnsi="Calibri" w:eastAsia="Calibri" w:cs="Calibri"/>
          <w:sz w:val="24"/>
          <w:szCs w:val="24"/>
        </w:rPr>
      </w:pPr>
      <w:r>
        <w:rPr>
          <w:rFonts w:ascii="Calibri" w:hAnsi="Calibri" w:eastAsia="Calibri" w:cs="Calibri"/>
          <w:sz w:val="24"/>
          <w:szCs w:val="24"/>
        </w:rPr>
        <w:t>Mobil number</w:t>
      </w:r>
    </w:p>
    <w:p w:rsidR="005E2BCC" w:rsidRDefault="005E2BCC" w14:paraId="2BF622F4" w14:textId="77777777">
      <w:pPr>
        <w:numPr>
          <w:ilvl w:val="0"/>
          <w:numId w:val="121"/>
        </w:numPr>
        <w:spacing w:line="240" w:lineRule="auto"/>
        <w:rPr>
          <w:rFonts w:ascii="Calibri" w:hAnsi="Calibri" w:eastAsia="Calibri" w:cs="Calibri"/>
          <w:sz w:val="24"/>
          <w:szCs w:val="24"/>
        </w:rPr>
      </w:pPr>
      <w:r>
        <w:rPr>
          <w:rFonts w:ascii="Calibri" w:hAnsi="Calibri" w:eastAsia="Calibri" w:cs="Calibri"/>
          <w:sz w:val="24"/>
          <w:szCs w:val="24"/>
        </w:rPr>
        <w:t>Type of user</w:t>
      </w:r>
    </w:p>
    <w:p w:rsidR="006F5288" w:rsidRDefault="006F5288" w14:paraId="1CA7A3D0" w14:textId="77777777">
      <w:pPr>
        <w:numPr>
          <w:ilvl w:val="0"/>
          <w:numId w:val="121"/>
        </w:numPr>
        <w:spacing w:line="240" w:lineRule="auto"/>
        <w:rPr>
          <w:rFonts w:ascii="Calibri" w:hAnsi="Calibri" w:eastAsia="Calibri" w:cs="Calibri"/>
          <w:sz w:val="24"/>
          <w:szCs w:val="24"/>
        </w:rPr>
      </w:pPr>
      <w:r>
        <w:rPr>
          <w:rFonts w:ascii="Calibri" w:hAnsi="Calibri" w:eastAsia="Calibri" w:cs="Calibri"/>
          <w:sz w:val="24"/>
          <w:szCs w:val="24"/>
        </w:rPr>
        <w:t>Total amount of the trip</w:t>
      </w:r>
    </w:p>
    <w:p w:rsidR="006F5288" w:rsidRDefault="006F5288" w14:paraId="66442CBD" w14:textId="77777777">
      <w:pPr>
        <w:numPr>
          <w:ilvl w:val="0"/>
          <w:numId w:val="121"/>
        </w:numPr>
        <w:spacing w:line="240" w:lineRule="auto"/>
        <w:rPr>
          <w:rFonts w:ascii="Calibri" w:hAnsi="Calibri" w:eastAsia="Calibri" w:cs="Calibri"/>
          <w:sz w:val="24"/>
          <w:szCs w:val="24"/>
        </w:rPr>
      </w:pPr>
      <w:r>
        <w:rPr>
          <w:rFonts w:ascii="Calibri" w:hAnsi="Calibri" w:eastAsia="Calibri" w:cs="Calibri"/>
          <w:sz w:val="24"/>
          <w:szCs w:val="24"/>
        </w:rPr>
        <w:t>Commission paid for the trip</w:t>
      </w:r>
    </w:p>
    <w:p w:rsidR="005E2BCC" w:rsidP="4DF41364" w:rsidRDefault="005E2BCC" w14:paraId="6075481E" w14:textId="77777777">
      <w:pPr>
        <w:numPr>
          <w:ilvl w:val="0"/>
          <w:numId w:val="121"/>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Status of user ( active / inactive)</w:t>
      </w:r>
    </w:p>
    <w:p w:rsidR="007A7335" w:rsidP="007A7335" w:rsidRDefault="007A7335" w14:paraId="0E5C919A" w14:textId="77777777">
      <w:pPr>
        <w:spacing w:line="240" w:lineRule="auto"/>
        <w:rPr>
          <w:rFonts w:ascii="Calibri" w:hAnsi="Calibri" w:eastAsia="Calibri" w:cs="Calibri"/>
          <w:sz w:val="24"/>
          <w:szCs w:val="24"/>
        </w:rPr>
      </w:pPr>
    </w:p>
    <w:p w:rsidR="007A7335" w:rsidP="007A7335" w:rsidRDefault="007A7335" w14:paraId="104A673D" w14:textId="77777777">
      <w:pPr>
        <w:spacing w:line="240" w:lineRule="auto"/>
        <w:ind w:firstLine="360"/>
        <w:rPr>
          <w:rFonts w:ascii="Calibri" w:hAnsi="Calibri" w:eastAsia="Calibri" w:cs="Calibri"/>
          <w:b/>
          <w:sz w:val="24"/>
          <w:szCs w:val="24"/>
        </w:rPr>
      </w:pPr>
      <w:r>
        <w:rPr>
          <w:rFonts w:ascii="Calibri" w:hAnsi="Calibri" w:eastAsia="Calibri" w:cs="Calibri"/>
          <w:b/>
          <w:sz w:val="24"/>
          <w:szCs w:val="24"/>
        </w:rPr>
        <w:t>Detail View:</w:t>
      </w:r>
    </w:p>
    <w:p w:rsidR="007A7335" w:rsidP="007A7335" w:rsidRDefault="007A7335" w14:paraId="11673BAC" w14:textId="77777777">
      <w:pPr>
        <w:spacing w:line="240" w:lineRule="auto"/>
        <w:ind w:firstLine="360"/>
        <w:rPr>
          <w:rFonts w:ascii="Calibri" w:hAnsi="Calibri" w:eastAsia="Calibri" w:cs="Calibri"/>
          <w:sz w:val="24"/>
          <w:szCs w:val="24"/>
        </w:rPr>
      </w:pPr>
    </w:p>
    <w:p w:rsidR="007A7335" w:rsidRDefault="007A7335" w14:paraId="4068E4EA" w14:textId="77777777">
      <w:pPr>
        <w:numPr>
          <w:ilvl w:val="0"/>
          <w:numId w:val="122"/>
        </w:numPr>
        <w:spacing w:line="240" w:lineRule="auto"/>
        <w:rPr>
          <w:rFonts w:ascii="Calibri" w:hAnsi="Calibri" w:eastAsia="Calibri" w:cs="Calibri"/>
          <w:sz w:val="24"/>
          <w:szCs w:val="24"/>
        </w:rPr>
      </w:pPr>
      <w:r>
        <w:rPr>
          <w:rFonts w:ascii="Calibri" w:hAnsi="Calibri" w:eastAsia="Calibri" w:cs="Calibri"/>
          <w:sz w:val="24"/>
          <w:szCs w:val="24"/>
        </w:rPr>
        <w:t>Booking ID</w:t>
      </w:r>
    </w:p>
    <w:p w:rsidR="007A7335" w:rsidRDefault="007A7335" w14:paraId="1322BE07" w14:textId="77777777">
      <w:pPr>
        <w:numPr>
          <w:ilvl w:val="0"/>
          <w:numId w:val="122"/>
        </w:numPr>
        <w:spacing w:line="240" w:lineRule="auto"/>
        <w:rPr>
          <w:rFonts w:ascii="Calibri" w:hAnsi="Calibri" w:eastAsia="Calibri" w:cs="Calibri"/>
          <w:sz w:val="24"/>
          <w:szCs w:val="24"/>
        </w:rPr>
      </w:pPr>
      <w:r>
        <w:rPr>
          <w:rFonts w:ascii="Calibri" w:hAnsi="Calibri" w:eastAsia="Calibri" w:cs="Calibri"/>
          <w:sz w:val="24"/>
          <w:szCs w:val="24"/>
        </w:rPr>
        <w:t>Booking Date</w:t>
      </w:r>
    </w:p>
    <w:p w:rsidR="007A7335" w:rsidRDefault="007A7335" w14:paraId="36E0BDED" w14:textId="77777777">
      <w:pPr>
        <w:numPr>
          <w:ilvl w:val="0"/>
          <w:numId w:val="122"/>
        </w:numPr>
        <w:spacing w:line="240" w:lineRule="auto"/>
        <w:rPr>
          <w:rFonts w:ascii="Calibri" w:hAnsi="Calibri" w:eastAsia="Calibri" w:cs="Calibri"/>
          <w:sz w:val="24"/>
          <w:szCs w:val="24"/>
        </w:rPr>
      </w:pPr>
      <w:r>
        <w:rPr>
          <w:rFonts w:ascii="Calibri" w:hAnsi="Calibri" w:eastAsia="Calibri" w:cs="Calibri"/>
          <w:sz w:val="24"/>
          <w:szCs w:val="24"/>
        </w:rPr>
        <w:t>Customer Name</w:t>
      </w:r>
    </w:p>
    <w:p w:rsidR="007A7335" w:rsidRDefault="007A7335" w14:paraId="66E30D74" w14:textId="77777777">
      <w:pPr>
        <w:numPr>
          <w:ilvl w:val="0"/>
          <w:numId w:val="122"/>
        </w:numPr>
        <w:spacing w:line="240" w:lineRule="auto"/>
        <w:rPr>
          <w:rFonts w:ascii="Calibri" w:hAnsi="Calibri" w:eastAsia="Calibri" w:cs="Calibri"/>
          <w:sz w:val="24"/>
          <w:szCs w:val="24"/>
        </w:rPr>
      </w:pPr>
      <w:r>
        <w:rPr>
          <w:rFonts w:ascii="Calibri" w:hAnsi="Calibri" w:eastAsia="Calibri" w:cs="Calibri"/>
          <w:sz w:val="24"/>
          <w:szCs w:val="24"/>
        </w:rPr>
        <w:t>Phone No</w:t>
      </w:r>
    </w:p>
    <w:p w:rsidR="007A7335" w:rsidRDefault="007A7335" w14:paraId="2F880B9C" w14:textId="77777777">
      <w:pPr>
        <w:numPr>
          <w:ilvl w:val="0"/>
          <w:numId w:val="122"/>
        </w:numPr>
        <w:spacing w:line="240" w:lineRule="auto"/>
        <w:rPr>
          <w:rFonts w:ascii="Calibri" w:hAnsi="Calibri" w:eastAsia="Calibri" w:cs="Calibri"/>
          <w:sz w:val="24"/>
          <w:szCs w:val="24"/>
        </w:rPr>
      </w:pPr>
      <w:r>
        <w:rPr>
          <w:rFonts w:ascii="Calibri" w:hAnsi="Calibri" w:eastAsia="Calibri" w:cs="Calibri"/>
          <w:sz w:val="24"/>
          <w:szCs w:val="24"/>
        </w:rPr>
        <w:t>Total Amount of the Trip</w:t>
      </w:r>
    </w:p>
    <w:p w:rsidR="007A7335" w:rsidRDefault="007A7335" w14:paraId="11322BCD" w14:textId="77777777">
      <w:pPr>
        <w:numPr>
          <w:ilvl w:val="0"/>
          <w:numId w:val="122"/>
        </w:numPr>
        <w:spacing w:line="240" w:lineRule="auto"/>
        <w:rPr>
          <w:rFonts w:ascii="Calibri" w:hAnsi="Calibri" w:eastAsia="Calibri" w:cs="Calibri"/>
          <w:sz w:val="24"/>
          <w:szCs w:val="24"/>
        </w:rPr>
      </w:pPr>
      <w:r>
        <w:rPr>
          <w:rFonts w:ascii="Calibri" w:hAnsi="Calibri" w:eastAsia="Calibri" w:cs="Calibri"/>
          <w:sz w:val="24"/>
          <w:szCs w:val="24"/>
        </w:rPr>
        <w:t>Agent name, mobile number, agent id</w:t>
      </w:r>
    </w:p>
    <w:p w:rsidR="007A7335" w:rsidRDefault="007A7335" w14:paraId="4CC71FEE" w14:textId="77777777">
      <w:pPr>
        <w:numPr>
          <w:ilvl w:val="0"/>
          <w:numId w:val="122"/>
        </w:numPr>
        <w:spacing w:line="240" w:lineRule="auto"/>
        <w:rPr>
          <w:rFonts w:ascii="Calibri" w:hAnsi="Calibri" w:eastAsia="Calibri" w:cs="Calibri"/>
          <w:sz w:val="24"/>
          <w:szCs w:val="24"/>
        </w:rPr>
      </w:pPr>
      <w:r>
        <w:rPr>
          <w:rFonts w:ascii="Calibri" w:hAnsi="Calibri" w:eastAsia="Calibri" w:cs="Calibri"/>
          <w:sz w:val="24"/>
          <w:szCs w:val="24"/>
        </w:rPr>
        <w:t>Supplier name, mobile number, supplier id</w:t>
      </w:r>
    </w:p>
    <w:p w:rsidR="007A7335" w:rsidRDefault="007A7335" w14:paraId="0E20B9BE" w14:textId="77777777">
      <w:pPr>
        <w:numPr>
          <w:ilvl w:val="0"/>
          <w:numId w:val="122"/>
        </w:numPr>
        <w:spacing w:line="240" w:lineRule="auto"/>
        <w:rPr>
          <w:rFonts w:ascii="Calibri" w:hAnsi="Calibri" w:eastAsia="Calibri" w:cs="Calibri"/>
          <w:sz w:val="24"/>
          <w:szCs w:val="24"/>
        </w:rPr>
      </w:pPr>
      <w:r>
        <w:rPr>
          <w:rFonts w:ascii="Calibri" w:hAnsi="Calibri" w:eastAsia="Calibri" w:cs="Calibri"/>
          <w:sz w:val="24"/>
          <w:szCs w:val="24"/>
        </w:rPr>
        <w:t>Driver name,</w:t>
      </w:r>
      <w:r w:rsidRPr="00701B7C">
        <w:rPr>
          <w:rFonts w:ascii="Calibri" w:hAnsi="Calibri" w:eastAsia="Calibri" w:cs="Calibri"/>
          <w:sz w:val="24"/>
          <w:szCs w:val="24"/>
        </w:rPr>
        <w:t xml:space="preserve"> </w:t>
      </w:r>
      <w:r>
        <w:rPr>
          <w:rFonts w:ascii="Calibri" w:hAnsi="Calibri" w:eastAsia="Calibri" w:cs="Calibri"/>
          <w:sz w:val="24"/>
          <w:szCs w:val="24"/>
        </w:rPr>
        <w:t>mobile number, driver id</w:t>
      </w:r>
    </w:p>
    <w:p w:rsidR="007A7335" w:rsidRDefault="007A7335" w14:paraId="18825E0E" w14:textId="77777777">
      <w:pPr>
        <w:numPr>
          <w:ilvl w:val="0"/>
          <w:numId w:val="122"/>
        </w:numPr>
        <w:spacing w:line="240" w:lineRule="auto"/>
        <w:rPr>
          <w:rFonts w:ascii="Calibri" w:hAnsi="Calibri" w:eastAsia="Calibri" w:cs="Calibri"/>
          <w:sz w:val="24"/>
          <w:szCs w:val="24"/>
        </w:rPr>
      </w:pPr>
      <w:r>
        <w:rPr>
          <w:rFonts w:ascii="Calibri" w:hAnsi="Calibri" w:eastAsia="Calibri" w:cs="Calibri"/>
          <w:sz w:val="24"/>
          <w:szCs w:val="24"/>
        </w:rPr>
        <w:t>Trip Summary</w:t>
      </w:r>
    </w:p>
    <w:p w:rsidR="007A7335" w:rsidRDefault="007A7335" w14:paraId="5C5F031F" w14:textId="77777777">
      <w:pPr>
        <w:numPr>
          <w:ilvl w:val="0"/>
          <w:numId w:val="122"/>
        </w:numPr>
        <w:spacing w:line="240" w:lineRule="auto"/>
        <w:rPr>
          <w:rFonts w:ascii="Calibri" w:hAnsi="Calibri" w:eastAsia="Calibri" w:cs="Calibri"/>
          <w:sz w:val="24"/>
          <w:szCs w:val="24"/>
        </w:rPr>
      </w:pPr>
      <w:r>
        <w:rPr>
          <w:rFonts w:ascii="Calibri" w:hAnsi="Calibri" w:eastAsia="Calibri" w:cs="Calibri"/>
          <w:sz w:val="24"/>
          <w:szCs w:val="24"/>
        </w:rPr>
        <w:t>Fleet detail</w:t>
      </w:r>
    </w:p>
    <w:p w:rsidR="007A7335" w:rsidRDefault="007A7335" w14:paraId="44079367" w14:textId="77777777">
      <w:pPr>
        <w:numPr>
          <w:ilvl w:val="0"/>
          <w:numId w:val="122"/>
        </w:numPr>
        <w:spacing w:line="240" w:lineRule="auto"/>
        <w:rPr>
          <w:rFonts w:ascii="Calibri" w:hAnsi="Calibri" w:eastAsia="Calibri" w:cs="Calibri"/>
          <w:sz w:val="24"/>
          <w:szCs w:val="24"/>
        </w:rPr>
      </w:pPr>
      <w:r>
        <w:rPr>
          <w:rFonts w:ascii="Calibri" w:hAnsi="Calibri" w:eastAsia="Calibri" w:cs="Calibri"/>
          <w:sz w:val="24"/>
          <w:szCs w:val="24"/>
        </w:rPr>
        <w:t>Cost and tax details</w:t>
      </w:r>
    </w:p>
    <w:p w:rsidR="009C5F84" w:rsidRDefault="009C5F84" w14:paraId="71AEB9C5" w14:textId="77777777">
      <w:pPr>
        <w:numPr>
          <w:ilvl w:val="0"/>
          <w:numId w:val="122"/>
        </w:numPr>
        <w:spacing w:line="240" w:lineRule="auto"/>
        <w:rPr>
          <w:rFonts w:ascii="Calibri" w:hAnsi="Calibri" w:eastAsia="Calibri" w:cs="Calibri"/>
          <w:sz w:val="24"/>
          <w:szCs w:val="24"/>
        </w:rPr>
      </w:pPr>
      <w:r>
        <w:rPr>
          <w:rFonts w:ascii="Calibri" w:hAnsi="Calibri" w:eastAsia="Calibri" w:cs="Calibri"/>
          <w:sz w:val="24"/>
          <w:szCs w:val="24"/>
        </w:rPr>
        <w:t>Payment status (paid/cancelled / refund)</w:t>
      </w:r>
    </w:p>
    <w:p w:rsidR="007A7335" w:rsidRDefault="007A7335" w14:paraId="5719B539" w14:textId="77777777">
      <w:pPr>
        <w:numPr>
          <w:ilvl w:val="0"/>
          <w:numId w:val="122"/>
        </w:numPr>
        <w:spacing w:line="240" w:lineRule="auto"/>
        <w:rPr>
          <w:rFonts w:ascii="Calibri" w:hAnsi="Calibri" w:eastAsia="Calibri" w:cs="Calibri"/>
          <w:sz w:val="24"/>
          <w:szCs w:val="24"/>
        </w:rPr>
      </w:pPr>
      <w:r>
        <w:rPr>
          <w:rFonts w:ascii="Calibri" w:hAnsi="Calibri" w:eastAsia="Calibri" w:cs="Calibri"/>
          <w:sz w:val="24"/>
          <w:szCs w:val="24"/>
        </w:rPr>
        <w:t>Commission and settlement details of this trip</w:t>
      </w:r>
    </w:p>
    <w:p w:rsidR="00DC21A2" w:rsidRDefault="00DC21A2" w14:paraId="104A32E3" w14:textId="77777777">
      <w:pPr>
        <w:spacing w:line="240" w:lineRule="auto"/>
        <w:rPr>
          <w:rFonts w:ascii="Calibri" w:hAnsi="Calibri" w:eastAsia="Calibri" w:cs="Calibri"/>
          <w:sz w:val="24"/>
          <w:szCs w:val="24"/>
        </w:rPr>
      </w:pPr>
    </w:p>
    <w:p w:rsidR="00DC21A2" w:rsidRDefault="00DC21A2" w14:paraId="098EE684" w14:textId="77777777">
      <w:pPr>
        <w:spacing w:line="240" w:lineRule="auto"/>
        <w:rPr>
          <w:rFonts w:ascii="Calibri" w:hAnsi="Calibri" w:eastAsia="Calibri" w:cs="Calibri"/>
          <w:b/>
          <w:sz w:val="24"/>
          <w:szCs w:val="24"/>
        </w:rPr>
      </w:pPr>
    </w:p>
    <w:p w:rsidR="00DC21A2" w:rsidRDefault="00323BDE" w14:paraId="4A2E0455" w14:textId="77777777">
      <w:pPr>
        <w:spacing w:line="240" w:lineRule="auto"/>
        <w:rPr>
          <w:rFonts w:ascii="Calibri" w:hAnsi="Calibri" w:eastAsia="Calibri" w:cs="Calibri"/>
          <w:b/>
          <w:sz w:val="28"/>
          <w:szCs w:val="28"/>
        </w:rPr>
      </w:pPr>
      <w:r>
        <w:rPr>
          <w:rFonts w:ascii="Calibri" w:hAnsi="Calibri" w:eastAsia="Calibri" w:cs="Calibri"/>
          <w:b/>
          <w:sz w:val="28"/>
          <w:szCs w:val="28"/>
        </w:rPr>
        <w:t>5.13 My Profile</w:t>
      </w:r>
    </w:p>
    <w:p w:rsidR="00DC21A2" w:rsidP="42094E3C" w:rsidRDefault="0091387A" w14:paraId="62691B6D" w14:textId="0F024B2C">
      <w:p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Personal information related to yourself</w:t>
      </w:r>
      <w:r w:rsidRPr="42094E3C" w:rsidR="00D125C6">
        <w:rPr>
          <w:rFonts w:ascii="Calibri" w:hAnsi="Calibri" w:eastAsia="Calibri" w:cs="Calibri"/>
          <w:sz w:val="24"/>
          <w:szCs w:val="24"/>
          <w:lang w:val="en-US"/>
        </w:rPr>
        <w:t xml:space="preserve"> based on the </w:t>
      </w:r>
      <w:r w:rsidRPr="42094E3C" w:rsidR="004855B5">
        <w:rPr>
          <w:rFonts w:ascii="Calibri" w:hAnsi="Calibri" w:eastAsia="Calibri" w:cs="Calibri"/>
          <w:sz w:val="24"/>
          <w:szCs w:val="24"/>
          <w:lang w:val="en-US"/>
        </w:rPr>
        <w:t>user’s</w:t>
      </w:r>
      <w:r w:rsidRPr="42094E3C" w:rsidR="00D125C6">
        <w:rPr>
          <w:rFonts w:ascii="Calibri" w:hAnsi="Calibri" w:eastAsia="Calibri" w:cs="Calibri"/>
          <w:sz w:val="24"/>
          <w:szCs w:val="24"/>
          <w:lang w:val="en-US"/>
        </w:rPr>
        <w:t xml:space="preserve"> </w:t>
      </w:r>
      <w:r w:rsidRPr="42094E3C" w:rsidR="00DE41C7">
        <w:rPr>
          <w:rFonts w:ascii="Calibri" w:hAnsi="Calibri" w:eastAsia="Calibri" w:cs="Calibri"/>
          <w:sz w:val="24"/>
          <w:szCs w:val="24"/>
          <w:lang w:val="en-US"/>
        </w:rPr>
        <w:t>type.</w:t>
      </w:r>
    </w:p>
    <w:p w:rsidR="00DC21A2" w:rsidRDefault="00DC21A2" w14:paraId="754E09AC" w14:textId="77777777">
      <w:pPr>
        <w:spacing w:line="240" w:lineRule="auto"/>
        <w:ind w:left="1080"/>
        <w:rPr>
          <w:rFonts w:ascii="Calibri" w:hAnsi="Calibri" w:eastAsia="Calibri" w:cs="Calibri"/>
          <w:sz w:val="24"/>
          <w:szCs w:val="24"/>
        </w:rPr>
      </w:pPr>
    </w:p>
    <w:p w:rsidR="00DC21A2" w:rsidRDefault="0091387A" w14:paraId="4DD60CF6" w14:textId="77777777">
      <w:pPr>
        <w:spacing w:line="240" w:lineRule="auto"/>
        <w:ind w:firstLine="360"/>
        <w:rPr>
          <w:rFonts w:ascii="Calibri" w:hAnsi="Calibri" w:eastAsia="Calibri" w:cs="Calibri"/>
          <w:sz w:val="24"/>
          <w:szCs w:val="24"/>
        </w:rPr>
      </w:pPr>
      <w:r>
        <w:rPr>
          <w:rFonts w:ascii="Calibri" w:hAnsi="Calibri" w:eastAsia="Calibri" w:cs="Calibri"/>
          <w:b/>
          <w:sz w:val="24"/>
          <w:szCs w:val="24"/>
        </w:rPr>
        <w:t>Add View</w:t>
      </w:r>
      <w:r>
        <w:rPr>
          <w:rFonts w:ascii="Calibri" w:hAnsi="Calibri" w:eastAsia="Calibri" w:cs="Calibri"/>
          <w:sz w:val="24"/>
          <w:szCs w:val="24"/>
        </w:rPr>
        <w:t>:</w:t>
      </w:r>
    </w:p>
    <w:p w:rsidR="00DC21A2" w:rsidRDefault="00DC21A2" w14:paraId="27BC0E6A" w14:textId="77777777">
      <w:pPr>
        <w:spacing w:line="240" w:lineRule="auto"/>
        <w:rPr>
          <w:rFonts w:ascii="Calibri" w:hAnsi="Calibri" w:eastAsia="Calibri" w:cs="Calibri"/>
          <w:b/>
          <w:sz w:val="24"/>
          <w:szCs w:val="24"/>
        </w:rPr>
      </w:pPr>
    </w:p>
    <w:tbl>
      <w:tblPr>
        <w:tblStyle w:val="af2"/>
        <w:tblW w:w="97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70"/>
        <w:gridCol w:w="2102"/>
        <w:gridCol w:w="1559"/>
        <w:gridCol w:w="1701"/>
        <w:gridCol w:w="1838"/>
        <w:gridCol w:w="1695"/>
      </w:tblGrid>
      <w:tr w:rsidR="00DC21A2" w:rsidTr="4DF41364" w14:paraId="0080B80C" w14:textId="77777777">
        <w:trPr>
          <w:trHeight w:val="260"/>
        </w:trPr>
        <w:tc>
          <w:tcPr>
            <w:tcW w:w="870" w:type="dxa"/>
          </w:tcPr>
          <w:p w:rsidR="00DC21A2" w:rsidRDefault="0091387A" w14:paraId="7481B233" w14:textId="77777777">
            <w:pPr>
              <w:jc w:val="center"/>
              <w:rPr>
                <w:rFonts w:ascii="Calibri" w:hAnsi="Calibri" w:eastAsia="Calibri" w:cs="Calibri"/>
                <w:b/>
              </w:rPr>
            </w:pPr>
            <w:r>
              <w:rPr>
                <w:rFonts w:ascii="Calibri" w:hAnsi="Calibri" w:eastAsia="Calibri" w:cs="Calibri"/>
                <w:b/>
              </w:rPr>
              <w:t>SL NO</w:t>
            </w:r>
          </w:p>
        </w:tc>
        <w:tc>
          <w:tcPr>
            <w:tcW w:w="2102" w:type="dxa"/>
          </w:tcPr>
          <w:p w:rsidR="00DC21A2" w:rsidRDefault="0091387A" w14:paraId="2E9E497C" w14:textId="77777777">
            <w:pPr>
              <w:jc w:val="center"/>
              <w:rPr>
                <w:rFonts w:ascii="Calibri" w:hAnsi="Calibri" w:eastAsia="Calibri" w:cs="Calibri"/>
                <w:b/>
              </w:rPr>
            </w:pPr>
            <w:r>
              <w:rPr>
                <w:rFonts w:ascii="Calibri" w:hAnsi="Calibri" w:eastAsia="Calibri" w:cs="Calibri"/>
                <w:b/>
              </w:rPr>
              <w:t>Fields</w:t>
            </w:r>
          </w:p>
        </w:tc>
        <w:tc>
          <w:tcPr>
            <w:tcW w:w="1559" w:type="dxa"/>
          </w:tcPr>
          <w:p w:rsidR="00DC21A2" w:rsidRDefault="0091387A" w14:paraId="0975F6BD" w14:textId="77777777">
            <w:pPr>
              <w:jc w:val="center"/>
              <w:rPr>
                <w:rFonts w:ascii="Calibri" w:hAnsi="Calibri" w:eastAsia="Calibri" w:cs="Calibri"/>
                <w:b/>
              </w:rPr>
            </w:pPr>
            <w:r>
              <w:rPr>
                <w:rFonts w:ascii="Calibri" w:hAnsi="Calibri" w:eastAsia="Calibri" w:cs="Calibri"/>
                <w:b/>
              </w:rPr>
              <w:t>Control</w:t>
            </w:r>
          </w:p>
        </w:tc>
        <w:tc>
          <w:tcPr>
            <w:tcW w:w="1701" w:type="dxa"/>
          </w:tcPr>
          <w:p w:rsidR="00DC21A2" w:rsidRDefault="0091387A" w14:paraId="0D87583A" w14:textId="77777777">
            <w:pPr>
              <w:jc w:val="center"/>
              <w:rPr>
                <w:rFonts w:ascii="Calibri" w:hAnsi="Calibri" w:eastAsia="Calibri" w:cs="Calibri"/>
                <w:b/>
              </w:rPr>
            </w:pPr>
            <w:r>
              <w:rPr>
                <w:rFonts w:ascii="Calibri" w:hAnsi="Calibri" w:eastAsia="Calibri" w:cs="Calibri"/>
                <w:b/>
              </w:rPr>
              <w:t>Mandatory</w:t>
            </w:r>
          </w:p>
        </w:tc>
        <w:tc>
          <w:tcPr>
            <w:tcW w:w="1838" w:type="dxa"/>
          </w:tcPr>
          <w:p w:rsidR="00DC21A2" w:rsidRDefault="0091387A" w14:paraId="1C5058F4" w14:textId="77777777">
            <w:pPr>
              <w:jc w:val="center"/>
              <w:rPr>
                <w:rFonts w:ascii="Calibri" w:hAnsi="Calibri" w:eastAsia="Calibri" w:cs="Calibri"/>
                <w:b/>
              </w:rPr>
            </w:pPr>
            <w:r>
              <w:rPr>
                <w:rFonts w:ascii="Calibri" w:hAnsi="Calibri" w:eastAsia="Calibri" w:cs="Calibri"/>
                <w:b/>
              </w:rPr>
              <w:t>Value</w:t>
            </w:r>
          </w:p>
        </w:tc>
        <w:tc>
          <w:tcPr>
            <w:tcW w:w="1695" w:type="dxa"/>
          </w:tcPr>
          <w:p w:rsidR="00DC21A2" w:rsidRDefault="0091387A" w14:paraId="51713EBD" w14:textId="77777777">
            <w:pPr>
              <w:jc w:val="center"/>
              <w:rPr>
                <w:rFonts w:ascii="Calibri" w:hAnsi="Calibri" w:eastAsia="Calibri" w:cs="Calibri"/>
                <w:b/>
              </w:rPr>
            </w:pPr>
            <w:r>
              <w:rPr>
                <w:rFonts w:ascii="Calibri" w:hAnsi="Calibri" w:eastAsia="Calibri" w:cs="Calibri"/>
                <w:b/>
              </w:rPr>
              <w:t>Default Value</w:t>
            </w:r>
          </w:p>
        </w:tc>
      </w:tr>
      <w:tr w:rsidR="00DC21A2" w:rsidTr="4DF41364" w14:paraId="60C9D974" w14:textId="77777777">
        <w:trPr>
          <w:trHeight w:val="232"/>
        </w:trPr>
        <w:tc>
          <w:tcPr>
            <w:tcW w:w="870" w:type="dxa"/>
          </w:tcPr>
          <w:p w:rsidR="00DC21A2" w:rsidRDefault="0091387A" w14:paraId="6521609A" w14:textId="77777777">
            <w:pPr>
              <w:jc w:val="center"/>
              <w:rPr>
                <w:rFonts w:ascii="Calibri" w:hAnsi="Calibri" w:eastAsia="Calibri" w:cs="Calibri"/>
              </w:rPr>
            </w:pPr>
            <w:r>
              <w:rPr>
                <w:rFonts w:ascii="Calibri" w:hAnsi="Calibri" w:eastAsia="Calibri" w:cs="Calibri"/>
              </w:rPr>
              <w:t>1</w:t>
            </w:r>
          </w:p>
        </w:tc>
        <w:tc>
          <w:tcPr>
            <w:tcW w:w="2102" w:type="dxa"/>
          </w:tcPr>
          <w:p w:rsidR="00DC21A2" w:rsidRDefault="0091387A" w14:paraId="4C83CF49" w14:textId="77777777">
            <w:pPr>
              <w:rPr>
                <w:rFonts w:ascii="Calibri" w:hAnsi="Calibri" w:eastAsia="Calibri" w:cs="Calibri"/>
              </w:rPr>
            </w:pPr>
            <w:r>
              <w:rPr>
                <w:rFonts w:ascii="Calibri" w:hAnsi="Calibri" w:eastAsia="Calibri" w:cs="Calibri"/>
              </w:rPr>
              <w:t>Title</w:t>
            </w:r>
          </w:p>
        </w:tc>
        <w:tc>
          <w:tcPr>
            <w:tcW w:w="1559" w:type="dxa"/>
          </w:tcPr>
          <w:p w:rsidR="00DC21A2" w:rsidRDefault="0091387A" w14:paraId="77B3F291" w14:textId="77777777">
            <w:pPr>
              <w:rPr>
                <w:rFonts w:ascii="Calibri" w:hAnsi="Calibri" w:eastAsia="Calibri" w:cs="Calibri"/>
              </w:rPr>
            </w:pPr>
            <w:r>
              <w:rPr>
                <w:rFonts w:ascii="Calibri" w:hAnsi="Calibri" w:eastAsia="Calibri" w:cs="Calibri"/>
              </w:rPr>
              <w:t>Dropdown</w:t>
            </w:r>
          </w:p>
        </w:tc>
        <w:tc>
          <w:tcPr>
            <w:tcW w:w="1701" w:type="dxa"/>
          </w:tcPr>
          <w:p w:rsidR="00DC21A2" w:rsidRDefault="0091387A" w14:paraId="4D6D96B7" w14:textId="77777777">
            <w:pPr>
              <w:rPr>
                <w:rFonts w:ascii="Calibri" w:hAnsi="Calibri" w:eastAsia="Calibri" w:cs="Calibri"/>
              </w:rPr>
            </w:pPr>
            <w:r>
              <w:rPr>
                <w:rFonts w:ascii="Calibri" w:hAnsi="Calibri" w:eastAsia="Calibri" w:cs="Calibri"/>
              </w:rPr>
              <w:t>Required</w:t>
            </w:r>
          </w:p>
        </w:tc>
        <w:tc>
          <w:tcPr>
            <w:tcW w:w="1838" w:type="dxa"/>
          </w:tcPr>
          <w:p w:rsidR="00DC21A2" w:rsidP="4DF41364" w:rsidRDefault="0091387A" w14:paraId="003BD602" w14:textId="77777777">
            <w:pPr>
              <w:rPr>
                <w:rFonts w:ascii="Calibri" w:hAnsi="Calibri" w:eastAsia="Calibri" w:cs="Calibri"/>
                <w:lang w:val="en-US"/>
              </w:rPr>
            </w:pPr>
            <w:r w:rsidRPr="4DF41364">
              <w:rPr>
                <w:rFonts w:ascii="Calibri" w:hAnsi="Calibri" w:eastAsia="Calibri" w:cs="Calibri"/>
                <w:lang w:val="en-US"/>
              </w:rPr>
              <w:t>[Mr, Mrs, Miss]</w:t>
            </w:r>
          </w:p>
        </w:tc>
        <w:tc>
          <w:tcPr>
            <w:tcW w:w="1695" w:type="dxa"/>
          </w:tcPr>
          <w:p w:rsidR="00DC21A2" w:rsidRDefault="00DC21A2" w14:paraId="128DB0F1" w14:textId="77777777">
            <w:pPr>
              <w:rPr>
                <w:rFonts w:ascii="Calibri" w:hAnsi="Calibri" w:eastAsia="Calibri" w:cs="Calibri"/>
                <w:color w:val="FF0000"/>
              </w:rPr>
            </w:pPr>
          </w:p>
        </w:tc>
      </w:tr>
      <w:tr w:rsidR="00DC21A2" w:rsidTr="4DF41364" w14:paraId="4868F642" w14:textId="77777777">
        <w:trPr>
          <w:trHeight w:val="232"/>
        </w:trPr>
        <w:tc>
          <w:tcPr>
            <w:tcW w:w="870" w:type="dxa"/>
          </w:tcPr>
          <w:p w:rsidR="00DC21A2" w:rsidRDefault="0091387A" w14:paraId="3AA81F6C" w14:textId="77777777">
            <w:pPr>
              <w:jc w:val="center"/>
              <w:rPr>
                <w:rFonts w:ascii="Calibri" w:hAnsi="Calibri" w:eastAsia="Calibri" w:cs="Calibri"/>
              </w:rPr>
            </w:pPr>
            <w:r>
              <w:rPr>
                <w:rFonts w:ascii="Calibri" w:hAnsi="Calibri" w:eastAsia="Calibri" w:cs="Calibri"/>
              </w:rPr>
              <w:t>2</w:t>
            </w:r>
          </w:p>
        </w:tc>
        <w:tc>
          <w:tcPr>
            <w:tcW w:w="2102" w:type="dxa"/>
          </w:tcPr>
          <w:p w:rsidR="00DC21A2" w:rsidRDefault="00741687" w14:paraId="5ECA4DF2" w14:textId="77777777">
            <w:pPr>
              <w:rPr>
                <w:rFonts w:ascii="Calibri" w:hAnsi="Calibri" w:eastAsia="Calibri" w:cs="Calibri"/>
              </w:rPr>
            </w:pPr>
            <w:r>
              <w:rPr>
                <w:rFonts w:ascii="Calibri" w:hAnsi="Calibri" w:eastAsia="Calibri" w:cs="Calibri"/>
              </w:rPr>
              <w:t>First name</w:t>
            </w:r>
          </w:p>
        </w:tc>
        <w:tc>
          <w:tcPr>
            <w:tcW w:w="1559" w:type="dxa"/>
          </w:tcPr>
          <w:p w:rsidR="00DC21A2" w:rsidRDefault="0091387A" w14:paraId="121D2358" w14:textId="77777777">
            <w:pPr>
              <w:rPr>
                <w:rFonts w:ascii="Calibri" w:hAnsi="Calibri" w:eastAsia="Calibri" w:cs="Calibri"/>
              </w:rPr>
            </w:pPr>
            <w:r>
              <w:rPr>
                <w:rFonts w:ascii="Calibri" w:hAnsi="Calibri" w:eastAsia="Calibri" w:cs="Calibri"/>
              </w:rPr>
              <w:t>Text box</w:t>
            </w:r>
          </w:p>
        </w:tc>
        <w:tc>
          <w:tcPr>
            <w:tcW w:w="1701" w:type="dxa"/>
          </w:tcPr>
          <w:p w:rsidR="00DC21A2" w:rsidRDefault="0091387A" w14:paraId="02E1A610" w14:textId="77777777">
            <w:pPr>
              <w:rPr>
                <w:rFonts w:ascii="Calibri" w:hAnsi="Calibri" w:eastAsia="Calibri" w:cs="Calibri"/>
              </w:rPr>
            </w:pPr>
            <w:r>
              <w:rPr>
                <w:rFonts w:ascii="Calibri" w:hAnsi="Calibri" w:eastAsia="Calibri" w:cs="Calibri"/>
              </w:rPr>
              <w:t>Required</w:t>
            </w:r>
          </w:p>
        </w:tc>
        <w:tc>
          <w:tcPr>
            <w:tcW w:w="1838" w:type="dxa"/>
          </w:tcPr>
          <w:p w:rsidR="00DC21A2" w:rsidRDefault="00DC21A2" w14:paraId="25AC650B" w14:textId="77777777">
            <w:pPr>
              <w:rPr>
                <w:rFonts w:ascii="Calibri" w:hAnsi="Calibri" w:eastAsia="Calibri" w:cs="Calibri"/>
              </w:rPr>
            </w:pPr>
          </w:p>
        </w:tc>
        <w:tc>
          <w:tcPr>
            <w:tcW w:w="1695" w:type="dxa"/>
          </w:tcPr>
          <w:p w:rsidR="00DC21A2" w:rsidRDefault="00DC21A2" w14:paraId="61AD176F" w14:textId="77777777">
            <w:pPr>
              <w:rPr>
                <w:rFonts w:ascii="Calibri" w:hAnsi="Calibri" w:eastAsia="Calibri" w:cs="Calibri"/>
                <w:color w:val="FF0000"/>
              </w:rPr>
            </w:pPr>
          </w:p>
        </w:tc>
      </w:tr>
      <w:tr w:rsidR="00DC21A2" w:rsidTr="4DF41364" w14:paraId="22591CF1" w14:textId="77777777">
        <w:trPr>
          <w:trHeight w:val="232"/>
        </w:trPr>
        <w:tc>
          <w:tcPr>
            <w:tcW w:w="870" w:type="dxa"/>
          </w:tcPr>
          <w:p w:rsidR="00DC21A2" w:rsidRDefault="0091387A" w14:paraId="7DBC2242" w14:textId="77777777">
            <w:pPr>
              <w:jc w:val="center"/>
              <w:rPr>
                <w:rFonts w:ascii="Calibri" w:hAnsi="Calibri" w:eastAsia="Calibri" w:cs="Calibri"/>
              </w:rPr>
            </w:pPr>
            <w:r>
              <w:rPr>
                <w:rFonts w:ascii="Calibri" w:hAnsi="Calibri" w:eastAsia="Calibri" w:cs="Calibri"/>
              </w:rPr>
              <w:t>3</w:t>
            </w:r>
          </w:p>
        </w:tc>
        <w:tc>
          <w:tcPr>
            <w:tcW w:w="2102" w:type="dxa"/>
          </w:tcPr>
          <w:p w:rsidR="00DC21A2" w:rsidRDefault="00741687" w14:paraId="357B277A" w14:textId="77777777">
            <w:pPr>
              <w:rPr>
                <w:rFonts w:ascii="Calibri" w:hAnsi="Calibri" w:eastAsia="Calibri" w:cs="Calibri"/>
              </w:rPr>
            </w:pPr>
            <w:r>
              <w:rPr>
                <w:rFonts w:ascii="Calibri" w:hAnsi="Calibri" w:eastAsia="Calibri" w:cs="Calibri"/>
              </w:rPr>
              <w:t>Last name</w:t>
            </w:r>
          </w:p>
        </w:tc>
        <w:tc>
          <w:tcPr>
            <w:tcW w:w="1559" w:type="dxa"/>
          </w:tcPr>
          <w:p w:rsidR="00DC21A2" w:rsidRDefault="0091387A" w14:paraId="50A64391" w14:textId="77777777">
            <w:pPr>
              <w:rPr>
                <w:rFonts w:ascii="Calibri" w:hAnsi="Calibri" w:eastAsia="Calibri" w:cs="Calibri"/>
              </w:rPr>
            </w:pPr>
            <w:r>
              <w:rPr>
                <w:rFonts w:ascii="Calibri" w:hAnsi="Calibri" w:eastAsia="Calibri" w:cs="Calibri"/>
              </w:rPr>
              <w:t>Text box</w:t>
            </w:r>
          </w:p>
        </w:tc>
        <w:tc>
          <w:tcPr>
            <w:tcW w:w="1701" w:type="dxa"/>
          </w:tcPr>
          <w:p w:rsidR="00DC21A2" w:rsidRDefault="0091387A" w14:paraId="157B001F" w14:textId="77777777">
            <w:pPr>
              <w:rPr>
                <w:rFonts w:ascii="Calibri" w:hAnsi="Calibri" w:eastAsia="Calibri" w:cs="Calibri"/>
              </w:rPr>
            </w:pPr>
            <w:r>
              <w:rPr>
                <w:rFonts w:ascii="Calibri" w:hAnsi="Calibri" w:eastAsia="Calibri" w:cs="Calibri"/>
              </w:rPr>
              <w:t>Required</w:t>
            </w:r>
          </w:p>
        </w:tc>
        <w:tc>
          <w:tcPr>
            <w:tcW w:w="1838" w:type="dxa"/>
          </w:tcPr>
          <w:p w:rsidR="00DC21A2" w:rsidRDefault="00DC21A2" w14:paraId="2AC07510" w14:textId="77777777">
            <w:pPr>
              <w:rPr>
                <w:rFonts w:ascii="Calibri" w:hAnsi="Calibri" w:eastAsia="Calibri" w:cs="Calibri"/>
              </w:rPr>
            </w:pPr>
          </w:p>
        </w:tc>
        <w:tc>
          <w:tcPr>
            <w:tcW w:w="1695" w:type="dxa"/>
          </w:tcPr>
          <w:p w:rsidR="00DC21A2" w:rsidRDefault="00DC21A2" w14:paraId="3457AB73" w14:textId="77777777">
            <w:pPr>
              <w:rPr>
                <w:rFonts w:ascii="Calibri" w:hAnsi="Calibri" w:eastAsia="Calibri" w:cs="Calibri"/>
                <w:color w:val="FF0000"/>
              </w:rPr>
            </w:pPr>
          </w:p>
        </w:tc>
      </w:tr>
      <w:tr w:rsidR="00DC21A2" w:rsidTr="4DF41364" w14:paraId="2824CCAB" w14:textId="77777777">
        <w:trPr>
          <w:trHeight w:val="232"/>
        </w:trPr>
        <w:tc>
          <w:tcPr>
            <w:tcW w:w="870" w:type="dxa"/>
          </w:tcPr>
          <w:p w:rsidR="00DC21A2" w:rsidRDefault="0091387A" w14:paraId="4FB80BF0" w14:textId="77777777">
            <w:pPr>
              <w:jc w:val="center"/>
              <w:rPr>
                <w:rFonts w:ascii="Calibri" w:hAnsi="Calibri" w:eastAsia="Calibri" w:cs="Calibri"/>
              </w:rPr>
            </w:pPr>
            <w:r>
              <w:rPr>
                <w:rFonts w:ascii="Calibri" w:hAnsi="Calibri" w:eastAsia="Calibri" w:cs="Calibri"/>
              </w:rPr>
              <w:t>4</w:t>
            </w:r>
          </w:p>
        </w:tc>
        <w:tc>
          <w:tcPr>
            <w:tcW w:w="2102" w:type="dxa"/>
          </w:tcPr>
          <w:p w:rsidR="00DC21A2" w:rsidRDefault="0091387A" w14:paraId="62AECD7A" w14:textId="77777777">
            <w:pPr>
              <w:rPr>
                <w:rFonts w:ascii="Calibri" w:hAnsi="Calibri" w:eastAsia="Calibri" w:cs="Calibri"/>
              </w:rPr>
            </w:pPr>
            <w:r>
              <w:rPr>
                <w:rFonts w:ascii="Calibri" w:hAnsi="Calibri" w:eastAsia="Calibri" w:cs="Calibri"/>
              </w:rPr>
              <w:t>Phone</w:t>
            </w:r>
          </w:p>
        </w:tc>
        <w:tc>
          <w:tcPr>
            <w:tcW w:w="1559" w:type="dxa"/>
          </w:tcPr>
          <w:p w:rsidR="00DC21A2" w:rsidRDefault="0091387A" w14:paraId="670DB29C" w14:textId="77777777">
            <w:pPr>
              <w:rPr>
                <w:rFonts w:ascii="Calibri" w:hAnsi="Calibri" w:eastAsia="Calibri" w:cs="Calibri"/>
              </w:rPr>
            </w:pPr>
            <w:r>
              <w:rPr>
                <w:rFonts w:ascii="Calibri" w:hAnsi="Calibri" w:eastAsia="Calibri" w:cs="Calibri"/>
              </w:rPr>
              <w:t>Text box</w:t>
            </w:r>
          </w:p>
        </w:tc>
        <w:tc>
          <w:tcPr>
            <w:tcW w:w="1701" w:type="dxa"/>
          </w:tcPr>
          <w:p w:rsidR="00DC21A2" w:rsidRDefault="0091387A" w14:paraId="1389FD17" w14:textId="77777777">
            <w:pPr>
              <w:rPr>
                <w:rFonts w:ascii="Calibri" w:hAnsi="Calibri" w:eastAsia="Calibri" w:cs="Calibri"/>
              </w:rPr>
            </w:pPr>
            <w:r>
              <w:rPr>
                <w:rFonts w:ascii="Calibri" w:hAnsi="Calibri" w:eastAsia="Calibri" w:cs="Calibri"/>
              </w:rPr>
              <w:t>Required</w:t>
            </w:r>
          </w:p>
        </w:tc>
        <w:tc>
          <w:tcPr>
            <w:tcW w:w="1838" w:type="dxa"/>
          </w:tcPr>
          <w:p w:rsidR="00DC21A2" w:rsidRDefault="00DC21A2" w14:paraId="2FBF1CD8" w14:textId="77777777">
            <w:pPr>
              <w:rPr>
                <w:rFonts w:ascii="Calibri" w:hAnsi="Calibri" w:eastAsia="Calibri" w:cs="Calibri"/>
              </w:rPr>
            </w:pPr>
          </w:p>
        </w:tc>
        <w:tc>
          <w:tcPr>
            <w:tcW w:w="1695" w:type="dxa"/>
          </w:tcPr>
          <w:p w:rsidR="00DC21A2" w:rsidRDefault="00DC21A2" w14:paraId="51C25ADE" w14:textId="77777777">
            <w:pPr>
              <w:rPr>
                <w:rFonts w:ascii="Calibri" w:hAnsi="Calibri" w:eastAsia="Calibri" w:cs="Calibri"/>
                <w:color w:val="FF0000"/>
              </w:rPr>
            </w:pPr>
          </w:p>
        </w:tc>
      </w:tr>
      <w:tr w:rsidR="00664058" w:rsidTr="4DF41364" w14:paraId="50AC6795" w14:textId="77777777">
        <w:trPr>
          <w:trHeight w:val="232"/>
        </w:trPr>
        <w:tc>
          <w:tcPr>
            <w:tcW w:w="870" w:type="dxa"/>
          </w:tcPr>
          <w:p w:rsidR="00664058" w:rsidP="00664058" w:rsidRDefault="00664058" w14:paraId="26CC83AE" w14:textId="77777777">
            <w:pPr>
              <w:jc w:val="center"/>
              <w:rPr>
                <w:rFonts w:ascii="Calibri" w:hAnsi="Calibri" w:eastAsia="Calibri" w:cs="Calibri"/>
              </w:rPr>
            </w:pPr>
            <w:r>
              <w:rPr>
                <w:rFonts w:ascii="Calibri" w:hAnsi="Calibri" w:eastAsia="Calibri" w:cs="Calibri"/>
              </w:rPr>
              <w:t>5</w:t>
            </w:r>
          </w:p>
        </w:tc>
        <w:tc>
          <w:tcPr>
            <w:tcW w:w="2102" w:type="dxa"/>
          </w:tcPr>
          <w:p w:rsidR="00664058" w:rsidP="00664058" w:rsidRDefault="00664058" w14:paraId="0EE46F99" w14:textId="77777777">
            <w:pPr>
              <w:rPr>
                <w:rFonts w:ascii="Calibri" w:hAnsi="Calibri" w:eastAsia="Calibri" w:cs="Calibri"/>
              </w:rPr>
            </w:pPr>
            <w:r>
              <w:rPr>
                <w:rFonts w:ascii="Calibri" w:hAnsi="Calibri" w:eastAsia="Calibri" w:cs="Calibri"/>
              </w:rPr>
              <w:t>Alternative Phone</w:t>
            </w:r>
          </w:p>
        </w:tc>
        <w:tc>
          <w:tcPr>
            <w:tcW w:w="1559" w:type="dxa"/>
          </w:tcPr>
          <w:p w:rsidR="00664058" w:rsidP="00664058" w:rsidRDefault="00664058" w14:paraId="6C99FBB3" w14:textId="77777777">
            <w:pPr>
              <w:rPr>
                <w:rFonts w:ascii="Calibri" w:hAnsi="Calibri" w:eastAsia="Calibri" w:cs="Calibri"/>
              </w:rPr>
            </w:pPr>
            <w:r>
              <w:rPr>
                <w:rFonts w:ascii="Calibri" w:hAnsi="Calibri" w:eastAsia="Calibri" w:cs="Calibri"/>
              </w:rPr>
              <w:t>Text box</w:t>
            </w:r>
          </w:p>
        </w:tc>
        <w:tc>
          <w:tcPr>
            <w:tcW w:w="1701" w:type="dxa"/>
          </w:tcPr>
          <w:p w:rsidR="00664058" w:rsidP="00664058" w:rsidRDefault="00664058" w14:paraId="6A59E7ED" w14:textId="77777777">
            <w:pPr>
              <w:rPr>
                <w:rFonts w:ascii="Calibri" w:hAnsi="Calibri" w:eastAsia="Calibri" w:cs="Calibri"/>
              </w:rPr>
            </w:pPr>
            <w:r>
              <w:rPr>
                <w:rFonts w:ascii="Calibri" w:hAnsi="Calibri" w:eastAsia="Calibri" w:cs="Calibri"/>
              </w:rPr>
              <w:t>Not Required</w:t>
            </w:r>
          </w:p>
        </w:tc>
        <w:tc>
          <w:tcPr>
            <w:tcW w:w="1838" w:type="dxa"/>
          </w:tcPr>
          <w:p w:rsidR="00664058" w:rsidP="00664058" w:rsidRDefault="00664058" w14:paraId="16237080" w14:textId="77777777">
            <w:pPr>
              <w:rPr>
                <w:rFonts w:ascii="Calibri" w:hAnsi="Calibri" w:eastAsia="Calibri" w:cs="Calibri"/>
              </w:rPr>
            </w:pPr>
          </w:p>
        </w:tc>
        <w:tc>
          <w:tcPr>
            <w:tcW w:w="1695" w:type="dxa"/>
          </w:tcPr>
          <w:p w:rsidR="00664058" w:rsidP="00664058" w:rsidRDefault="00664058" w14:paraId="689FAC93" w14:textId="77777777">
            <w:pPr>
              <w:rPr>
                <w:rFonts w:ascii="Calibri" w:hAnsi="Calibri" w:eastAsia="Calibri" w:cs="Calibri"/>
                <w:color w:val="FF0000"/>
              </w:rPr>
            </w:pPr>
          </w:p>
        </w:tc>
      </w:tr>
      <w:tr w:rsidR="00664058" w:rsidTr="4DF41364" w14:paraId="668F51D4" w14:textId="77777777">
        <w:trPr>
          <w:trHeight w:val="232"/>
        </w:trPr>
        <w:tc>
          <w:tcPr>
            <w:tcW w:w="870" w:type="dxa"/>
          </w:tcPr>
          <w:p w:rsidR="00664058" w:rsidP="00664058" w:rsidRDefault="00664058" w14:paraId="010E935A" w14:textId="77777777">
            <w:pPr>
              <w:jc w:val="center"/>
              <w:rPr>
                <w:rFonts w:ascii="Calibri" w:hAnsi="Calibri" w:eastAsia="Calibri" w:cs="Calibri"/>
              </w:rPr>
            </w:pPr>
            <w:r>
              <w:rPr>
                <w:rFonts w:ascii="Calibri" w:hAnsi="Calibri" w:eastAsia="Calibri" w:cs="Calibri"/>
              </w:rPr>
              <w:t>5</w:t>
            </w:r>
          </w:p>
        </w:tc>
        <w:tc>
          <w:tcPr>
            <w:tcW w:w="2102" w:type="dxa"/>
          </w:tcPr>
          <w:p w:rsidR="00664058" w:rsidP="00664058" w:rsidRDefault="00664058" w14:paraId="27379D78" w14:textId="77777777">
            <w:pPr>
              <w:rPr>
                <w:rFonts w:ascii="Calibri" w:hAnsi="Calibri" w:eastAsia="Calibri" w:cs="Calibri"/>
              </w:rPr>
            </w:pPr>
            <w:r>
              <w:rPr>
                <w:rFonts w:ascii="Calibri" w:hAnsi="Calibri" w:eastAsia="Calibri" w:cs="Calibri"/>
              </w:rPr>
              <w:t>Email</w:t>
            </w:r>
          </w:p>
        </w:tc>
        <w:tc>
          <w:tcPr>
            <w:tcW w:w="1559" w:type="dxa"/>
          </w:tcPr>
          <w:p w:rsidR="00664058" w:rsidP="00664058" w:rsidRDefault="00664058" w14:paraId="1BA0B9CC" w14:textId="77777777">
            <w:pPr>
              <w:rPr>
                <w:rFonts w:ascii="Calibri" w:hAnsi="Calibri" w:eastAsia="Calibri" w:cs="Calibri"/>
              </w:rPr>
            </w:pPr>
            <w:r>
              <w:rPr>
                <w:rFonts w:ascii="Calibri" w:hAnsi="Calibri" w:eastAsia="Calibri" w:cs="Calibri"/>
              </w:rPr>
              <w:t>Text box</w:t>
            </w:r>
          </w:p>
        </w:tc>
        <w:tc>
          <w:tcPr>
            <w:tcW w:w="1701" w:type="dxa"/>
          </w:tcPr>
          <w:p w:rsidR="00664058" w:rsidP="00664058" w:rsidRDefault="00664058" w14:paraId="000484BE" w14:textId="77777777">
            <w:pPr>
              <w:rPr>
                <w:rFonts w:ascii="Calibri" w:hAnsi="Calibri" w:eastAsia="Calibri" w:cs="Calibri"/>
              </w:rPr>
            </w:pPr>
            <w:r>
              <w:rPr>
                <w:rFonts w:ascii="Calibri" w:hAnsi="Calibri" w:eastAsia="Calibri" w:cs="Calibri"/>
              </w:rPr>
              <w:t>Required</w:t>
            </w:r>
          </w:p>
        </w:tc>
        <w:tc>
          <w:tcPr>
            <w:tcW w:w="1838" w:type="dxa"/>
          </w:tcPr>
          <w:p w:rsidR="00664058" w:rsidP="00664058" w:rsidRDefault="00664058" w14:paraId="48651CA4" w14:textId="77777777">
            <w:pPr>
              <w:rPr>
                <w:rFonts w:ascii="Calibri" w:hAnsi="Calibri" w:eastAsia="Calibri" w:cs="Calibri"/>
              </w:rPr>
            </w:pPr>
          </w:p>
        </w:tc>
        <w:tc>
          <w:tcPr>
            <w:tcW w:w="1695" w:type="dxa"/>
          </w:tcPr>
          <w:p w:rsidR="00664058" w:rsidP="00664058" w:rsidRDefault="00664058" w14:paraId="6A0896D5" w14:textId="77777777">
            <w:pPr>
              <w:rPr>
                <w:rFonts w:ascii="Calibri" w:hAnsi="Calibri" w:eastAsia="Calibri" w:cs="Calibri"/>
                <w:color w:val="FF0000"/>
              </w:rPr>
            </w:pPr>
          </w:p>
        </w:tc>
      </w:tr>
      <w:tr w:rsidR="00664058" w:rsidTr="4DF41364" w14:paraId="3A5FB101" w14:textId="77777777">
        <w:trPr>
          <w:trHeight w:val="232"/>
        </w:trPr>
        <w:tc>
          <w:tcPr>
            <w:tcW w:w="870" w:type="dxa"/>
          </w:tcPr>
          <w:p w:rsidR="00664058" w:rsidP="00664058" w:rsidRDefault="00664058" w14:paraId="234313CD" w14:textId="77777777">
            <w:pPr>
              <w:jc w:val="center"/>
              <w:rPr>
                <w:rFonts w:ascii="Calibri" w:hAnsi="Calibri" w:eastAsia="Calibri" w:cs="Calibri"/>
              </w:rPr>
            </w:pPr>
            <w:r>
              <w:rPr>
                <w:rFonts w:ascii="Calibri" w:hAnsi="Calibri" w:eastAsia="Calibri" w:cs="Calibri"/>
              </w:rPr>
              <w:t>6</w:t>
            </w:r>
          </w:p>
        </w:tc>
        <w:tc>
          <w:tcPr>
            <w:tcW w:w="2102" w:type="dxa"/>
          </w:tcPr>
          <w:p w:rsidR="00664058" w:rsidP="00664058" w:rsidRDefault="00664058" w14:paraId="5F5B5485" w14:textId="77777777">
            <w:pPr>
              <w:rPr>
                <w:rFonts w:ascii="Calibri" w:hAnsi="Calibri" w:eastAsia="Calibri" w:cs="Calibri"/>
              </w:rPr>
            </w:pPr>
            <w:r>
              <w:rPr>
                <w:rFonts w:ascii="Calibri" w:hAnsi="Calibri" w:eastAsia="Calibri" w:cs="Calibri"/>
              </w:rPr>
              <w:t>Image</w:t>
            </w:r>
          </w:p>
        </w:tc>
        <w:tc>
          <w:tcPr>
            <w:tcW w:w="1559" w:type="dxa"/>
          </w:tcPr>
          <w:p w:rsidR="00664058" w:rsidP="00664058" w:rsidRDefault="00664058" w14:paraId="4DC6633C" w14:textId="77777777">
            <w:pPr>
              <w:rPr>
                <w:rFonts w:ascii="Calibri" w:hAnsi="Calibri" w:eastAsia="Calibri" w:cs="Calibri"/>
              </w:rPr>
            </w:pPr>
            <w:r>
              <w:rPr>
                <w:rFonts w:ascii="Calibri" w:hAnsi="Calibri" w:eastAsia="Calibri" w:cs="Calibri"/>
              </w:rPr>
              <w:t>File Upload</w:t>
            </w:r>
          </w:p>
        </w:tc>
        <w:tc>
          <w:tcPr>
            <w:tcW w:w="1701" w:type="dxa"/>
          </w:tcPr>
          <w:p w:rsidR="00664058" w:rsidP="00664058" w:rsidRDefault="008317E1" w14:paraId="4ED9C45F" w14:textId="77777777">
            <w:pPr>
              <w:rPr>
                <w:rFonts w:ascii="Calibri" w:hAnsi="Calibri" w:eastAsia="Calibri" w:cs="Calibri"/>
              </w:rPr>
            </w:pPr>
            <w:r>
              <w:rPr>
                <w:rFonts w:ascii="Calibri" w:hAnsi="Calibri" w:eastAsia="Calibri" w:cs="Calibri"/>
              </w:rPr>
              <w:t xml:space="preserve">Not </w:t>
            </w:r>
            <w:r w:rsidR="00664058">
              <w:rPr>
                <w:rFonts w:ascii="Calibri" w:hAnsi="Calibri" w:eastAsia="Calibri" w:cs="Calibri"/>
              </w:rPr>
              <w:t>Required</w:t>
            </w:r>
          </w:p>
        </w:tc>
        <w:tc>
          <w:tcPr>
            <w:tcW w:w="1838" w:type="dxa"/>
          </w:tcPr>
          <w:p w:rsidR="00664058" w:rsidP="00664058" w:rsidRDefault="00664058" w14:paraId="134F469B" w14:textId="77777777">
            <w:pPr>
              <w:rPr>
                <w:rFonts w:ascii="Calibri" w:hAnsi="Calibri" w:eastAsia="Calibri" w:cs="Calibri"/>
              </w:rPr>
            </w:pPr>
          </w:p>
        </w:tc>
        <w:tc>
          <w:tcPr>
            <w:tcW w:w="1695" w:type="dxa"/>
          </w:tcPr>
          <w:p w:rsidR="00664058" w:rsidP="00664058" w:rsidRDefault="00664058" w14:paraId="635476D5" w14:textId="77777777">
            <w:pPr>
              <w:rPr>
                <w:rFonts w:ascii="Calibri" w:hAnsi="Calibri" w:eastAsia="Calibri" w:cs="Calibri"/>
                <w:color w:val="FF0000"/>
              </w:rPr>
            </w:pPr>
          </w:p>
        </w:tc>
      </w:tr>
    </w:tbl>
    <w:p w:rsidR="00DC21A2" w:rsidRDefault="00DC21A2" w14:paraId="04165539" w14:textId="77777777">
      <w:pPr>
        <w:spacing w:line="240" w:lineRule="auto"/>
        <w:rPr>
          <w:rFonts w:ascii="Calibri" w:hAnsi="Calibri" w:eastAsia="Calibri" w:cs="Calibri"/>
          <w:b/>
          <w:sz w:val="24"/>
          <w:szCs w:val="24"/>
        </w:rPr>
      </w:pPr>
    </w:p>
    <w:p w:rsidR="00DC21A2" w:rsidRDefault="0091387A" w14:paraId="67D027B9" w14:textId="77777777">
      <w:pPr>
        <w:numPr>
          <w:ilvl w:val="0"/>
          <w:numId w:val="52"/>
        </w:numPr>
        <w:spacing w:line="240" w:lineRule="auto"/>
        <w:rPr>
          <w:rFonts w:ascii="Calibri" w:hAnsi="Calibri" w:eastAsia="Calibri" w:cs="Calibri"/>
          <w:sz w:val="24"/>
          <w:szCs w:val="24"/>
        </w:rPr>
      </w:pPr>
      <w:r>
        <w:rPr>
          <w:rFonts w:ascii="Calibri" w:hAnsi="Calibri" w:eastAsia="Calibri" w:cs="Calibri"/>
          <w:sz w:val="24"/>
          <w:szCs w:val="24"/>
        </w:rPr>
        <w:t xml:space="preserve">Title – Any one value from the dropdown. </w:t>
      </w:r>
    </w:p>
    <w:p w:rsidR="00DC21A2" w:rsidP="42094E3C" w:rsidRDefault="0091387A" w14:paraId="3790D101" w14:textId="77777777">
      <w:pPr>
        <w:numPr>
          <w:ilvl w:val="0"/>
          <w:numId w:val="52"/>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Name – Maximum of 150 characters allowed and only allow alphabets.</w:t>
      </w:r>
    </w:p>
    <w:p w:rsidR="00DC21A2" w:rsidP="42094E3C" w:rsidRDefault="0091387A" w14:paraId="49AEE350" w14:textId="77777777">
      <w:pPr>
        <w:numPr>
          <w:ilvl w:val="0"/>
          <w:numId w:val="52"/>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 xml:space="preserve">Surname – Maximum of 150 characters allowed and only allow alphabets. </w:t>
      </w:r>
    </w:p>
    <w:p w:rsidR="00DC21A2" w:rsidP="42094E3C" w:rsidRDefault="0091387A" w14:paraId="555346A2" w14:textId="77777777">
      <w:pPr>
        <w:numPr>
          <w:ilvl w:val="0"/>
          <w:numId w:val="52"/>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Phone – It should be in numerals of 10 digits. It should not allow any alphabet special characters or spaces.</w:t>
      </w:r>
    </w:p>
    <w:p w:rsidR="00DC21A2" w:rsidP="4DF41364" w:rsidRDefault="0091387A" w14:paraId="76C99522" w14:textId="77777777">
      <w:pPr>
        <w:numPr>
          <w:ilvl w:val="0"/>
          <w:numId w:val="52"/>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Email – A valid Email is required. Disposable email addresses are not allowed (Yopmail, mailinator).</w:t>
      </w:r>
    </w:p>
    <w:p w:rsidR="00DC21A2" w:rsidP="4DF41364" w:rsidRDefault="0091387A" w14:paraId="2E6B22DA" w14:textId="77777777">
      <w:pPr>
        <w:numPr>
          <w:ilvl w:val="0"/>
          <w:numId w:val="52"/>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Image - Valid Image with format (.jpg, .jpeg, .png)</w:t>
      </w:r>
    </w:p>
    <w:p w:rsidR="00DC21A2" w:rsidP="4DF41364" w:rsidRDefault="0091387A" w14:paraId="5F24D571" w14:textId="77777777">
      <w:pPr>
        <w:numPr>
          <w:ilvl w:val="0"/>
          <w:numId w:val="52"/>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Update - after updating the profile info, show the message “Profile updated successfully”.</w:t>
      </w:r>
    </w:p>
    <w:p w:rsidR="00DC21A2" w:rsidRDefault="00DC21A2" w14:paraId="231D3E7F" w14:textId="77777777">
      <w:pPr>
        <w:spacing w:line="240" w:lineRule="auto"/>
        <w:rPr>
          <w:rFonts w:ascii="Calibri" w:hAnsi="Calibri" w:eastAsia="Calibri" w:cs="Calibri"/>
          <w:b/>
          <w:sz w:val="24"/>
          <w:szCs w:val="24"/>
        </w:rPr>
      </w:pPr>
    </w:p>
    <w:p w:rsidR="00DC21A2" w:rsidRDefault="00DC21A2" w14:paraId="33F35DF0" w14:textId="77777777">
      <w:pPr>
        <w:shd w:val="clear" w:color="auto" w:fill="FFFFFF"/>
        <w:spacing w:line="215" w:lineRule="auto"/>
        <w:rPr>
          <w:rFonts w:ascii="Calibri" w:hAnsi="Calibri" w:eastAsia="Calibri" w:cs="Calibri"/>
          <w:b/>
          <w:sz w:val="24"/>
          <w:szCs w:val="24"/>
        </w:rPr>
      </w:pPr>
    </w:p>
    <w:p w:rsidR="00DC21A2" w:rsidRDefault="00DC21A2" w14:paraId="1A6784D3" w14:textId="77777777">
      <w:pPr>
        <w:shd w:val="clear" w:color="auto" w:fill="FFFFFF"/>
        <w:spacing w:line="215" w:lineRule="auto"/>
        <w:rPr>
          <w:rFonts w:ascii="Calibri" w:hAnsi="Calibri" w:eastAsia="Calibri" w:cs="Calibri"/>
          <w:b/>
          <w:sz w:val="24"/>
          <w:szCs w:val="24"/>
        </w:rPr>
      </w:pPr>
    </w:p>
    <w:p w:rsidR="00DC21A2" w:rsidRDefault="00487BAD" w14:paraId="105F54D1" w14:textId="77777777">
      <w:pPr>
        <w:shd w:val="clear" w:color="auto" w:fill="FFFFFF"/>
        <w:spacing w:line="215" w:lineRule="auto"/>
        <w:rPr>
          <w:rFonts w:ascii="Calibri" w:hAnsi="Calibri" w:eastAsia="Calibri" w:cs="Calibri"/>
          <w:b/>
          <w:sz w:val="28"/>
          <w:szCs w:val="28"/>
        </w:rPr>
      </w:pPr>
      <w:r>
        <w:rPr>
          <w:rFonts w:ascii="Calibri" w:hAnsi="Calibri" w:eastAsia="Calibri" w:cs="Calibri"/>
          <w:b/>
          <w:sz w:val="28"/>
          <w:szCs w:val="28"/>
        </w:rPr>
        <w:t>5.14 Change Password</w:t>
      </w:r>
    </w:p>
    <w:p w:rsidR="00DC21A2" w:rsidRDefault="0091387A" w14:paraId="34459850" w14:textId="77777777">
      <w:pPr>
        <w:shd w:val="clear" w:color="auto" w:fill="FFFFFF"/>
        <w:spacing w:line="215" w:lineRule="auto"/>
        <w:rPr>
          <w:rFonts w:ascii="Calibri" w:hAnsi="Calibri" w:eastAsia="Calibri" w:cs="Calibri"/>
          <w:sz w:val="24"/>
          <w:szCs w:val="24"/>
        </w:rPr>
      </w:pPr>
      <w:r>
        <w:rPr>
          <w:rFonts w:ascii="Calibri" w:hAnsi="Calibri" w:eastAsia="Calibri" w:cs="Calibri"/>
          <w:sz w:val="24"/>
          <w:szCs w:val="24"/>
        </w:rPr>
        <w:t>Action of invalidating the current password for an account on a website, service, or device, and then creating a new one.</w:t>
      </w:r>
    </w:p>
    <w:p w:rsidR="00DC21A2" w:rsidRDefault="00DC21A2" w14:paraId="6CF10C5A" w14:textId="77777777">
      <w:pPr>
        <w:shd w:val="clear" w:color="auto" w:fill="FFFFFF"/>
        <w:spacing w:line="215" w:lineRule="auto"/>
        <w:rPr>
          <w:rFonts w:ascii="Calibri" w:hAnsi="Calibri" w:eastAsia="Calibri" w:cs="Calibri"/>
          <w:sz w:val="24"/>
          <w:szCs w:val="24"/>
        </w:rPr>
      </w:pPr>
    </w:p>
    <w:tbl>
      <w:tblPr>
        <w:tblStyle w:val="af3"/>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15"/>
        <w:gridCol w:w="2205"/>
        <w:gridCol w:w="1560"/>
        <w:gridCol w:w="1560"/>
        <w:gridCol w:w="1560"/>
        <w:gridCol w:w="1560"/>
      </w:tblGrid>
      <w:tr w:rsidR="00DC21A2" w14:paraId="0AE86320" w14:textId="77777777">
        <w:tc>
          <w:tcPr>
            <w:tcW w:w="915" w:type="dxa"/>
            <w:tcMar>
              <w:top w:w="100" w:type="dxa"/>
              <w:left w:w="100" w:type="dxa"/>
              <w:bottom w:w="100" w:type="dxa"/>
              <w:right w:w="100" w:type="dxa"/>
            </w:tcMar>
          </w:tcPr>
          <w:p w:rsidR="00DC21A2" w:rsidRDefault="0091387A" w14:paraId="7673C9FC"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S NO</w:t>
            </w:r>
          </w:p>
        </w:tc>
        <w:tc>
          <w:tcPr>
            <w:tcW w:w="2205" w:type="dxa"/>
            <w:tcMar>
              <w:top w:w="100" w:type="dxa"/>
              <w:left w:w="100" w:type="dxa"/>
              <w:bottom w:w="100" w:type="dxa"/>
              <w:right w:w="100" w:type="dxa"/>
            </w:tcMar>
          </w:tcPr>
          <w:p w:rsidR="00DC21A2" w:rsidRDefault="0091387A" w14:paraId="5318BAF6"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Fields</w:t>
            </w:r>
          </w:p>
        </w:tc>
        <w:tc>
          <w:tcPr>
            <w:tcW w:w="1560" w:type="dxa"/>
            <w:tcMar>
              <w:top w:w="100" w:type="dxa"/>
              <w:left w:w="100" w:type="dxa"/>
              <w:bottom w:w="100" w:type="dxa"/>
              <w:right w:w="100" w:type="dxa"/>
            </w:tcMar>
          </w:tcPr>
          <w:p w:rsidR="00DC21A2" w:rsidRDefault="0091387A" w14:paraId="76C9574A"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Control</w:t>
            </w:r>
          </w:p>
        </w:tc>
        <w:tc>
          <w:tcPr>
            <w:tcW w:w="1560" w:type="dxa"/>
            <w:tcMar>
              <w:top w:w="100" w:type="dxa"/>
              <w:left w:w="100" w:type="dxa"/>
              <w:bottom w:w="100" w:type="dxa"/>
              <w:right w:w="100" w:type="dxa"/>
            </w:tcMar>
          </w:tcPr>
          <w:p w:rsidR="00DC21A2" w:rsidRDefault="0091387A" w14:paraId="2526AF9D"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Mandatory</w:t>
            </w:r>
          </w:p>
        </w:tc>
        <w:tc>
          <w:tcPr>
            <w:tcW w:w="1560" w:type="dxa"/>
            <w:tcMar>
              <w:top w:w="100" w:type="dxa"/>
              <w:left w:w="100" w:type="dxa"/>
              <w:bottom w:w="100" w:type="dxa"/>
              <w:right w:w="100" w:type="dxa"/>
            </w:tcMar>
          </w:tcPr>
          <w:p w:rsidR="00DC21A2" w:rsidRDefault="0091387A" w14:paraId="582BEC15"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Value</w:t>
            </w:r>
          </w:p>
        </w:tc>
        <w:tc>
          <w:tcPr>
            <w:tcW w:w="1560" w:type="dxa"/>
            <w:tcMar>
              <w:top w:w="100" w:type="dxa"/>
              <w:left w:w="100" w:type="dxa"/>
              <w:bottom w:w="100" w:type="dxa"/>
              <w:right w:w="100" w:type="dxa"/>
            </w:tcMar>
          </w:tcPr>
          <w:p w:rsidR="00DC21A2" w:rsidRDefault="0091387A" w14:paraId="280CB780"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Default</w:t>
            </w:r>
          </w:p>
        </w:tc>
      </w:tr>
      <w:tr w:rsidR="00DC21A2" w14:paraId="73FCC17F" w14:textId="77777777">
        <w:tc>
          <w:tcPr>
            <w:tcW w:w="915" w:type="dxa"/>
            <w:tcMar>
              <w:top w:w="100" w:type="dxa"/>
              <w:left w:w="100" w:type="dxa"/>
              <w:bottom w:w="100" w:type="dxa"/>
              <w:right w:w="100" w:type="dxa"/>
            </w:tcMar>
          </w:tcPr>
          <w:p w:rsidR="00DC21A2" w:rsidRDefault="0091387A" w14:paraId="102F69E4"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w:t>
            </w:r>
          </w:p>
        </w:tc>
        <w:tc>
          <w:tcPr>
            <w:tcW w:w="2205" w:type="dxa"/>
            <w:tcMar>
              <w:top w:w="100" w:type="dxa"/>
              <w:left w:w="100" w:type="dxa"/>
              <w:bottom w:w="100" w:type="dxa"/>
              <w:right w:w="100" w:type="dxa"/>
            </w:tcMar>
          </w:tcPr>
          <w:p w:rsidR="00DC21A2" w:rsidRDefault="0091387A" w14:paraId="05FE0A33"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Old Password</w:t>
            </w:r>
          </w:p>
        </w:tc>
        <w:tc>
          <w:tcPr>
            <w:tcW w:w="1560" w:type="dxa"/>
            <w:tcMar>
              <w:top w:w="100" w:type="dxa"/>
              <w:left w:w="100" w:type="dxa"/>
              <w:bottom w:w="100" w:type="dxa"/>
              <w:right w:w="100" w:type="dxa"/>
            </w:tcMar>
          </w:tcPr>
          <w:p w:rsidR="00DC21A2" w:rsidRDefault="0091387A" w14:paraId="7DDA0D1B"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3135C90F"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776F0EDA"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7A99A931"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DC21A2" w14:paraId="60A687EF" w14:textId="77777777">
        <w:tc>
          <w:tcPr>
            <w:tcW w:w="915" w:type="dxa"/>
            <w:tcMar>
              <w:top w:w="100" w:type="dxa"/>
              <w:left w:w="100" w:type="dxa"/>
              <w:bottom w:w="100" w:type="dxa"/>
              <w:right w:w="100" w:type="dxa"/>
            </w:tcMar>
          </w:tcPr>
          <w:p w:rsidR="00DC21A2" w:rsidRDefault="0091387A" w14:paraId="4298195A"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2</w:t>
            </w:r>
          </w:p>
        </w:tc>
        <w:tc>
          <w:tcPr>
            <w:tcW w:w="2205" w:type="dxa"/>
            <w:tcMar>
              <w:top w:w="100" w:type="dxa"/>
              <w:left w:w="100" w:type="dxa"/>
              <w:bottom w:w="100" w:type="dxa"/>
              <w:right w:w="100" w:type="dxa"/>
            </w:tcMar>
          </w:tcPr>
          <w:p w:rsidR="00DC21A2" w:rsidRDefault="0091387A" w14:paraId="6011610B"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New Password</w:t>
            </w:r>
          </w:p>
        </w:tc>
        <w:tc>
          <w:tcPr>
            <w:tcW w:w="1560" w:type="dxa"/>
            <w:tcMar>
              <w:top w:w="100" w:type="dxa"/>
              <w:left w:w="100" w:type="dxa"/>
              <w:bottom w:w="100" w:type="dxa"/>
              <w:right w:w="100" w:type="dxa"/>
            </w:tcMar>
          </w:tcPr>
          <w:p w:rsidR="00DC21A2" w:rsidRDefault="0091387A" w14:paraId="15C4CA8D"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399B37C0"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12B680E4"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7E7B70E2"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DC21A2" w14:paraId="69BAB063" w14:textId="77777777">
        <w:tc>
          <w:tcPr>
            <w:tcW w:w="915" w:type="dxa"/>
            <w:tcMar>
              <w:top w:w="100" w:type="dxa"/>
              <w:left w:w="100" w:type="dxa"/>
              <w:bottom w:w="100" w:type="dxa"/>
              <w:right w:w="100" w:type="dxa"/>
            </w:tcMar>
          </w:tcPr>
          <w:p w:rsidR="00DC21A2" w:rsidRDefault="0091387A" w14:paraId="6FB9C326"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3</w:t>
            </w:r>
          </w:p>
        </w:tc>
        <w:tc>
          <w:tcPr>
            <w:tcW w:w="2205" w:type="dxa"/>
            <w:tcMar>
              <w:top w:w="100" w:type="dxa"/>
              <w:left w:w="100" w:type="dxa"/>
              <w:bottom w:w="100" w:type="dxa"/>
              <w:right w:w="100" w:type="dxa"/>
            </w:tcMar>
          </w:tcPr>
          <w:p w:rsidR="00DC21A2" w:rsidRDefault="0091387A" w14:paraId="44807527"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Confirm Password</w:t>
            </w:r>
          </w:p>
        </w:tc>
        <w:tc>
          <w:tcPr>
            <w:tcW w:w="1560" w:type="dxa"/>
            <w:tcMar>
              <w:top w:w="100" w:type="dxa"/>
              <w:left w:w="100" w:type="dxa"/>
              <w:bottom w:w="100" w:type="dxa"/>
              <w:right w:w="100" w:type="dxa"/>
            </w:tcMar>
          </w:tcPr>
          <w:p w:rsidR="00DC21A2" w:rsidRDefault="0091387A" w14:paraId="0F1B25D3"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1F86BC29"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0EED46B1"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3FBDA6F4"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DC21A2" w14:paraId="6B1250E0" w14:textId="77777777">
        <w:tc>
          <w:tcPr>
            <w:tcW w:w="915" w:type="dxa"/>
            <w:tcMar>
              <w:top w:w="100" w:type="dxa"/>
              <w:left w:w="100" w:type="dxa"/>
              <w:bottom w:w="100" w:type="dxa"/>
              <w:right w:w="100" w:type="dxa"/>
            </w:tcMar>
          </w:tcPr>
          <w:p w:rsidR="00DC21A2" w:rsidRDefault="0091387A" w14:paraId="3A0DA653"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4</w:t>
            </w:r>
          </w:p>
        </w:tc>
        <w:tc>
          <w:tcPr>
            <w:tcW w:w="2205" w:type="dxa"/>
            <w:tcMar>
              <w:top w:w="100" w:type="dxa"/>
              <w:left w:w="100" w:type="dxa"/>
              <w:bottom w:w="100" w:type="dxa"/>
              <w:right w:w="100" w:type="dxa"/>
            </w:tcMar>
          </w:tcPr>
          <w:p w:rsidR="00DC21A2" w:rsidRDefault="0091387A" w14:paraId="38B28842"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Change Password</w:t>
            </w:r>
          </w:p>
        </w:tc>
        <w:tc>
          <w:tcPr>
            <w:tcW w:w="1560" w:type="dxa"/>
            <w:tcMar>
              <w:top w:w="100" w:type="dxa"/>
              <w:left w:w="100" w:type="dxa"/>
              <w:bottom w:w="100" w:type="dxa"/>
              <w:right w:w="100" w:type="dxa"/>
            </w:tcMar>
          </w:tcPr>
          <w:p w:rsidR="00DC21A2" w:rsidRDefault="0091387A" w14:paraId="3422181B"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Button</w:t>
            </w:r>
          </w:p>
        </w:tc>
        <w:tc>
          <w:tcPr>
            <w:tcW w:w="1560" w:type="dxa"/>
            <w:tcMar>
              <w:top w:w="100" w:type="dxa"/>
              <w:left w:w="100" w:type="dxa"/>
              <w:bottom w:w="100" w:type="dxa"/>
              <w:right w:w="100" w:type="dxa"/>
            </w:tcMar>
          </w:tcPr>
          <w:p w:rsidR="00DC21A2" w:rsidRDefault="00DC21A2" w14:paraId="1B038C44"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7228D8FA"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2418EB94" w14:textId="77777777">
            <w:pPr>
              <w:widowControl w:val="0"/>
              <w:pBdr>
                <w:top w:val="nil"/>
                <w:left w:val="nil"/>
                <w:bottom w:val="nil"/>
                <w:right w:val="nil"/>
                <w:between w:val="nil"/>
              </w:pBdr>
              <w:spacing w:line="240" w:lineRule="auto"/>
              <w:rPr>
                <w:rFonts w:ascii="Calibri" w:hAnsi="Calibri" w:eastAsia="Calibri" w:cs="Calibri"/>
                <w:sz w:val="24"/>
                <w:szCs w:val="24"/>
              </w:rPr>
            </w:pPr>
          </w:p>
        </w:tc>
      </w:tr>
    </w:tbl>
    <w:p w:rsidR="00DC21A2" w:rsidRDefault="00DC21A2" w14:paraId="38B57F7C" w14:textId="77777777">
      <w:pPr>
        <w:shd w:val="clear" w:color="auto" w:fill="FFFFFF"/>
        <w:spacing w:line="215" w:lineRule="auto"/>
        <w:rPr>
          <w:rFonts w:ascii="Calibri" w:hAnsi="Calibri" w:eastAsia="Calibri" w:cs="Calibri"/>
          <w:sz w:val="24"/>
          <w:szCs w:val="24"/>
        </w:rPr>
      </w:pPr>
    </w:p>
    <w:p w:rsidR="00DC21A2" w:rsidP="4DF41364" w:rsidRDefault="0091387A" w14:paraId="25E89748" w14:textId="77777777">
      <w:pPr>
        <w:numPr>
          <w:ilvl w:val="0"/>
          <w:numId w:val="75"/>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Old Password should be a minimum of 8 characters and a maximum of 12 characters. It should have a minimum of one lower case, one upper case, one number and one special character (!@#$%).</w:t>
      </w:r>
    </w:p>
    <w:p w:rsidR="00DC21A2" w:rsidP="4DF41364" w:rsidRDefault="0091387A" w14:paraId="670079D3" w14:textId="77777777">
      <w:pPr>
        <w:numPr>
          <w:ilvl w:val="0"/>
          <w:numId w:val="75"/>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New Password &amp; Confirm Password should be at least 8 characters and a maximum of 12 characters. It should have a minimum of one lower case, one upper case, one number and one special character (!@#$%).</w:t>
      </w:r>
    </w:p>
    <w:p w:rsidR="00DC21A2" w:rsidP="4DF41364" w:rsidRDefault="0091387A" w14:paraId="184E773C" w14:textId="77777777">
      <w:pPr>
        <w:numPr>
          <w:ilvl w:val="0"/>
          <w:numId w:val="75"/>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On clicking change password, the old password should be verified against the DB. If not match “Your old password is not matched against the DB. Enter the correct password”.</w:t>
      </w:r>
    </w:p>
    <w:p w:rsidR="00DC21A2" w:rsidP="4DF41364" w:rsidRDefault="0091387A" w14:paraId="1540FBA3" w14:textId="77777777">
      <w:pPr>
        <w:numPr>
          <w:ilvl w:val="0"/>
          <w:numId w:val="75"/>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The new password and confirm password should be the same. Or else show the error message “Password is not the same”.</w:t>
      </w:r>
    </w:p>
    <w:p w:rsidR="00DC21A2" w:rsidP="4DF41364" w:rsidRDefault="0091387A" w14:paraId="79025096" w14:textId="77777777">
      <w:pPr>
        <w:numPr>
          <w:ilvl w:val="0"/>
          <w:numId w:val="75"/>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The success case shows the message “Password changed successfully”. </w:t>
      </w:r>
    </w:p>
    <w:p w:rsidR="00DC21A2" w:rsidP="4DF41364" w:rsidRDefault="0091387A" w14:paraId="68DA896B" w14:textId="77777777">
      <w:pPr>
        <w:numPr>
          <w:ilvl w:val="0"/>
          <w:numId w:val="75"/>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In </w:t>
      </w:r>
      <w:r w:rsidRPr="4DF41364" w:rsidR="001C0244">
        <w:rPr>
          <w:rFonts w:ascii="Calibri" w:hAnsi="Calibri" w:eastAsia="Calibri" w:cs="Calibri"/>
          <w:sz w:val="24"/>
          <w:szCs w:val="24"/>
          <w:lang w:val="en-US"/>
        </w:rPr>
        <w:t xml:space="preserve">the </w:t>
      </w:r>
      <w:r w:rsidRPr="4DF41364">
        <w:rPr>
          <w:rFonts w:ascii="Calibri" w:hAnsi="Calibri" w:eastAsia="Calibri" w:cs="Calibri"/>
          <w:sz w:val="24"/>
          <w:szCs w:val="24"/>
          <w:lang w:val="en-US"/>
        </w:rPr>
        <w:t>failure case show the error message “Please verify your password”.</w:t>
      </w:r>
    </w:p>
    <w:p w:rsidR="00DC21A2" w:rsidRDefault="00DC21A2" w14:paraId="22D6C2B0" w14:textId="77777777">
      <w:pPr>
        <w:shd w:val="clear" w:color="auto" w:fill="FFFFFF"/>
        <w:spacing w:line="215" w:lineRule="auto"/>
        <w:rPr>
          <w:rFonts w:ascii="Calibri" w:hAnsi="Calibri" w:eastAsia="Calibri" w:cs="Calibri"/>
          <w:sz w:val="24"/>
          <w:szCs w:val="24"/>
        </w:rPr>
      </w:pPr>
    </w:p>
    <w:p w:rsidR="00DC21A2" w:rsidRDefault="00DC21A2" w14:paraId="23F7943C" w14:textId="77777777">
      <w:pPr>
        <w:shd w:val="clear" w:color="auto" w:fill="FFFFFF"/>
        <w:spacing w:line="215" w:lineRule="auto"/>
        <w:rPr>
          <w:rFonts w:ascii="Calibri" w:hAnsi="Calibri" w:eastAsia="Calibri" w:cs="Calibri"/>
          <w:sz w:val="24"/>
          <w:szCs w:val="24"/>
        </w:rPr>
      </w:pPr>
    </w:p>
    <w:p w:rsidR="001C0244" w:rsidRDefault="001C0244" w14:paraId="6BFE8169" w14:textId="77777777">
      <w:pPr>
        <w:shd w:val="clear" w:color="auto" w:fill="FFFFFF"/>
        <w:spacing w:line="215" w:lineRule="auto"/>
        <w:rPr>
          <w:rFonts w:ascii="Calibri" w:hAnsi="Calibri" w:eastAsia="Calibri" w:cs="Calibri"/>
          <w:b/>
          <w:sz w:val="28"/>
          <w:szCs w:val="28"/>
        </w:rPr>
      </w:pPr>
    </w:p>
    <w:p w:rsidR="001C0244" w:rsidRDefault="001C0244" w14:paraId="1DB77B27" w14:textId="77777777">
      <w:pPr>
        <w:shd w:val="clear" w:color="auto" w:fill="FFFFFF"/>
        <w:spacing w:line="215" w:lineRule="auto"/>
        <w:rPr>
          <w:rFonts w:ascii="Calibri" w:hAnsi="Calibri" w:eastAsia="Calibri" w:cs="Calibri"/>
          <w:b/>
          <w:sz w:val="28"/>
          <w:szCs w:val="28"/>
        </w:rPr>
      </w:pPr>
    </w:p>
    <w:p w:rsidR="00DC21A2" w:rsidRDefault="00652C65" w14:paraId="22FC5120" w14:textId="77777777">
      <w:pPr>
        <w:shd w:val="clear" w:color="auto" w:fill="FFFFFF"/>
        <w:spacing w:line="215" w:lineRule="auto"/>
        <w:rPr>
          <w:rFonts w:ascii="Calibri" w:hAnsi="Calibri" w:eastAsia="Calibri" w:cs="Calibri"/>
          <w:b/>
          <w:sz w:val="28"/>
          <w:szCs w:val="28"/>
        </w:rPr>
      </w:pPr>
      <w:r>
        <w:rPr>
          <w:rFonts w:ascii="Calibri" w:hAnsi="Calibri" w:eastAsia="Calibri" w:cs="Calibri"/>
          <w:b/>
          <w:sz w:val="28"/>
          <w:szCs w:val="28"/>
        </w:rPr>
        <w:t>5.15 Notification</w:t>
      </w:r>
    </w:p>
    <w:p w:rsidRPr="001C0244" w:rsidR="001C0244" w:rsidP="002E6408" w:rsidRDefault="001C0244" w14:paraId="44C0F6D1" w14:textId="77777777">
      <w:pPr>
        <w:spacing w:line="259" w:lineRule="auto"/>
        <w:rPr>
          <w:rFonts w:ascii="Calibri" w:hAnsi="Calibri" w:eastAsia="Calibri" w:cs="Calibri"/>
          <w:b/>
          <w:bCs/>
          <w:sz w:val="24"/>
          <w:szCs w:val="24"/>
        </w:rPr>
      </w:pPr>
      <w:r w:rsidRPr="001C0244">
        <w:rPr>
          <w:rFonts w:ascii="Calibri" w:hAnsi="Calibri" w:eastAsia="Calibri" w:cs="Calibri"/>
          <w:b/>
          <w:bCs/>
          <w:sz w:val="24"/>
          <w:szCs w:val="24"/>
        </w:rPr>
        <w:t>Driver Notifications:</w:t>
      </w:r>
    </w:p>
    <w:p w:rsidRPr="001C0244" w:rsidR="001C0244" w:rsidP="002E6408" w:rsidRDefault="001C0244" w14:paraId="39C980A0" w14:textId="77777777">
      <w:pPr>
        <w:spacing w:line="259" w:lineRule="auto"/>
        <w:ind w:firstLine="720"/>
        <w:rPr>
          <w:rFonts w:ascii="Calibri" w:hAnsi="Calibri" w:eastAsia="Calibri" w:cs="Calibri"/>
          <w:b/>
          <w:bCs/>
          <w:sz w:val="24"/>
          <w:szCs w:val="24"/>
        </w:rPr>
      </w:pPr>
      <w:r w:rsidRPr="001C0244">
        <w:rPr>
          <w:rFonts w:ascii="Calibri" w:hAnsi="Calibri" w:eastAsia="Calibri" w:cs="Calibri"/>
          <w:b/>
          <w:bCs/>
          <w:sz w:val="24"/>
          <w:szCs w:val="24"/>
        </w:rPr>
        <w:t>Booking Requests:</w:t>
      </w:r>
    </w:p>
    <w:p w:rsidRPr="001C0244" w:rsidR="001C0244" w:rsidP="001C0244" w:rsidRDefault="001C0244" w14:paraId="025845A8" w14:textId="77777777">
      <w:pPr>
        <w:spacing w:line="259" w:lineRule="auto"/>
        <w:ind w:left="1440"/>
        <w:rPr>
          <w:rFonts w:ascii="Calibri" w:hAnsi="Calibri" w:eastAsia="Calibri" w:cs="Calibri"/>
          <w:sz w:val="24"/>
          <w:szCs w:val="24"/>
        </w:rPr>
      </w:pPr>
      <w:r w:rsidRPr="001C0244">
        <w:rPr>
          <w:rFonts w:ascii="Calibri" w:hAnsi="Calibri" w:eastAsia="Calibri" w:cs="Calibri"/>
          <w:b/>
          <w:bCs/>
          <w:sz w:val="24"/>
          <w:szCs w:val="24"/>
        </w:rPr>
        <w:t>New Booking Request:</w:t>
      </w:r>
      <w:r w:rsidRPr="001C0244">
        <w:rPr>
          <w:rFonts w:ascii="Calibri" w:hAnsi="Calibri" w:eastAsia="Calibri" w:cs="Calibri"/>
          <w:sz w:val="24"/>
          <w:szCs w:val="24"/>
        </w:rPr>
        <w:t xml:space="preserve"> Notification alerting drivers of a new booking request.</w:t>
      </w:r>
    </w:p>
    <w:p w:rsidRPr="001C0244" w:rsidR="001C0244" w:rsidP="4DF41364" w:rsidRDefault="001C0244" w14:paraId="0F74F51B" w14:textId="77777777">
      <w:pPr>
        <w:spacing w:line="259" w:lineRule="auto"/>
        <w:ind w:left="1440"/>
        <w:rPr>
          <w:rFonts w:ascii="Calibri" w:hAnsi="Calibri" w:eastAsia="Calibri" w:cs="Calibri"/>
          <w:sz w:val="24"/>
          <w:szCs w:val="24"/>
          <w:lang w:val="en-US"/>
        </w:rPr>
      </w:pPr>
      <w:r w:rsidRPr="4DF41364">
        <w:rPr>
          <w:rFonts w:ascii="Calibri" w:hAnsi="Calibri" w:eastAsia="Calibri" w:cs="Calibri"/>
          <w:b/>
          <w:bCs/>
          <w:sz w:val="24"/>
          <w:szCs w:val="24"/>
          <w:lang w:val="en-US"/>
        </w:rPr>
        <w:t>Booking Acceptance:</w:t>
      </w:r>
      <w:r w:rsidRPr="4DF41364">
        <w:rPr>
          <w:rFonts w:ascii="Calibri" w:hAnsi="Calibri" w:eastAsia="Calibri" w:cs="Calibri"/>
          <w:sz w:val="24"/>
          <w:szCs w:val="24"/>
          <w:lang w:val="en-US"/>
        </w:rPr>
        <w:t xml:space="preserve"> Notification indicating the driver has accepted a booking.</w:t>
      </w:r>
    </w:p>
    <w:p w:rsidR="002E6408" w:rsidP="002E6408" w:rsidRDefault="001C0244" w14:paraId="14EBD3B2" w14:textId="77777777">
      <w:pPr>
        <w:spacing w:line="259" w:lineRule="auto"/>
        <w:ind w:left="1440"/>
        <w:rPr>
          <w:rFonts w:ascii="Calibri" w:hAnsi="Calibri" w:eastAsia="Calibri" w:cs="Calibri"/>
          <w:sz w:val="24"/>
          <w:szCs w:val="24"/>
        </w:rPr>
      </w:pPr>
      <w:r w:rsidRPr="001C0244">
        <w:rPr>
          <w:rFonts w:ascii="Calibri" w:hAnsi="Calibri" w:eastAsia="Calibri" w:cs="Calibri"/>
          <w:sz w:val="24"/>
          <w:szCs w:val="24"/>
        </w:rPr>
        <w:t>Ride Status Updates:</w:t>
      </w:r>
    </w:p>
    <w:p w:rsidRPr="001C0244" w:rsidR="001C0244" w:rsidP="002E6408" w:rsidRDefault="001C0244" w14:paraId="362517B3" w14:textId="77777777">
      <w:pPr>
        <w:spacing w:line="259" w:lineRule="auto"/>
        <w:ind w:left="1440"/>
        <w:rPr>
          <w:rFonts w:ascii="Calibri" w:hAnsi="Calibri" w:eastAsia="Calibri" w:cs="Calibri"/>
          <w:sz w:val="24"/>
          <w:szCs w:val="24"/>
        </w:rPr>
      </w:pPr>
      <w:r w:rsidRPr="001C0244">
        <w:rPr>
          <w:rFonts w:ascii="Calibri" w:hAnsi="Calibri" w:eastAsia="Calibri" w:cs="Calibri"/>
          <w:b/>
          <w:bCs/>
          <w:sz w:val="24"/>
          <w:szCs w:val="24"/>
        </w:rPr>
        <w:t>Pickup Location Details:</w:t>
      </w:r>
      <w:r w:rsidRPr="001C0244">
        <w:rPr>
          <w:rFonts w:ascii="Calibri" w:hAnsi="Calibri" w:eastAsia="Calibri" w:cs="Calibri"/>
          <w:sz w:val="24"/>
          <w:szCs w:val="24"/>
        </w:rPr>
        <w:t xml:space="preserve"> Notification providing specific details about the pickup location and customer.</w:t>
      </w:r>
    </w:p>
    <w:p w:rsidRPr="001C0244" w:rsidR="001C0244" w:rsidP="4DF41364" w:rsidRDefault="001C0244" w14:paraId="480B052B" w14:textId="77777777">
      <w:pPr>
        <w:spacing w:line="259" w:lineRule="auto"/>
        <w:ind w:left="1440"/>
        <w:rPr>
          <w:rFonts w:ascii="Calibri" w:hAnsi="Calibri" w:eastAsia="Calibri" w:cs="Calibri"/>
          <w:sz w:val="24"/>
          <w:szCs w:val="24"/>
          <w:lang w:val="en-US"/>
        </w:rPr>
      </w:pPr>
      <w:r w:rsidRPr="4DF41364">
        <w:rPr>
          <w:rFonts w:ascii="Calibri" w:hAnsi="Calibri" w:eastAsia="Calibri" w:cs="Calibri"/>
          <w:b/>
          <w:bCs/>
          <w:sz w:val="24"/>
          <w:szCs w:val="24"/>
          <w:lang w:val="en-US"/>
        </w:rPr>
        <w:t>Payment Confirmation:</w:t>
      </w:r>
      <w:r w:rsidRPr="4DF41364">
        <w:rPr>
          <w:rFonts w:ascii="Calibri" w:hAnsi="Calibri" w:eastAsia="Calibri" w:cs="Calibri"/>
          <w:sz w:val="24"/>
          <w:szCs w:val="24"/>
          <w:lang w:val="en-US"/>
        </w:rPr>
        <w:t xml:space="preserve"> Notification indicating successful payment by the customer.</w:t>
      </w:r>
    </w:p>
    <w:p w:rsidRPr="001C0244" w:rsidR="001C0244" w:rsidP="001C0244" w:rsidRDefault="001C0244" w14:paraId="69D225F9" w14:textId="77777777">
      <w:pPr>
        <w:spacing w:line="259" w:lineRule="auto"/>
        <w:ind w:left="1440"/>
        <w:rPr>
          <w:rFonts w:ascii="Calibri" w:hAnsi="Calibri" w:eastAsia="Calibri" w:cs="Calibri"/>
          <w:sz w:val="24"/>
          <w:szCs w:val="24"/>
        </w:rPr>
      </w:pPr>
    </w:p>
    <w:p w:rsidRPr="001C0244" w:rsidR="001C0244" w:rsidP="002E6408" w:rsidRDefault="001C0244" w14:paraId="3E07BC1D" w14:textId="77777777">
      <w:pPr>
        <w:spacing w:line="259" w:lineRule="auto"/>
        <w:rPr>
          <w:rFonts w:ascii="Calibri" w:hAnsi="Calibri" w:eastAsia="Calibri" w:cs="Calibri"/>
          <w:b/>
          <w:bCs/>
          <w:sz w:val="24"/>
          <w:szCs w:val="24"/>
        </w:rPr>
      </w:pPr>
      <w:r w:rsidRPr="001C0244">
        <w:rPr>
          <w:rFonts w:ascii="Calibri" w:hAnsi="Calibri" w:eastAsia="Calibri" w:cs="Calibri"/>
          <w:b/>
          <w:bCs/>
          <w:sz w:val="24"/>
          <w:szCs w:val="24"/>
        </w:rPr>
        <w:t>Customer Notifications:</w:t>
      </w:r>
    </w:p>
    <w:p w:rsidRPr="002E6408" w:rsidR="001C0244" w:rsidP="002E6408" w:rsidRDefault="001C0244" w14:paraId="49C88BA3" w14:textId="77777777">
      <w:pPr>
        <w:spacing w:line="259" w:lineRule="auto"/>
        <w:ind w:left="720" w:firstLine="720"/>
        <w:rPr>
          <w:rFonts w:ascii="Calibri" w:hAnsi="Calibri" w:eastAsia="Calibri" w:cs="Calibri"/>
          <w:b/>
          <w:bCs/>
          <w:sz w:val="24"/>
          <w:szCs w:val="24"/>
        </w:rPr>
      </w:pPr>
      <w:r w:rsidRPr="001C0244">
        <w:rPr>
          <w:rFonts w:ascii="Calibri" w:hAnsi="Calibri" w:eastAsia="Calibri" w:cs="Calibri"/>
          <w:b/>
          <w:bCs/>
          <w:sz w:val="24"/>
          <w:szCs w:val="24"/>
        </w:rPr>
        <w:t>Booking Confirmation:</w:t>
      </w:r>
      <w:r w:rsidR="002E6408">
        <w:rPr>
          <w:rFonts w:ascii="Calibri" w:hAnsi="Calibri" w:eastAsia="Calibri" w:cs="Calibri"/>
          <w:b/>
          <w:bCs/>
          <w:sz w:val="24"/>
          <w:szCs w:val="24"/>
        </w:rPr>
        <w:t xml:space="preserve"> </w:t>
      </w:r>
      <w:r w:rsidRPr="001C0244">
        <w:rPr>
          <w:rFonts w:ascii="Calibri" w:hAnsi="Calibri" w:eastAsia="Calibri" w:cs="Calibri"/>
          <w:sz w:val="24"/>
          <w:szCs w:val="24"/>
        </w:rPr>
        <w:t>Notification confirming successful taxi booking.</w:t>
      </w:r>
    </w:p>
    <w:p w:rsidRPr="001C0244" w:rsidR="001C0244" w:rsidP="002E6408" w:rsidRDefault="001C0244" w14:paraId="2DA1C3A8" w14:textId="77777777">
      <w:pPr>
        <w:spacing w:line="259" w:lineRule="auto"/>
        <w:ind w:left="720" w:firstLine="720"/>
        <w:rPr>
          <w:rFonts w:ascii="Calibri" w:hAnsi="Calibri" w:eastAsia="Calibri" w:cs="Calibri"/>
          <w:sz w:val="24"/>
          <w:szCs w:val="24"/>
        </w:rPr>
      </w:pPr>
      <w:r w:rsidRPr="001C0244">
        <w:rPr>
          <w:rFonts w:ascii="Calibri" w:hAnsi="Calibri" w:eastAsia="Calibri" w:cs="Calibri"/>
          <w:b/>
          <w:bCs/>
          <w:sz w:val="24"/>
          <w:szCs w:val="24"/>
        </w:rPr>
        <w:t>Driver Assignment:</w:t>
      </w:r>
      <w:r w:rsidRPr="001C0244">
        <w:rPr>
          <w:rFonts w:ascii="Calibri" w:hAnsi="Calibri" w:eastAsia="Calibri" w:cs="Calibri"/>
          <w:sz w:val="24"/>
          <w:szCs w:val="24"/>
        </w:rPr>
        <w:t xml:space="preserve"> Notification when a driver is assigned to the booked ride.</w:t>
      </w:r>
    </w:p>
    <w:p w:rsidR="002E6408" w:rsidP="002E6408" w:rsidRDefault="001C0244" w14:paraId="31DBDCE6" w14:textId="77777777">
      <w:pPr>
        <w:spacing w:line="259" w:lineRule="auto"/>
        <w:ind w:left="720" w:firstLine="720"/>
        <w:rPr>
          <w:rFonts w:ascii="Calibri" w:hAnsi="Calibri" w:eastAsia="Calibri" w:cs="Calibri"/>
          <w:sz w:val="24"/>
          <w:szCs w:val="24"/>
        </w:rPr>
      </w:pPr>
      <w:r w:rsidRPr="001C0244">
        <w:rPr>
          <w:rFonts w:ascii="Calibri" w:hAnsi="Calibri" w:eastAsia="Calibri" w:cs="Calibri"/>
          <w:b/>
          <w:bCs/>
          <w:sz w:val="24"/>
          <w:szCs w:val="24"/>
        </w:rPr>
        <w:t>Feedback Request:</w:t>
      </w:r>
      <w:r w:rsidRPr="001C0244">
        <w:rPr>
          <w:rFonts w:ascii="Calibri" w:hAnsi="Calibri" w:eastAsia="Calibri" w:cs="Calibri"/>
          <w:sz w:val="24"/>
          <w:szCs w:val="24"/>
        </w:rPr>
        <w:t xml:space="preserve"> Notification prompting users to provide feedback and ratings </w:t>
      </w:r>
    </w:p>
    <w:p w:rsidRPr="001C0244" w:rsidR="001C0244" w:rsidP="002E6408" w:rsidRDefault="001C0244" w14:paraId="5AB6275D" w14:textId="77777777">
      <w:pPr>
        <w:spacing w:line="259" w:lineRule="auto"/>
        <w:ind w:left="720" w:firstLine="720"/>
        <w:rPr>
          <w:rFonts w:ascii="Calibri" w:hAnsi="Calibri" w:eastAsia="Calibri" w:cs="Calibri"/>
          <w:sz w:val="24"/>
          <w:szCs w:val="24"/>
        </w:rPr>
      </w:pPr>
      <w:r w:rsidRPr="001C0244">
        <w:rPr>
          <w:rFonts w:ascii="Calibri" w:hAnsi="Calibri" w:eastAsia="Calibri" w:cs="Calibri"/>
          <w:sz w:val="24"/>
          <w:szCs w:val="24"/>
        </w:rPr>
        <w:t>about the ride experience.</w:t>
      </w:r>
    </w:p>
    <w:p w:rsidR="002E6408" w:rsidP="002E6408" w:rsidRDefault="001C0244" w14:paraId="19110363" w14:textId="77777777">
      <w:pPr>
        <w:spacing w:line="259" w:lineRule="auto"/>
        <w:ind w:left="720" w:firstLine="720"/>
        <w:rPr>
          <w:rFonts w:ascii="Calibri" w:hAnsi="Calibri" w:eastAsia="Calibri" w:cs="Calibri"/>
          <w:sz w:val="24"/>
          <w:szCs w:val="24"/>
        </w:rPr>
      </w:pPr>
      <w:r w:rsidRPr="001C0244">
        <w:rPr>
          <w:rFonts w:ascii="Calibri" w:hAnsi="Calibri" w:eastAsia="Calibri" w:cs="Calibri"/>
          <w:b/>
          <w:bCs/>
          <w:sz w:val="24"/>
          <w:szCs w:val="24"/>
        </w:rPr>
        <w:t>Cancellation Confirmation:</w:t>
      </w:r>
      <w:r w:rsidR="002E6408">
        <w:rPr>
          <w:rFonts w:ascii="Calibri" w:hAnsi="Calibri" w:eastAsia="Calibri" w:cs="Calibri"/>
          <w:b/>
          <w:bCs/>
          <w:sz w:val="24"/>
          <w:szCs w:val="24"/>
        </w:rPr>
        <w:t xml:space="preserve"> </w:t>
      </w:r>
      <w:r w:rsidRPr="001C0244">
        <w:rPr>
          <w:rFonts w:ascii="Calibri" w:hAnsi="Calibri" w:eastAsia="Calibri" w:cs="Calibri"/>
          <w:sz w:val="24"/>
          <w:szCs w:val="24"/>
        </w:rPr>
        <w:t xml:space="preserve">Notification confirming the successful cancellation of </w:t>
      </w:r>
    </w:p>
    <w:p w:rsidRPr="002E6408" w:rsidR="001C0244" w:rsidP="002E6408" w:rsidRDefault="001C0244" w14:paraId="3CBBB652" w14:textId="77777777">
      <w:pPr>
        <w:spacing w:line="259" w:lineRule="auto"/>
        <w:ind w:left="720" w:firstLine="720"/>
        <w:rPr>
          <w:rFonts w:ascii="Calibri" w:hAnsi="Calibri" w:eastAsia="Calibri" w:cs="Calibri"/>
          <w:b/>
          <w:bCs/>
          <w:sz w:val="24"/>
          <w:szCs w:val="24"/>
        </w:rPr>
      </w:pPr>
      <w:r w:rsidRPr="001C0244">
        <w:rPr>
          <w:rFonts w:ascii="Calibri" w:hAnsi="Calibri" w:eastAsia="Calibri" w:cs="Calibri"/>
          <w:sz w:val="24"/>
          <w:szCs w:val="24"/>
        </w:rPr>
        <w:t>a booking.</w:t>
      </w:r>
    </w:p>
    <w:p w:rsidRPr="001C0244" w:rsidR="001C0244" w:rsidP="001C0244" w:rsidRDefault="001C0244" w14:paraId="084E3AF7" w14:textId="77777777">
      <w:pPr>
        <w:spacing w:line="259" w:lineRule="auto"/>
        <w:ind w:left="720"/>
        <w:rPr>
          <w:rFonts w:ascii="Calibri" w:hAnsi="Calibri" w:eastAsia="Calibri" w:cs="Calibri"/>
          <w:sz w:val="24"/>
          <w:szCs w:val="24"/>
        </w:rPr>
      </w:pPr>
    </w:p>
    <w:p w:rsidR="002E6408" w:rsidP="00461983" w:rsidRDefault="001C0244" w14:paraId="3C38BAAC" w14:textId="77777777">
      <w:pPr>
        <w:spacing w:line="259" w:lineRule="auto"/>
        <w:rPr>
          <w:rFonts w:ascii="Calibri" w:hAnsi="Calibri" w:eastAsia="Calibri" w:cs="Calibri"/>
          <w:b/>
          <w:bCs/>
          <w:sz w:val="24"/>
          <w:szCs w:val="24"/>
        </w:rPr>
      </w:pPr>
      <w:r w:rsidRPr="001C0244">
        <w:rPr>
          <w:rFonts w:ascii="Calibri" w:hAnsi="Calibri" w:eastAsia="Calibri" w:cs="Calibri"/>
          <w:b/>
          <w:bCs/>
          <w:sz w:val="24"/>
          <w:szCs w:val="24"/>
        </w:rPr>
        <w:t>Supplier (Driver/Taxi Service Provider) Notifications:</w:t>
      </w:r>
    </w:p>
    <w:p w:rsidRPr="001C0244" w:rsidR="001C0244" w:rsidP="002E6408" w:rsidRDefault="001C0244" w14:paraId="675E2103" w14:textId="77777777">
      <w:pPr>
        <w:spacing w:line="259" w:lineRule="auto"/>
        <w:ind w:left="1440"/>
        <w:rPr>
          <w:rFonts w:ascii="Calibri" w:hAnsi="Calibri" w:eastAsia="Calibri" w:cs="Calibri"/>
          <w:sz w:val="24"/>
          <w:szCs w:val="24"/>
        </w:rPr>
      </w:pPr>
      <w:r w:rsidRPr="001C0244">
        <w:rPr>
          <w:rFonts w:ascii="Calibri" w:hAnsi="Calibri" w:eastAsia="Calibri" w:cs="Calibri"/>
          <w:b/>
          <w:bCs/>
          <w:sz w:val="24"/>
          <w:szCs w:val="24"/>
        </w:rPr>
        <w:t>New Booking Request:</w:t>
      </w:r>
      <w:r w:rsidRPr="001C0244">
        <w:rPr>
          <w:rFonts w:ascii="Calibri" w:hAnsi="Calibri" w:eastAsia="Calibri" w:cs="Calibri"/>
          <w:sz w:val="24"/>
          <w:szCs w:val="24"/>
        </w:rPr>
        <w:t xml:space="preserve"> Notification alerting drivers about new booking requests from customers.</w:t>
      </w:r>
    </w:p>
    <w:p w:rsidRPr="001C0244" w:rsidR="001C0244" w:rsidP="002E6408" w:rsidRDefault="001C0244" w14:paraId="212569B3" w14:textId="77777777">
      <w:pPr>
        <w:spacing w:line="259" w:lineRule="auto"/>
        <w:ind w:left="1440"/>
        <w:rPr>
          <w:rFonts w:ascii="Calibri" w:hAnsi="Calibri" w:eastAsia="Calibri" w:cs="Calibri"/>
          <w:sz w:val="24"/>
          <w:szCs w:val="24"/>
        </w:rPr>
      </w:pPr>
      <w:r w:rsidRPr="001C0244">
        <w:rPr>
          <w:rFonts w:ascii="Calibri" w:hAnsi="Calibri" w:eastAsia="Calibri" w:cs="Calibri"/>
          <w:b/>
          <w:bCs/>
          <w:sz w:val="24"/>
          <w:szCs w:val="24"/>
        </w:rPr>
        <w:t>Booking Acceptance:</w:t>
      </w:r>
      <w:r w:rsidRPr="001C0244">
        <w:rPr>
          <w:rFonts w:ascii="Calibri" w:hAnsi="Calibri" w:eastAsia="Calibri" w:cs="Calibri"/>
          <w:sz w:val="24"/>
          <w:szCs w:val="24"/>
        </w:rPr>
        <w:t xml:space="preserve"> Notification confirming that the driver has accepted a booking request.</w:t>
      </w:r>
    </w:p>
    <w:p w:rsidRPr="001C0244" w:rsidR="001C0244" w:rsidP="002E6408" w:rsidRDefault="001C0244" w14:paraId="3354CA4D" w14:textId="77777777">
      <w:pPr>
        <w:spacing w:line="259" w:lineRule="auto"/>
        <w:ind w:left="1440"/>
        <w:rPr>
          <w:rFonts w:ascii="Calibri" w:hAnsi="Calibri" w:eastAsia="Calibri" w:cs="Calibri"/>
          <w:sz w:val="24"/>
          <w:szCs w:val="24"/>
        </w:rPr>
      </w:pPr>
      <w:r w:rsidRPr="001C0244">
        <w:rPr>
          <w:rFonts w:ascii="Calibri" w:hAnsi="Calibri" w:eastAsia="Calibri" w:cs="Calibri"/>
          <w:b/>
          <w:bCs/>
          <w:sz w:val="24"/>
          <w:szCs w:val="24"/>
        </w:rPr>
        <w:t>Pickup Details:</w:t>
      </w:r>
      <w:r w:rsidRPr="001C0244">
        <w:rPr>
          <w:rFonts w:ascii="Calibri" w:hAnsi="Calibri" w:eastAsia="Calibri" w:cs="Calibri"/>
          <w:sz w:val="24"/>
          <w:szCs w:val="24"/>
        </w:rPr>
        <w:t xml:space="preserve"> Notification providing specific pickup location details and customer information.</w:t>
      </w:r>
    </w:p>
    <w:p w:rsidRPr="001C0244" w:rsidR="001C0244" w:rsidP="4DF41364" w:rsidRDefault="001C0244" w14:paraId="56E1B062" w14:textId="77777777">
      <w:pPr>
        <w:spacing w:line="259" w:lineRule="auto"/>
        <w:ind w:left="1440"/>
        <w:rPr>
          <w:rFonts w:ascii="Calibri" w:hAnsi="Calibri" w:eastAsia="Calibri" w:cs="Calibri"/>
          <w:sz w:val="24"/>
          <w:szCs w:val="24"/>
          <w:lang w:val="en-US"/>
        </w:rPr>
      </w:pPr>
      <w:r w:rsidRPr="4DF41364">
        <w:rPr>
          <w:rFonts w:ascii="Calibri" w:hAnsi="Calibri" w:eastAsia="Calibri" w:cs="Calibri"/>
          <w:b/>
          <w:bCs/>
          <w:sz w:val="24"/>
          <w:szCs w:val="24"/>
          <w:lang w:val="en-US"/>
        </w:rPr>
        <w:t>Ride Updates:</w:t>
      </w:r>
      <w:r w:rsidRPr="4DF41364">
        <w:rPr>
          <w:rFonts w:ascii="Calibri" w:hAnsi="Calibri" w:eastAsia="Calibri" w:cs="Calibri"/>
          <w:sz w:val="24"/>
          <w:szCs w:val="24"/>
          <w:lang w:val="en-US"/>
        </w:rPr>
        <w:t xml:space="preserve"> Notifications indicating changes in the ride status (e.g., delayed start, change of route).</w:t>
      </w:r>
    </w:p>
    <w:p w:rsidRPr="001C0244" w:rsidR="001C0244" w:rsidP="4DF41364" w:rsidRDefault="001C0244" w14:paraId="2B387339" w14:textId="77777777">
      <w:pPr>
        <w:spacing w:line="259" w:lineRule="auto"/>
        <w:ind w:left="1440"/>
        <w:rPr>
          <w:rFonts w:ascii="Calibri" w:hAnsi="Calibri" w:eastAsia="Calibri" w:cs="Calibri"/>
          <w:sz w:val="24"/>
          <w:szCs w:val="24"/>
          <w:lang w:val="en-US"/>
        </w:rPr>
      </w:pPr>
      <w:r w:rsidRPr="4DF41364">
        <w:rPr>
          <w:rFonts w:ascii="Calibri" w:hAnsi="Calibri" w:eastAsia="Calibri" w:cs="Calibri"/>
          <w:b/>
          <w:bCs/>
          <w:sz w:val="24"/>
          <w:szCs w:val="24"/>
          <w:lang w:val="en-US"/>
        </w:rPr>
        <w:t>Payment Confirmation:</w:t>
      </w:r>
      <w:r w:rsidRPr="4DF41364">
        <w:rPr>
          <w:rFonts w:ascii="Calibri" w:hAnsi="Calibri" w:eastAsia="Calibri" w:cs="Calibri"/>
          <w:sz w:val="24"/>
          <w:szCs w:val="24"/>
          <w:lang w:val="en-US"/>
        </w:rPr>
        <w:t xml:space="preserve"> Notification indicating successful payment by the customer.</w:t>
      </w:r>
    </w:p>
    <w:p w:rsidRPr="001C0244" w:rsidR="001C0244" w:rsidP="002E6408" w:rsidRDefault="001C0244" w14:paraId="2FA92075" w14:textId="77777777">
      <w:pPr>
        <w:spacing w:line="259" w:lineRule="auto"/>
        <w:ind w:left="1440"/>
        <w:rPr>
          <w:rFonts w:ascii="Calibri" w:hAnsi="Calibri" w:eastAsia="Calibri" w:cs="Calibri"/>
          <w:sz w:val="24"/>
          <w:szCs w:val="24"/>
        </w:rPr>
      </w:pPr>
      <w:r w:rsidRPr="001C0244">
        <w:rPr>
          <w:rFonts w:ascii="Calibri" w:hAnsi="Calibri" w:eastAsia="Calibri" w:cs="Calibri"/>
          <w:b/>
          <w:bCs/>
          <w:sz w:val="24"/>
          <w:szCs w:val="24"/>
        </w:rPr>
        <w:t>New Assigned Bookings:</w:t>
      </w:r>
      <w:r w:rsidRPr="001C0244">
        <w:rPr>
          <w:rFonts w:ascii="Calibri" w:hAnsi="Calibri" w:eastAsia="Calibri" w:cs="Calibri"/>
          <w:sz w:val="24"/>
          <w:szCs w:val="24"/>
        </w:rPr>
        <w:t xml:space="preserve"> Notifications for agents when they are assigned bookings or when they need to manage bookings for specific drivers or service providers.</w:t>
      </w:r>
    </w:p>
    <w:p w:rsidRPr="001C0244" w:rsidR="001C0244" w:rsidP="002E6408" w:rsidRDefault="001C0244" w14:paraId="064EFEAD" w14:textId="77777777">
      <w:pPr>
        <w:spacing w:line="259" w:lineRule="auto"/>
        <w:ind w:left="1440"/>
        <w:rPr>
          <w:rFonts w:ascii="Calibri" w:hAnsi="Calibri" w:eastAsia="Calibri" w:cs="Calibri"/>
          <w:sz w:val="24"/>
          <w:szCs w:val="24"/>
        </w:rPr>
      </w:pPr>
      <w:r w:rsidRPr="001C0244">
        <w:rPr>
          <w:rFonts w:ascii="Calibri" w:hAnsi="Calibri" w:eastAsia="Calibri" w:cs="Calibri"/>
          <w:b/>
          <w:bCs/>
          <w:sz w:val="24"/>
          <w:szCs w:val="24"/>
        </w:rPr>
        <w:t>Ride Alterations:</w:t>
      </w:r>
      <w:r w:rsidRPr="001C0244">
        <w:rPr>
          <w:rFonts w:ascii="Calibri" w:hAnsi="Calibri" w:eastAsia="Calibri" w:cs="Calibri"/>
          <w:sz w:val="24"/>
          <w:szCs w:val="24"/>
        </w:rPr>
        <w:t xml:space="preserve"> Notifications for any changes in ride assignments, cancellations, or modifications in bookings that agents need to manage.</w:t>
      </w:r>
    </w:p>
    <w:p w:rsidR="00DC21A2" w:rsidRDefault="00DC21A2" w14:paraId="1F8CE1FB" w14:textId="77777777">
      <w:pPr>
        <w:shd w:val="clear" w:color="auto" w:fill="FFFFFF"/>
        <w:spacing w:line="215" w:lineRule="auto"/>
        <w:rPr>
          <w:rFonts w:ascii="Calibri" w:hAnsi="Calibri" w:eastAsia="Calibri" w:cs="Calibri"/>
          <w:sz w:val="24"/>
          <w:szCs w:val="24"/>
        </w:rPr>
      </w:pPr>
    </w:p>
    <w:p w:rsidR="00DC21A2" w:rsidRDefault="003A2B49" w14:paraId="7AC61752" w14:textId="77777777">
      <w:pPr>
        <w:shd w:val="clear" w:color="auto" w:fill="FFFFFF"/>
        <w:spacing w:line="215" w:lineRule="auto"/>
        <w:rPr>
          <w:rFonts w:ascii="Calibri" w:hAnsi="Calibri" w:eastAsia="Calibri" w:cs="Calibri"/>
          <w:b/>
          <w:sz w:val="28"/>
          <w:szCs w:val="28"/>
        </w:rPr>
      </w:pPr>
      <w:r>
        <w:rPr>
          <w:rFonts w:ascii="Calibri" w:hAnsi="Calibri" w:eastAsia="Calibri" w:cs="Calibri"/>
          <w:b/>
          <w:sz w:val="28"/>
          <w:szCs w:val="28"/>
        </w:rPr>
        <w:t>5.16 Sign Out</w:t>
      </w:r>
    </w:p>
    <w:p w:rsidR="00DC21A2" w:rsidP="42094E3C" w:rsidRDefault="0091387A" w14:paraId="1C79AD63" w14:textId="77777777">
      <w:pPr>
        <w:numPr>
          <w:ilvl w:val="0"/>
          <w:numId w:val="102"/>
        </w:numPr>
        <w:shd w:val="clear" w:color="auto" w:fill="FFFFFF" w:themeFill="background1"/>
        <w:spacing w:line="215" w:lineRule="auto"/>
        <w:rPr>
          <w:rFonts w:ascii="Calibri" w:hAnsi="Calibri" w:eastAsia="Calibri" w:cs="Calibri"/>
          <w:sz w:val="24"/>
          <w:szCs w:val="24"/>
          <w:lang w:val="en-US"/>
        </w:rPr>
      </w:pPr>
      <w:r w:rsidRPr="42094E3C">
        <w:rPr>
          <w:rFonts w:ascii="Calibri" w:hAnsi="Calibri" w:eastAsia="Calibri" w:cs="Calibri"/>
          <w:sz w:val="24"/>
          <w:szCs w:val="24"/>
          <w:lang w:val="en-US"/>
        </w:rPr>
        <w:t>When the user opts to sign out, clear the session.</w:t>
      </w:r>
    </w:p>
    <w:p w:rsidR="00DC21A2" w:rsidRDefault="00DC21A2" w14:paraId="02FD678A" w14:textId="77777777">
      <w:pPr>
        <w:shd w:val="clear" w:color="auto" w:fill="FFFFFF"/>
        <w:spacing w:line="215" w:lineRule="auto"/>
        <w:rPr>
          <w:rFonts w:ascii="Calibri" w:hAnsi="Calibri" w:eastAsia="Calibri" w:cs="Calibri"/>
          <w:sz w:val="24"/>
          <w:szCs w:val="24"/>
        </w:rPr>
      </w:pPr>
    </w:p>
    <w:p w:rsidR="00DC21A2" w:rsidRDefault="00DC21A2" w14:paraId="4E79D1EE" w14:textId="77777777">
      <w:pPr>
        <w:shd w:val="clear" w:color="auto" w:fill="FFFFFF"/>
        <w:spacing w:line="215" w:lineRule="auto"/>
        <w:rPr>
          <w:rFonts w:ascii="Calibri" w:hAnsi="Calibri" w:eastAsia="Calibri" w:cs="Calibri"/>
          <w:b/>
          <w:sz w:val="28"/>
          <w:szCs w:val="28"/>
        </w:rPr>
      </w:pPr>
    </w:p>
    <w:p w:rsidR="00461983" w:rsidRDefault="00461983" w14:paraId="3277652A" w14:textId="77777777">
      <w:pPr>
        <w:shd w:val="clear" w:color="auto" w:fill="FFFFFF"/>
        <w:spacing w:line="215" w:lineRule="auto"/>
        <w:rPr>
          <w:rFonts w:ascii="Calibri" w:hAnsi="Calibri" w:eastAsia="Calibri" w:cs="Calibri"/>
          <w:b/>
          <w:sz w:val="28"/>
          <w:szCs w:val="28"/>
        </w:rPr>
      </w:pPr>
    </w:p>
    <w:p w:rsidR="00DC21A2" w:rsidRDefault="00461983" w14:paraId="2970D49A" w14:textId="77777777">
      <w:pPr>
        <w:shd w:val="clear" w:color="auto" w:fill="FFFFFF"/>
        <w:spacing w:line="215" w:lineRule="auto"/>
        <w:rPr>
          <w:rFonts w:ascii="Calibri" w:hAnsi="Calibri" w:eastAsia="Calibri" w:cs="Calibri"/>
          <w:b/>
          <w:sz w:val="28"/>
          <w:szCs w:val="28"/>
        </w:rPr>
      </w:pPr>
      <w:r>
        <w:rPr>
          <w:rFonts w:ascii="Calibri" w:hAnsi="Calibri" w:eastAsia="Calibri" w:cs="Calibri"/>
          <w:b/>
          <w:sz w:val="28"/>
          <w:szCs w:val="28"/>
        </w:rPr>
        <w:t>5.17 Route Management</w:t>
      </w:r>
    </w:p>
    <w:p w:rsidR="00461983" w:rsidRDefault="00461983" w14:paraId="6898D157" w14:textId="77777777">
      <w:pPr>
        <w:shd w:val="clear" w:color="auto" w:fill="FFFFFF"/>
        <w:spacing w:line="215" w:lineRule="auto"/>
        <w:rPr>
          <w:rFonts w:ascii="Calibri" w:hAnsi="Calibri" w:eastAsia="Calibri" w:cs="Calibri"/>
          <w:b/>
          <w:sz w:val="28"/>
          <w:szCs w:val="28"/>
        </w:rPr>
      </w:pPr>
    </w:p>
    <w:p w:rsidR="00DC21A2" w:rsidP="4DF41364" w:rsidRDefault="0091387A" w14:paraId="49A3D5B0" w14:textId="77777777">
      <w:p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Route management is an essential component of a car rental management system. It involves managing and organizing the routes that the rental cars will take, as well as tracking their </w:t>
      </w:r>
      <w:r w:rsidRPr="4DF41364" w:rsidR="006A5FCF">
        <w:rPr>
          <w:rFonts w:ascii="Calibri" w:hAnsi="Calibri" w:eastAsia="Calibri" w:cs="Calibri"/>
          <w:sz w:val="24"/>
          <w:szCs w:val="24"/>
          <w:lang w:val="en-US"/>
        </w:rPr>
        <w:t>Bookings</w:t>
      </w:r>
      <w:r w:rsidRPr="4DF41364">
        <w:rPr>
          <w:rFonts w:ascii="Calibri" w:hAnsi="Calibri" w:eastAsia="Calibri" w:cs="Calibri"/>
          <w:sz w:val="24"/>
          <w:szCs w:val="24"/>
          <w:lang w:val="en-US"/>
        </w:rPr>
        <w:t>. Here are the key steps involved in route management for a car rental management system:</w:t>
      </w:r>
    </w:p>
    <w:p w:rsidR="00DC21A2" w:rsidRDefault="00DC21A2" w14:paraId="2D49AE09" w14:textId="77777777">
      <w:pPr>
        <w:shd w:val="clear" w:color="auto" w:fill="FFFFFF"/>
        <w:spacing w:line="215" w:lineRule="auto"/>
        <w:rPr>
          <w:rFonts w:ascii="Calibri" w:hAnsi="Calibri" w:eastAsia="Calibri" w:cs="Calibri"/>
          <w:sz w:val="24"/>
          <w:szCs w:val="24"/>
        </w:rPr>
      </w:pPr>
    </w:p>
    <w:p w:rsidRPr="002B7CDD" w:rsidR="00DC21A2" w:rsidRDefault="0091387A" w14:paraId="7EA654B9" w14:textId="77777777">
      <w:pPr>
        <w:pStyle w:val="ListParagraph"/>
        <w:numPr>
          <w:ilvl w:val="0"/>
          <w:numId w:val="123"/>
        </w:numPr>
        <w:shd w:val="clear" w:color="auto" w:fill="FFFFFF"/>
        <w:spacing w:line="215" w:lineRule="auto"/>
        <w:rPr>
          <w:rFonts w:ascii="Calibri" w:hAnsi="Calibri" w:eastAsia="Calibri" w:cs="Calibri"/>
          <w:sz w:val="24"/>
          <w:szCs w:val="24"/>
        </w:rPr>
      </w:pPr>
      <w:r w:rsidRPr="002B7CDD">
        <w:rPr>
          <w:rFonts w:ascii="Calibri" w:hAnsi="Calibri" w:eastAsia="Calibri" w:cs="Calibri"/>
          <w:b/>
          <w:bCs/>
          <w:sz w:val="24"/>
          <w:szCs w:val="24"/>
        </w:rPr>
        <w:t>Create a Route Database:</w:t>
      </w:r>
      <w:r w:rsidRPr="002B7CDD">
        <w:rPr>
          <w:rFonts w:ascii="Calibri" w:hAnsi="Calibri" w:eastAsia="Calibri" w:cs="Calibri"/>
          <w:sz w:val="24"/>
          <w:szCs w:val="24"/>
        </w:rPr>
        <w:t xml:space="preserve"> The first step is to create a database that stores all the relevant information about the routes. This can include the starting and ending locations, distance, estimated time, and any special instructions or restrictions for each route.</w:t>
      </w:r>
    </w:p>
    <w:p w:rsidR="002B7CDD" w:rsidP="002B7CDD" w:rsidRDefault="002B7CDD" w14:paraId="4E0D4C05" w14:textId="77777777">
      <w:pPr>
        <w:shd w:val="clear" w:color="auto" w:fill="FFFFFF"/>
        <w:spacing w:line="215" w:lineRule="auto"/>
        <w:rPr>
          <w:rFonts w:ascii="Calibri" w:hAnsi="Calibri" w:eastAsia="Calibri" w:cs="Calibri"/>
          <w:sz w:val="24"/>
          <w:szCs w:val="24"/>
        </w:rPr>
      </w:pPr>
    </w:p>
    <w:p w:rsidRPr="00CA43C3" w:rsidR="002B7CDD" w:rsidP="4DF41364" w:rsidRDefault="002B7CDD" w14:paraId="6F2A3DBF" w14:textId="77777777">
      <w:pPr>
        <w:shd w:val="clear" w:color="auto" w:fill="FFFFFF" w:themeFill="background1"/>
        <w:spacing w:line="215" w:lineRule="auto"/>
        <w:ind w:left="1440"/>
        <w:rPr>
          <w:rFonts w:ascii="Calibri" w:hAnsi="Calibri" w:eastAsia="Calibri" w:cs="Calibri"/>
          <w:b/>
          <w:bCs/>
          <w:sz w:val="24"/>
          <w:szCs w:val="24"/>
          <w:lang w:val="en-US"/>
        </w:rPr>
      </w:pPr>
      <w:r w:rsidRPr="4DF41364">
        <w:rPr>
          <w:rFonts w:ascii="Calibri" w:hAnsi="Calibri" w:eastAsia="Calibri" w:cs="Calibri"/>
          <w:b/>
          <w:bCs/>
          <w:sz w:val="24"/>
          <w:szCs w:val="24"/>
          <w:lang w:val="en-US"/>
        </w:rPr>
        <w:t>Map Integration:</w:t>
      </w:r>
      <w:r w:rsidRPr="4DF41364" w:rsidR="00CA43C3">
        <w:rPr>
          <w:rFonts w:ascii="Calibri" w:hAnsi="Calibri" w:eastAsia="Calibri" w:cs="Calibri"/>
          <w:b/>
          <w:bCs/>
          <w:sz w:val="24"/>
          <w:szCs w:val="24"/>
          <w:lang w:val="en-US"/>
        </w:rPr>
        <w:t xml:space="preserve"> </w:t>
      </w:r>
      <w:r w:rsidRPr="4DF41364">
        <w:rPr>
          <w:rFonts w:ascii="Calibri" w:hAnsi="Calibri" w:eastAsia="Calibri" w:cs="Calibri"/>
          <w:b/>
          <w:bCs/>
          <w:sz w:val="24"/>
          <w:szCs w:val="24"/>
          <w:lang w:val="en-US"/>
        </w:rPr>
        <w:t>Utilize Mapping Services:</w:t>
      </w:r>
      <w:r w:rsidRPr="4DF41364">
        <w:rPr>
          <w:rFonts w:ascii="Calibri" w:hAnsi="Calibri" w:eastAsia="Calibri" w:cs="Calibri"/>
          <w:sz w:val="24"/>
          <w:szCs w:val="24"/>
          <w:lang w:val="en-US"/>
        </w:rPr>
        <w:t xml:space="preserve"> Integrate with Google mapping APIs to allow </w:t>
      </w:r>
      <w:r w:rsidRPr="4DF41364" w:rsidR="00533682">
        <w:rPr>
          <w:rFonts w:ascii="Calibri" w:hAnsi="Calibri" w:eastAsia="Calibri" w:cs="Calibri"/>
          <w:sz w:val="24"/>
          <w:szCs w:val="24"/>
          <w:lang w:val="en-US"/>
        </w:rPr>
        <w:t xml:space="preserve">the </w:t>
      </w:r>
      <w:r w:rsidRPr="4DF41364">
        <w:rPr>
          <w:rFonts w:ascii="Calibri" w:hAnsi="Calibri" w:eastAsia="Calibri" w:cs="Calibri"/>
          <w:sz w:val="24"/>
          <w:szCs w:val="24"/>
          <w:lang w:val="en-US"/>
        </w:rPr>
        <w:t>customer to pick</w:t>
      </w:r>
      <w:r w:rsidRPr="4DF41364" w:rsidR="00533682">
        <w:rPr>
          <w:rFonts w:ascii="Calibri" w:hAnsi="Calibri" w:eastAsia="Calibri" w:cs="Calibri"/>
          <w:sz w:val="24"/>
          <w:szCs w:val="24"/>
          <w:lang w:val="en-US"/>
        </w:rPr>
        <w:t xml:space="preserve"> </w:t>
      </w:r>
      <w:r w:rsidRPr="4DF41364">
        <w:rPr>
          <w:rFonts w:ascii="Calibri" w:hAnsi="Calibri" w:eastAsia="Calibri" w:cs="Calibri"/>
          <w:sz w:val="24"/>
          <w:szCs w:val="24"/>
          <w:lang w:val="en-US"/>
        </w:rPr>
        <w:t>up and drop</w:t>
      </w:r>
      <w:r w:rsidRPr="4DF41364" w:rsidR="00533682">
        <w:rPr>
          <w:rFonts w:ascii="Calibri" w:hAnsi="Calibri" w:eastAsia="Calibri" w:cs="Calibri"/>
          <w:sz w:val="24"/>
          <w:szCs w:val="24"/>
          <w:lang w:val="en-US"/>
        </w:rPr>
        <w:t xml:space="preserve"> </w:t>
      </w:r>
      <w:r w:rsidRPr="4DF41364">
        <w:rPr>
          <w:rFonts w:ascii="Calibri" w:hAnsi="Calibri" w:eastAsia="Calibri" w:cs="Calibri"/>
          <w:sz w:val="24"/>
          <w:szCs w:val="24"/>
          <w:lang w:val="en-US"/>
        </w:rPr>
        <w:t>off locations using city inputs.</w:t>
      </w:r>
    </w:p>
    <w:p w:rsidRPr="002B7CDD" w:rsidR="002B7CDD" w:rsidP="002B7CDD" w:rsidRDefault="002B7CDD" w14:paraId="428FB1BC" w14:textId="77777777">
      <w:pPr>
        <w:shd w:val="clear" w:color="auto" w:fill="FFFFFF"/>
        <w:spacing w:line="215" w:lineRule="auto"/>
        <w:ind w:left="1440"/>
        <w:rPr>
          <w:rFonts w:ascii="Calibri" w:hAnsi="Calibri" w:eastAsia="Calibri" w:cs="Calibri"/>
          <w:sz w:val="24"/>
          <w:szCs w:val="24"/>
        </w:rPr>
      </w:pPr>
    </w:p>
    <w:p w:rsidRPr="002B7CDD" w:rsidR="002B7CDD" w:rsidP="00CA43C3" w:rsidRDefault="002B7CDD" w14:paraId="1DA26220" w14:textId="77777777">
      <w:pPr>
        <w:shd w:val="clear" w:color="auto" w:fill="FFFFFF"/>
        <w:spacing w:line="215" w:lineRule="auto"/>
        <w:ind w:left="1440"/>
        <w:rPr>
          <w:rFonts w:ascii="Calibri" w:hAnsi="Calibri" w:eastAsia="Calibri" w:cs="Calibri"/>
          <w:b/>
          <w:bCs/>
          <w:sz w:val="24"/>
          <w:szCs w:val="24"/>
        </w:rPr>
      </w:pPr>
      <w:r w:rsidRPr="002B7CDD">
        <w:rPr>
          <w:rFonts w:ascii="Calibri" w:hAnsi="Calibri" w:eastAsia="Calibri" w:cs="Calibri"/>
          <w:b/>
          <w:bCs/>
          <w:sz w:val="24"/>
          <w:szCs w:val="24"/>
        </w:rPr>
        <w:t>Local Trips:</w:t>
      </w:r>
      <w:r w:rsidR="00CA43C3">
        <w:rPr>
          <w:rFonts w:ascii="Calibri" w:hAnsi="Calibri" w:eastAsia="Calibri" w:cs="Calibri"/>
          <w:b/>
          <w:bCs/>
          <w:sz w:val="24"/>
          <w:szCs w:val="24"/>
        </w:rPr>
        <w:t xml:space="preserve"> </w:t>
      </w:r>
      <w:r w:rsidRPr="002B7CDD">
        <w:rPr>
          <w:rFonts w:ascii="Calibri" w:hAnsi="Calibri" w:eastAsia="Calibri" w:cs="Calibri"/>
          <w:b/>
          <w:bCs/>
          <w:sz w:val="24"/>
          <w:szCs w:val="24"/>
        </w:rPr>
        <w:t>Duration and Distance-Based Charges:</w:t>
      </w:r>
    </w:p>
    <w:p w:rsidRPr="002B7CDD" w:rsidR="002B7CDD" w:rsidP="002B7CDD" w:rsidRDefault="002B7CDD" w14:paraId="799B1D85" w14:textId="77777777">
      <w:pPr>
        <w:shd w:val="clear" w:color="auto" w:fill="FFFFFF"/>
        <w:spacing w:line="215" w:lineRule="auto"/>
        <w:ind w:left="1440"/>
        <w:rPr>
          <w:rFonts w:ascii="Calibri" w:hAnsi="Calibri" w:eastAsia="Calibri" w:cs="Calibri"/>
          <w:sz w:val="24"/>
          <w:szCs w:val="24"/>
        </w:rPr>
      </w:pPr>
      <w:r w:rsidRPr="002B7CDD">
        <w:rPr>
          <w:rFonts w:ascii="Calibri" w:hAnsi="Calibri" w:eastAsia="Calibri" w:cs="Calibri"/>
          <w:sz w:val="24"/>
          <w:szCs w:val="24"/>
        </w:rPr>
        <w:t>Offer options for 8 hours/80km, 10 hours/100km, and 12 hours/120km trips.</w:t>
      </w:r>
    </w:p>
    <w:p w:rsidRPr="002B7CDD" w:rsidR="002B7CDD" w:rsidP="4DF41364" w:rsidRDefault="002B7CDD" w14:paraId="4EC8647D" w14:textId="77777777">
      <w:pPr>
        <w:shd w:val="clear" w:color="auto" w:fill="FFFFFF" w:themeFill="background1"/>
        <w:spacing w:line="215" w:lineRule="auto"/>
        <w:ind w:left="1440"/>
        <w:rPr>
          <w:rFonts w:ascii="Calibri" w:hAnsi="Calibri" w:eastAsia="Calibri" w:cs="Calibri"/>
          <w:sz w:val="24"/>
          <w:szCs w:val="24"/>
          <w:lang w:val="en-US"/>
        </w:rPr>
      </w:pPr>
      <w:r w:rsidRPr="4DF41364">
        <w:rPr>
          <w:rFonts w:ascii="Calibri" w:hAnsi="Calibri" w:eastAsia="Calibri" w:cs="Calibri"/>
          <w:sz w:val="24"/>
          <w:szCs w:val="24"/>
          <w:lang w:val="en-US"/>
        </w:rPr>
        <w:t>If the trip extends beyond the designated hours or distance, enable drivers to collect and submit bills for settlements based on extra hours or distance.</w:t>
      </w:r>
    </w:p>
    <w:p w:rsidRPr="002B7CDD" w:rsidR="002B7CDD" w:rsidP="002B7CDD" w:rsidRDefault="002B7CDD" w14:paraId="78C3DBE9" w14:textId="77777777">
      <w:pPr>
        <w:shd w:val="clear" w:color="auto" w:fill="FFFFFF"/>
        <w:spacing w:line="215" w:lineRule="auto"/>
        <w:ind w:left="1440"/>
        <w:rPr>
          <w:rFonts w:ascii="Calibri" w:hAnsi="Calibri" w:eastAsia="Calibri" w:cs="Calibri"/>
          <w:sz w:val="24"/>
          <w:szCs w:val="24"/>
        </w:rPr>
      </w:pPr>
    </w:p>
    <w:p w:rsidRPr="002B7CDD" w:rsidR="002B7CDD" w:rsidP="00CA43C3" w:rsidRDefault="002B7CDD" w14:paraId="0CD864F2" w14:textId="77777777">
      <w:pPr>
        <w:shd w:val="clear" w:color="auto" w:fill="FFFFFF"/>
        <w:spacing w:line="215" w:lineRule="auto"/>
        <w:ind w:left="1440"/>
        <w:rPr>
          <w:rFonts w:ascii="Calibri" w:hAnsi="Calibri" w:eastAsia="Calibri" w:cs="Calibri"/>
          <w:b/>
          <w:bCs/>
          <w:sz w:val="24"/>
          <w:szCs w:val="24"/>
        </w:rPr>
      </w:pPr>
      <w:r w:rsidRPr="002B7CDD">
        <w:rPr>
          <w:rFonts w:ascii="Calibri" w:hAnsi="Calibri" w:eastAsia="Calibri" w:cs="Calibri"/>
          <w:b/>
          <w:bCs/>
          <w:sz w:val="24"/>
          <w:szCs w:val="24"/>
        </w:rPr>
        <w:t>One Way Trip:</w:t>
      </w:r>
      <w:r w:rsidR="00CA43C3">
        <w:rPr>
          <w:rFonts w:ascii="Calibri" w:hAnsi="Calibri" w:eastAsia="Calibri" w:cs="Calibri"/>
          <w:b/>
          <w:bCs/>
          <w:sz w:val="24"/>
          <w:szCs w:val="24"/>
        </w:rPr>
        <w:t xml:space="preserve"> </w:t>
      </w:r>
      <w:r w:rsidRPr="002B7CDD">
        <w:rPr>
          <w:rFonts w:ascii="Calibri" w:hAnsi="Calibri" w:eastAsia="Calibri" w:cs="Calibri"/>
          <w:b/>
          <w:bCs/>
          <w:sz w:val="24"/>
          <w:szCs w:val="24"/>
        </w:rPr>
        <w:t>Point-to-Point Travel:</w:t>
      </w:r>
    </w:p>
    <w:p w:rsidRPr="002B7CDD" w:rsidR="002B7CDD" w:rsidP="002B7CDD" w:rsidRDefault="002B7CDD" w14:paraId="64A54F95" w14:textId="77777777">
      <w:pPr>
        <w:shd w:val="clear" w:color="auto" w:fill="FFFFFF"/>
        <w:spacing w:line="215" w:lineRule="auto"/>
        <w:ind w:left="1440"/>
        <w:rPr>
          <w:rFonts w:ascii="Calibri" w:hAnsi="Calibri" w:eastAsia="Calibri" w:cs="Calibri"/>
          <w:sz w:val="24"/>
          <w:szCs w:val="24"/>
        </w:rPr>
      </w:pPr>
      <w:r w:rsidRPr="002B7CDD">
        <w:rPr>
          <w:rFonts w:ascii="Calibri" w:hAnsi="Calibri" w:eastAsia="Calibri" w:cs="Calibri"/>
          <w:sz w:val="24"/>
          <w:szCs w:val="24"/>
        </w:rPr>
        <w:t>Allow customers to book trips from one point to another without a return journey.</w:t>
      </w:r>
    </w:p>
    <w:p w:rsidRPr="002B7CDD" w:rsidR="002B7CDD" w:rsidP="002B7CDD" w:rsidRDefault="002B7CDD" w14:paraId="34EB05C2" w14:textId="77777777">
      <w:pPr>
        <w:shd w:val="clear" w:color="auto" w:fill="FFFFFF"/>
        <w:spacing w:line="215" w:lineRule="auto"/>
        <w:ind w:left="1440"/>
        <w:rPr>
          <w:rFonts w:ascii="Calibri" w:hAnsi="Calibri" w:eastAsia="Calibri" w:cs="Calibri"/>
          <w:sz w:val="24"/>
          <w:szCs w:val="24"/>
        </w:rPr>
      </w:pPr>
      <w:r w:rsidRPr="002B7CDD">
        <w:rPr>
          <w:rFonts w:ascii="Calibri" w:hAnsi="Calibri" w:eastAsia="Calibri" w:cs="Calibri"/>
          <w:sz w:val="24"/>
          <w:szCs w:val="24"/>
        </w:rPr>
        <w:t>Calculate fares based on the distance covered for the one-way trip.</w:t>
      </w:r>
    </w:p>
    <w:p w:rsidRPr="002B7CDD" w:rsidR="002B7CDD" w:rsidP="002B7CDD" w:rsidRDefault="002B7CDD" w14:paraId="3748BC44" w14:textId="77777777">
      <w:pPr>
        <w:shd w:val="clear" w:color="auto" w:fill="FFFFFF"/>
        <w:spacing w:line="215" w:lineRule="auto"/>
        <w:ind w:left="1440"/>
        <w:rPr>
          <w:rFonts w:ascii="Calibri" w:hAnsi="Calibri" w:eastAsia="Calibri" w:cs="Calibri"/>
          <w:sz w:val="24"/>
          <w:szCs w:val="24"/>
        </w:rPr>
      </w:pPr>
    </w:p>
    <w:p w:rsidRPr="002B7CDD" w:rsidR="002B7CDD" w:rsidP="00CA43C3" w:rsidRDefault="002B7CDD" w14:paraId="7C6B5FE8" w14:textId="77777777">
      <w:pPr>
        <w:shd w:val="clear" w:color="auto" w:fill="FFFFFF"/>
        <w:spacing w:line="215" w:lineRule="auto"/>
        <w:ind w:left="1440"/>
        <w:rPr>
          <w:rFonts w:ascii="Calibri" w:hAnsi="Calibri" w:eastAsia="Calibri" w:cs="Calibri"/>
          <w:b/>
          <w:bCs/>
          <w:sz w:val="24"/>
          <w:szCs w:val="24"/>
        </w:rPr>
      </w:pPr>
      <w:r w:rsidRPr="002B7CDD">
        <w:rPr>
          <w:rFonts w:ascii="Calibri" w:hAnsi="Calibri" w:eastAsia="Calibri" w:cs="Calibri"/>
          <w:b/>
          <w:bCs/>
          <w:sz w:val="24"/>
          <w:szCs w:val="24"/>
        </w:rPr>
        <w:t>Round Trip:</w:t>
      </w:r>
      <w:r w:rsidR="00CA43C3">
        <w:rPr>
          <w:rFonts w:ascii="Calibri" w:hAnsi="Calibri" w:eastAsia="Calibri" w:cs="Calibri"/>
          <w:b/>
          <w:bCs/>
          <w:sz w:val="24"/>
          <w:szCs w:val="24"/>
        </w:rPr>
        <w:t xml:space="preserve"> </w:t>
      </w:r>
      <w:r w:rsidRPr="002B7CDD">
        <w:rPr>
          <w:rFonts w:ascii="Calibri" w:hAnsi="Calibri" w:eastAsia="Calibri" w:cs="Calibri"/>
          <w:b/>
          <w:bCs/>
          <w:sz w:val="24"/>
          <w:szCs w:val="24"/>
        </w:rPr>
        <w:t>Minimum Distance Requirement:</w:t>
      </w:r>
    </w:p>
    <w:p w:rsidRPr="002B7CDD" w:rsidR="002B7CDD" w:rsidP="002B7CDD" w:rsidRDefault="002B7CDD" w14:paraId="3E4B3401" w14:textId="77777777">
      <w:pPr>
        <w:shd w:val="clear" w:color="auto" w:fill="FFFFFF"/>
        <w:spacing w:line="215" w:lineRule="auto"/>
        <w:ind w:left="1440"/>
        <w:rPr>
          <w:rFonts w:ascii="Calibri" w:hAnsi="Calibri" w:eastAsia="Calibri" w:cs="Calibri"/>
          <w:sz w:val="24"/>
          <w:szCs w:val="24"/>
        </w:rPr>
      </w:pPr>
      <w:r w:rsidRPr="002B7CDD">
        <w:rPr>
          <w:rFonts w:ascii="Calibri" w:hAnsi="Calibri" w:eastAsia="Calibri" w:cs="Calibri"/>
          <w:sz w:val="24"/>
          <w:szCs w:val="24"/>
        </w:rPr>
        <w:t>Provide options for round trips with a minimum distance criterion (</w:t>
      </w:r>
      <w:r w:rsidR="00533682">
        <w:rPr>
          <w:rFonts w:ascii="Calibri" w:hAnsi="Calibri" w:eastAsia="Calibri" w:cs="Calibri"/>
          <w:sz w:val="24"/>
          <w:szCs w:val="24"/>
        </w:rPr>
        <w:t>minimum</w:t>
      </w:r>
      <w:r w:rsidRPr="002B7CDD">
        <w:rPr>
          <w:rFonts w:ascii="Calibri" w:hAnsi="Calibri" w:eastAsia="Calibri" w:cs="Calibri"/>
          <w:sz w:val="24"/>
          <w:szCs w:val="24"/>
        </w:rPr>
        <w:t xml:space="preserve"> 250km). Implement multi-day trip options by multiplying the base cost by the number of days the trip spans.</w:t>
      </w:r>
    </w:p>
    <w:p w:rsidRPr="002B7CDD" w:rsidR="002B7CDD" w:rsidP="002B7CDD" w:rsidRDefault="002B7CDD" w14:paraId="6616D36B" w14:textId="77777777">
      <w:pPr>
        <w:shd w:val="clear" w:color="auto" w:fill="FFFFFF"/>
        <w:spacing w:line="215" w:lineRule="auto"/>
        <w:ind w:left="1440"/>
        <w:rPr>
          <w:rFonts w:ascii="Calibri" w:hAnsi="Calibri" w:eastAsia="Calibri" w:cs="Calibri"/>
          <w:sz w:val="24"/>
          <w:szCs w:val="24"/>
        </w:rPr>
      </w:pPr>
    </w:p>
    <w:p w:rsidRPr="002B7CDD" w:rsidR="002B7CDD" w:rsidP="00CA43C3" w:rsidRDefault="002B7CDD" w14:paraId="14B98D89" w14:textId="77777777">
      <w:pPr>
        <w:shd w:val="clear" w:color="auto" w:fill="FFFFFF"/>
        <w:spacing w:line="215" w:lineRule="auto"/>
        <w:ind w:left="1440"/>
        <w:rPr>
          <w:rFonts w:ascii="Calibri" w:hAnsi="Calibri" w:eastAsia="Calibri" w:cs="Calibri"/>
          <w:b/>
          <w:bCs/>
          <w:sz w:val="24"/>
          <w:szCs w:val="24"/>
        </w:rPr>
      </w:pPr>
      <w:r w:rsidRPr="002B7CDD">
        <w:rPr>
          <w:rFonts w:ascii="Calibri" w:hAnsi="Calibri" w:eastAsia="Calibri" w:cs="Calibri"/>
          <w:b/>
          <w:bCs/>
          <w:sz w:val="24"/>
          <w:szCs w:val="24"/>
        </w:rPr>
        <w:t>Airport Transfer:</w:t>
      </w:r>
      <w:r w:rsidR="00CA43C3">
        <w:rPr>
          <w:rFonts w:ascii="Calibri" w:hAnsi="Calibri" w:eastAsia="Calibri" w:cs="Calibri"/>
          <w:b/>
          <w:bCs/>
          <w:sz w:val="24"/>
          <w:szCs w:val="24"/>
        </w:rPr>
        <w:t xml:space="preserve"> </w:t>
      </w:r>
      <w:r w:rsidRPr="002B7CDD">
        <w:rPr>
          <w:rFonts w:ascii="Calibri" w:hAnsi="Calibri" w:eastAsia="Calibri" w:cs="Calibri"/>
          <w:b/>
          <w:bCs/>
          <w:sz w:val="24"/>
          <w:szCs w:val="24"/>
        </w:rPr>
        <w:t>Airport-Specific Routes:</w:t>
      </w:r>
    </w:p>
    <w:p w:rsidRPr="002B7CDD" w:rsidR="002B7CDD" w:rsidP="002B7CDD" w:rsidRDefault="002B7CDD" w14:paraId="2D777632" w14:textId="77777777">
      <w:pPr>
        <w:shd w:val="clear" w:color="auto" w:fill="FFFFFF"/>
        <w:spacing w:line="215" w:lineRule="auto"/>
        <w:ind w:left="1440"/>
        <w:rPr>
          <w:rFonts w:ascii="Calibri" w:hAnsi="Calibri" w:eastAsia="Calibri" w:cs="Calibri"/>
          <w:sz w:val="24"/>
          <w:szCs w:val="24"/>
        </w:rPr>
      </w:pPr>
      <w:r w:rsidRPr="002B7CDD">
        <w:rPr>
          <w:rFonts w:ascii="Calibri" w:hAnsi="Calibri" w:eastAsia="Calibri" w:cs="Calibri"/>
          <w:sz w:val="24"/>
          <w:szCs w:val="24"/>
        </w:rPr>
        <w:t>Define routes to and from every airport in the system.</w:t>
      </w:r>
    </w:p>
    <w:p w:rsidRPr="002B7CDD" w:rsidR="002B7CDD" w:rsidP="002B7CDD" w:rsidRDefault="002B7CDD" w14:paraId="5AFE2332" w14:textId="77777777">
      <w:pPr>
        <w:shd w:val="clear" w:color="auto" w:fill="FFFFFF"/>
        <w:spacing w:line="215" w:lineRule="auto"/>
        <w:ind w:left="1440"/>
        <w:rPr>
          <w:rFonts w:ascii="Calibri" w:hAnsi="Calibri" w:eastAsia="Calibri" w:cs="Calibri"/>
          <w:sz w:val="24"/>
          <w:szCs w:val="24"/>
        </w:rPr>
      </w:pPr>
    </w:p>
    <w:p w:rsidRPr="002B7CDD" w:rsidR="002B7CDD" w:rsidP="00CA43C3" w:rsidRDefault="002B7CDD" w14:paraId="6299167E" w14:textId="77777777">
      <w:pPr>
        <w:shd w:val="clear" w:color="auto" w:fill="FFFFFF"/>
        <w:spacing w:line="215" w:lineRule="auto"/>
        <w:ind w:left="1440"/>
        <w:rPr>
          <w:rFonts w:ascii="Calibri" w:hAnsi="Calibri" w:eastAsia="Calibri" w:cs="Calibri"/>
          <w:b/>
          <w:bCs/>
          <w:sz w:val="24"/>
          <w:szCs w:val="24"/>
        </w:rPr>
      </w:pPr>
      <w:r w:rsidRPr="002B7CDD">
        <w:rPr>
          <w:rFonts w:ascii="Calibri" w:hAnsi="Calibri" w:eastAsia="Calibri" w:cs="Calibri"/>
          <w:b/>
          <w:bCs/>
          <w:sz w:val="24"/>
          <w:szCs w:val="24"/>
        </w:rPr>
        <w:t>Multi One-Way Trip (with Local):</w:t>
      </w:r>
      <w:r w:rsidR="00CA43C3">
        <w:rPr>
          <w:rFonts w:ascii="Calibri" w:hAnsi="Calibri" w:eastAsia="Calibri" w:cs="Calibri"/>
          <w:b/>
          <w:bCs/>
          <w:sz w:val="24"/>
          <w:szCs w:val="24"/>
        </w:rPr>
        <w:t xml:space="preserve"> </w:t>
      </w:r>
      <w:r w:rsidRPr="002B7CDD">
        <w:rPr>
          <w:rFonts w:ascii="Calibri" w:hAnsi="Calibri" w:eastAsia="Calibri" w:cs="Calibri"/>
          <w:b/>
          <w:bCs/>
          <w:sz w:val="24"/>
          <w:szCs w:val="24"/>
        </w:rPr>
        <w:t>Combined Trip Options:</w:t>
      </w:r>
    </w:p>
    <w:p w:rsidRPr="002B7CDD" w:rsidR="002B7CDD" w:rsidP="002B7CDD" w:rsidRDefault="002B7CDD" w14:paraId="2600DE1B" w14:textId="77777777">
      <w:pPr>
        <w:shd w:val="clear" w:color="auto" w:fill="FFFFFF"/>
        <w:spacing w:line="215" w:lineRule="auto"/>
        <w:ind w:left="1440"/>
        <w:rPr>
          <w:rFonts w:ascii="Calibri" w:hAnsi="Calibri" w:eastAsia="Calibri" w:cs="Calibri"/>
          <w:sz w:val="24"/>
          <w:szCs w:val="24"/>
        </w:rPr>
      </w:pPr>
      <w:r w:rsidRPr="002B7CDD">
        <w:rPr>
          <w:rFonts w:ascii="Calibri" w:hAnsi="Calibri" w:eastAsia="Calibri" w:cs="Calibri"/>
          <w:sz w:val="24"/>
          <w:szCs w:val="24"/>
        </w:rPr>
        <w:t>Allow customers to book multiple one-way trips along with local trips.</w:t>
      </w:r>
    </w:p>
    <w:p w:rsidRPr="002B7CDD" w:rsidR="002B7CDD" w:rsidP="002B7CDD" w:rsidRDefault="002B7CDD" w14:paraId="0A556EBB" w14:textId="77777777">
      <w:pPr>
        <w:shd w:val="clear" w:color="auto" w:fill="FFFFFF"/>
        <w:spacing w:line="215" w:lineRule="auto"/>
        <w:ind w:left="1440"/>
        <w:rPr>
          <w:rFonts w:ascii="Calibri" w:hAnsi="Calibri" w:eastAsia="Calibri" w:cs="Calibri"/>
          <w:sz w:val="24"/>
          <w:szCs w:val="24"/>
        </w:rPr>
      </w:pPr>
    </w:p>
    <w:p w:rsidRPr="002B7CDD" w:rsidR="002B7CDD" w:rsidP="002B7CDD" w:rsidRDefault="002B7CDD" w14:paraId="0A85A2E6" w14:textId="77777777">
      <w:pPr>
        <w:shd w:val="clear" w:color="auto" w:fill="FFFFFF"/>
        <w:spacing w:line="215" w:lineRule="auto"/>
        <w:ind w:left="1440"/>
        <w:rPr>
          <w:rFonts w:ascii="Calibri" w:hAnsi="Calibri" w:eastAsia="Calibri" w:cs="Calibri"/>
          <w:b/>
          <w:bCs/>
          <w:sz w:val="24"/>
          <w:szCs w:val="24"/>
        </w:rPr>
      </w:pPr>
      <w:r w:rsidRPr="002B7CDD">
        <w:rPr>
          <w:rFonts w:ascii="Calibri" w:hAnsi="Calibri" w:eastAsia="Calibri" w:cs="Calibri"/>
          <w:b/>
          <w:bCs/>
          <w:sz w:val="24"/>
          <w:szCs w:val="24"/>
        </w:rPr>
        <w:t>Tax Application:</w:t>
      </w:r>
    </w:p>
    <w:p w:rsidRPr="002B7CDD" w:rsidR="002B7CDD" w:rsidP="4DF41364" w:rsidRDefault="002B7CDD" w14:paraId="43C7166A" w14:textId="77777777">
      <w:pPr>
        <w:shd w:val="clear" w:color="auto" w:fill="FFFFFF" w:themeFill="background1"/>
        <w:spacing w:line="215" w:lineRule="auto"/>
        <w:ind w:left="1440"/>
        <w:rPr>
          <w:rFonts w:ascii="Calibri" w:hAnsi="Calibri" w:eastAsia="Calibri" w:cs="Calibri"/>
          <w:sz w:val="24"/>
          <w:szCs w:val="24"/>
          <w:lang w:val="en-US"/>
        </w:rPr>
      </w:pPr>
      <w:r w:rsidRPr="4DF41364">
        <w:rPr>
          <w:rFonts w:ascii="Calibri" w:hAnsi="Calibri" w:eastAsia="Calibri" w:cs="Calibri"/>
          <w:sz w:val="24"/>
          <w:szCs w:val="24"/>
          <w:lang w:val="en-US"/>
        </w:rPr>
        <w:t xml:space="preserve">Apply a fixed tax rate of </w:t>
      </w:r>
      <w:r w:rsidRPr="4DF41364">
        <w:rPr>
          <w:rFonts w:ascii="Calibri" w:hAnsi="Calibri" w:eastAsia="Calibri" w:cs="Calibri"/>
          <w:b/>
          <w:bCs/>
          <w:sz w:val="24"/>
          <w:szCs w:val="24"/>
          <w:lang w:val="en-US"/>
        </w:rPr>
        <w:t>5% on the total fare</w:t>
      </w:r>
      <w:r w:rsidRPr="4DF41364">
        <w:rPr>
          <w:rFonts w:ascii="Calibri" w:hAnsi="Calibri" w:eastAsia="Calibri" w:cs="Calibri"/>
          <w:sz w:val="24"/>
          <w:szCs w:val="24"/>
          <w:lang w:val="en-US"/>
        </w:rPr>
        <w:t xml:space="preserve"> for each trip to comply with tax regulations.</w:t>
      </w:r>
    </w:p>
    <w:p w:rsidR="00DC21A2" w:rsidRDefault="00DC21A2" w14:paraId="47B3B793" w14:textId="77777777">
      <w:pPr>
        <w:shd w:val="clear" w:color="auto" w:fill="FFFFFF"/>
        <w:spacing w:line="215" w:lineRule="auto"/>
        <w:rPr>
          <w:rFonts w:ascii="Calibri" w:hAnsi="Calibri" w:eastAsia="Calibri" w:cs="Calibri"/>
          <w:sz w:val="24"/>
          <w:szCs w:val="24"/>
        </w:rPr>
      </w:pPr>
    </w:p>
    <w:p w:rsidRPr="00CA43C3" w:rsidR="00DC21A2" w:rsidRDefault="0091387A" w14:paraId="54965ECA" w14:textId="77777777">
      <w:pPr>
        <w:pStyle w:val="ListParagraph"/>
        <w:numPr>
          <w:ilvl w:val="0"/>
          <w:numId w:val="123"/>
        </w:numPr>
        <w:shd w:val="clear" w:color="auto" w:fill="FFFFFF"/>
        <w:spacing w:line="215" w:lineRule="auto"/>
        <w:rPr>
          <w:rFonts w:ascii="Calibri" w:hAnsi="Calibri" w:eastAsia="Calibri" w:cs="Calibri"/>
          <w:sz w:val="24"/>
          <w:szCs w:val="24"/>
        </w:rPr>
      </w:pPr>
      <w:r w:rsidRPr="00CA43C3">
        <w:rPr>
          <w:rFonts w:ascii="Calibri" w:hAnsi="Calibri" w:eastAsia="Calibri" w:cs="Calibri"/>
          <w:b/>
          <w:bCs/>
          <w:sz w:val="24"/>
          <w:szCs w:val="24"/>
        </w:rPr>
        <w:t xml:space="preserve"> Assign Routes to Vehicles:</w:t>
      </w:r>
      <w:r w:rsidRPr="00CA43C3">
        <w:rPr>
          <w:rFonts w:ascii="Calibri" w:hAnsi="Calibri" w:eastAsia="Calibri" w:cs="Calibri"/>
          <w:sz w:val="24"/>
          <w:szCs w:val="24"/>
        </w:rPr>
        <w:t xml:space="preserve"> Once the database is set up, the next step is to assign routes to the vehicles</w:t>
      </w:r>
      <w:r w:rsidR="00CA43C3">
        <w:rPr>
          <w:rFonts w:ascii="Calibri" w:hAnsi="Calibri" w:eastAsia="Calibri" w:cs="Calibri"/>
          <w:sz w:val="24"/>
          <w:szCs w:val="24"/>
        </w:rPr>
        <w:t xml:space="preserve"> by suppl</w:t>
      </w:r>
      <w:r w:rsidR="00533682">
        <w:rPr>
          <w:rFonts w:ascii="Calibri" w:hAnsi="Calibri" w:eastAsia="Calibri" w:cs="Calibri"/>
          <w:sz w:val="24"/>
          <w:szCs w:val="24"/>
        </w:rPr>
        <w:t>i</w:t>
      </w:r>
      <w:r w:rsidR="00CA43C3">
        <w:rPr>
          <w:rFonts w:ascii="Calibri" w:hAnsi="Calibri" w:eastAsia="Calibri" w:cs="Calibri"/>
          <w:sz w:val="24"/>
          <w:szCs w:val="24"/>
        </w:rPr>
        <w:t>ers</w:t>
      </w:r>
      <w:r w:rsidRPr="00CA43C3">
        <w:rPr>
          <w:rFonts w:ascii="Calibri" w:hAnsi="Calibri" w:eastAsia="Calibri" w:cs="Calibri"/>
          <w:sz w:val="24"/>
          <w:szCs w:val="24"/>
        </w:rPr>
        <w:t>. This can be done based on factors such as availability, type of vehicle, and customer preferences.</w:t>
      </w:r>
    </w:p>
    <w:p w:rsidR="00DC21A2" w:rsidRDefault="00DC21A2" w14:paraId="27BF43CD" w14:textId="77777777">
      <w:pPr>
        <w:shd w:val="clear" w:color="auto" w:fill="FFFFFF"/>
        <w:spacing w:line="215" w:lineRule="auto"/>
        <w:rPr>
          <w:rFonts w:ascii="Calibri" w:hAnsi="Calibri" w:eastAsia="Calibri" w:cs="Calibri"/>
          <w:sz w:val="24"/>
          <w:szCs w:val="24"/>
        </w:rPr>
      </w:pPr>
    </w:p>
    <w:p w:rsidR="00DC21A2" w:rsidRDefault="00DC21A2" w14:paraId="6F98CFD5" w14:textId="77777777">
      <w:pPr>
        <w:shd w:val="clear" w:color="auto" w:fill="FFFFFF"/>
        <w:spacing w:line="215" w:lineRule="auto"/>
        <w:rPr>
          <w:rFonts w:ascii="Calibri" w:hAnsi="Calibri" w:eastAsia="Calibri" w:cs="Calibri"/>
          <w:b/>
          <w:sz w:val="28"/>
          <w:szCs w:val="28"/>
        </w:rPr>
      </w:pPr>
    </w:p>
    <w:p w:rsidRPr="00CA43C3" w:rsidR="00392D4A" w:rsidP="4DF41364" w:rsidRDefault="00392D4A" w14:paraId="546A1FB4" w14:textId="77777777">
      <w:pPr>
        <w:pStyle w:val="ListParagraph"/>
        <w:numPr>
          <w:ilvl w:val="0"/>
          <w:numId w:val="123"/>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b/>
          <w:bCs/>
          <w:sz w:val="24"/>
          <w:szCs w:val="24"/>
          <w:lang w:val="en-US"/>
        </w:rPr>
        <w:t>Assign Fair to Routes and  Vehicles:</w:t>
      </w:r>
      <w:r w:rsidRPr="4DF41364">
        <w:rPr>
          <w:rFonts w:ascii="Calibri" w:hAnsi="Calibri" w:eastAsia="Calibri" w:cs="Calibri"/>
          <w:sz w:val="24"/>
          <w:szCs w:val="24"/>
          <w:lang w:val="en-US"/>
        </w:rPr>
        <w:t xml:space="preserve"> Assigning fares to routes and vehicles in a taxi booking system involves setting pricing structures for different routes and vehicle types.</w:t>
      </w:r>
    </w:p>
    <w:p w:rsidRPr="00392D4A" w:rsidR="00533682" w:rsidP="00392D4A" w:rsidRDefault="00533682" w14:paraId="064F2A04" w14:textId="77777777">
      <w:pPr>
        <w:shd w:val="clear" w:color="auto" w:fill="FFFFFF"/>
        <w:spacing w:line="215" w:lineRule="auto"/>
        <w:ind w:left="360"/>
        <w:rPr>
          <w:rFonts w:ascii="Calibri" w:hAnsi="Calibri" w:eastAsia="Calibri" w:cs="Calibri"/>
          <w:sz w:val="24"/>
          <w:szCs w:val="24"/>
        </w:rPr>
      </w:pPr>
    </w:p>
    <w:p w:rsidR="00533682" w:rsidRDefault="00533682" w14:paraId="260B84F7" w14:textId="77777777">
      <w:pPr>
        <w:shd w:val="clear" w:color="auto" w:fill="FFFFFF"/>
        <w:spacing w:line="215" w:lineRule="auto"/>
        <w:rPr>
          <w:rFonts w:ascii="Calibri" w:hAnsi="Calibri" w:eastAsia="Calibri" w:cs="Calibri"/>
          <w:b/>
          <w:sz w:val="28"/>
          <w:szCs w:val="28"/>
        </w:rPr>
      </w:pPr>
    </w:p>
    <w:p w:rsidR="00533682" w:rsidRDefault="00533682" w14:paraId="22F8C356" w14:textId="77777777">
      <w:pPr>
        <w:shd w:val="clear" w:color="auto" w:fill="FFFFFF"/>
        <w:spacing w:line="215" w:lineRule="auto"/>
        <w:rPr>
          <w:rFonts w:ascii="Calibri" w:hAnsi="Calibri" w:eastAsia="Calibri" w:cs="Calibri"/>
          <w:b/>
          <w:sz w:val="28"/>
          <w:szCs w:val="28"/>
        </w:rPr>
      </w:pPr>
    </w:p>
    <w:p w:rsidRPr="0045526A" w:rsidR="00DC21A2" w:rsidRDefault="0045526A" w14:paraId="3C6A7849" w14:textId="77777777">
      <w:pPr>
        <w:pStyle w:val="ListParagraph"/>
        <w:numPr>
          <w:ilvl w:val="1"/>
          <w:numId w:val="124"/>
        </w:numPr>
        <w:shd w:val="clear" w:color="auto" w:fill="FFFFFF"/>
        <w:spacing w:line="215" w:lineRule="auto"/>
        <w:rPr>
          <w:rFonts w:ascii="Calibri" w:hAnsi="Calibri" w:eastAsia="Calibri" w:cs="Calibri"/>
          <w:b/>
          <w:sz w:val="28"/>
          <w:szCs w:val="28"/>
        </w:rPr>
      </w:pPr>
      <w:r w:rsidRPr="0045526A">
        <w:rPr>
          <w:rFonts w:ascii="Calibri" w:hAnsi="Calibri" w:eastAsia="Calibri" w:cs="Calibri"/>
          <w:b/>
          <w:sz w:val="28"/>
          <w:szCs w:val="28"/>
        </w:rPr>
        <w:t xml:space="preserve">Fleet Management </w:t>
      </w:r>
    </w:p>
    <w:p w:rsidRPr="0045526A" w:rsidR="0045526A" w:rsidP="0045526A" w:rsidRDefault="0045526A" w14:paraId="5B954B47" w14:textId="77777777">
      <w:pPr>
        <w:shd w:val="clear" w:color="auto" w:fill="FFFFFF"/>
        <w:spacing w:line="215" w:lineRule="auto"/>
        <w:rPr>
          <w:rFonts w:ascii="Calibri" w:hAnsi="Calibri" w:eastAsia="Calibri" w:cs="Calibri"/>
          <w:sz w:val="24"/>
          <w:szCs w:val="24"/>
        </w:rPr>
      </w:pPr>
    </w:p>
    <w:p w:rsidRPr="0045526A" w:rsidR="0045526A" w:rsidP="4DF41364" w:rsidRDefault="0045526A" w14:paraId="0975DCEE" w14:textId="77777777">
      <w:p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Fleet inventory management for a taxi booking service involves organizing and overseeing various aspects of vehicles in the fleet. Here's how you might structure the inventory:</w:t>
      </w:r>
    </w:p>
    <w:p w:rsidRPr="0045526A" w:rsidR="0045526A" w:rsidP="0045526A" w:rsidRDefault="0045526A" w14:paraId="09A94CCA" w14:textId="77777777">
      <w:pPr>
        <w:shd w:val="clear" w:color="auto" w:fill="FFFFFF"/>
        <w:spacing w:line="215" w:lineRule="auto"/>
        <w:rPr>
          <w:rFonts w:ascii="Calibri" w:hAnsi="Calibri" w:eastAsia="Calibri" w:cs="Calibri"/>
          <w:sz w:val="24"/>
          <w:szCs w:val="24"/>
        </w:rPr>
      </w:pPr>
    </w:p>
    <w:p w:rsidRPr="0045526A" w:rsidR="0045526A" w:rsidP="0045526A" w:rsidRDefault="0045526A" w14:paraId="3EF388F2" w14:textId="77777777">
      <w:pPr>
        <w:shd w:val="clear" w:color="auto" w:fill="FFFFFF"/>
        <w:spacing w:line="215" w:lineRule="auto"/>
        <w:rPr>
          <w:rFonts w:ascii="Calibri" w:hAnsi="Calibri" w:eastAsia="Calibri" w:cs="Calibri"/>
          <w:sz w:val="24"/>
          <w:szCs w:val="24"/>
        </w:rPr>
      </w:pPr>
      <w:r w:rsidRPr="0045526A">
        <w:rPr>
          <w:rFonts w:ascii="Calibri" w:hAnsi="Calibri" w:eastAsia="Calibri" w:cs="Calibri"/>
          <w:b/>
          <w:bCs/>
          <w:sz w:val="24"/>
          <w:szCs w:val="24"/>
        </w:rPr>
        <w:t>Vehicle Name:</w:t>
      </w:r>
      <w:r w:rsidRPr="0045526A">
        <w:rPr>
          <w:rFonts w:ascii="Calibri" w:hAnsi="Calibri" w:eastAsia="Calibri" w:cs="Calibri"/>
          <w:sz w:val="24"/>
          <w:szCs w:val="24"/>
        </w:rPr>
        <w:t xml:space="preserve"> This refers to the specific name or identification code for each vehicle in the fleet. For instance, "Toyota Prius," "Ford Explorer," etc.</w:t>
      </w:r>
    </w:p>
    <w:p w:rsidRPr="0045526A" w:rsidR="0045526A" w:rsidP="0045526A" w:rsidRDefault="0045526A" w14:paraId="1FD98229" w14:textId="77777777">
      <w:pPr>
        <w:shd w:val="clear" w:color="auto" w:fill="FFFFFF"/>
        <w:spacing w:line="215" w:lineRule="auto"/>
        <w:rPr>
          <w:rFonts w:ascii="Calibri" w:hAnsi="Calibri" w:eastAsia="Calibri" w:cs="Calibri"/>
          <w:sz w:val="24"/>
          <w:szCs w:val="24"/>
        </w:rPr>
      </w:pPr>
    </w:p>
    <w:p w:rsidRPr="0045526A" w:rsidR="0045526A" w:rsidP="4DF41364" w:rsidRDefault="0045526A" w14:paraId="766314FD" w14:textId="77777777">
      <w:p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b/>
          <w:bCs/>
          <w:sz w:val="24"/>
          <w:szCs w:val="24"/>
          <w:lang w:val="en-US"/>
        </w:rPr>
        <w:t>Vehicle Type:</w:t>
      </w:r>
      <w:r w:rsidRPr="4DF41364">
        <w:rPr>
          <w:rFonts w:ascii="Calibri" w:hAnsi="Calibri" w:eastAsia="Calibri" w:cs="Calibri"/>
          <w:sz w:val="24"/>
          <w:szCs w:val="24"/>
          <w:lang w:val="en-US"/>
        </w:rPr>
        <w:t xml:space="preserve"> Categorize vehicles based on types such as sedan, SUV, minivan, luxury car, etc. This classification helps in managing and assigning appropriate vehicles for specific customer needs.</w:t>
      </w:r>
    </w:p>
    <w:p w:rsidRPr="0045526A" w:rsidR="0045526A" w:rsidP="0045526A" w:rsidRDefault="0045526A" w14:paraId="522933A8" w14:textId="77777777">
      <w:pPr>
        <w:shd w:val="clear" w:color="auto" w:fill="FFFFFF"/>
        <w:spacing w:line="215" w:lineRule="auto"/>
        <w:rPr>
          <w:rFonts w:ascii="Calibri" w:hAnsi="Calibri" w:eastAsia="Calibri" w:cs="Calibri"/>
          <w:sz w:val="24"/>
          <w:szCs w:val="24"/>
        </w:rPr>
      </w:pPr>
    </w:p>
    <w:p w:rsidRPr="0045526A" w:rsidR="0045526A" w:rsidP="0045526A" w:rsidRDefault="0045526A" w14:paraId="11AF96B7" w14:textId="77777777">
      <w:pPr>
        <w:shd w:val="clear" w:color="auto" w:fill="FFFFFF"/>
        <w:spacing w:line="215" w:lineRule="auto"/>
        <w:rPr>
          <w:rFonts w:ascii="Calibri" w:hAnsi="Calibri" w:eastAsia="Calibri" w:cs="Calibri"/>
          <w:sz w:val="24"/>
          <w:szCs w:val="24"/>
        </w:rPr>
      </w:pPr>
      <w:r w:rsidRPr="0045526A">
        <w:rPr>
          <w:rFonts w:ascii="Calibri" w:hAnsi="Calibri" w:eastAsia="Calibri" w:cs="Calibri"/>
          <w:b/>
          <w:bCs/>
          <w:sz w:val="24"/>
          <w:szCs w:val="24"/>
        </w:rPr>
        <w:t>Seats:</w:t>
      </w:r>
      <w:r w:rsidRPr="0045526A">
        <w:rPr>
          <w:rFonts w:ascii="Calibri" w:hAnsi="Calibri" w:eastAsia="Calibri" w:cs="Calibri"/>
          <w:sz w:val="24"/>
          <w:szCs w:val="24"/>
        </w:rPr>
        <w:t xml:space="preserve"> Specify the number of passenger seats available in each vehicle. This information helps in assigning the right vehicle size based on the number of passengers for a booking.</w:t>
      </w:r>
    </w:p>
    <w:p w:rsidRPr="0045526A" w:rsidR="0045526A" w:rsidP="0045526A" w:rsidRDefault="0045526A" w14:paraId="1835A66D" w14:textId="77777777">
      <w:pPr>
        <w:shd w:val="clear" w:color="auto" w:fill="FFFFFF"/>
        <w:spacing w:line="215" w:lineRule="auto"/>
        <w:rPr>
          <w:rFonts w:ascii="Calibri" w:hAnsi="Calibri" w:eastAsia="Calibri" w:cs="Calibri"/>
          <w:sz w:val="24"/>
          <w:szCs w:val="24"/>
        </w:rPr>
      </w:pPr>
    </w:p>
    <w:p w:rsidRPr="0045526A" w:rsidR="0045526A" w:rsidP="4DF41364" w:rsidRDefault="0045526A" w14:paraId="5D3E630F" w14:textId="77777777">
      <w:p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b/>
          <w:bCs/>
          <w:sz w:val="24"/>
          <w:szCs w:val="24"/>
          <w:lang w:val="en-US"/>
        </w:rPr>
        <w:t>Bags:</w:t>
      </w:r>
      <w:r w:rsidRPr="4DF41364">
        <w:rPr>
          <w:rFonts w:ascii="Calibri" w:hAnsi="Calibri" w:eastAsia="Calibri" w:cs="Calibri"/>
          <w:sz w:val="24"/>
          <w:szCs w:val="24"/>
          <w:lang w:val="en-US"/>
        </w:rPr>
        <w:t xml:space="preserve"> Indicate the carrying capacity for luggage or bags in each vehicle. This could include information about trunk space or the number of bags a vehicle can accommodate comfortably.</w:t>
      </w:r>
    </w:p>
    <w:p w:rsidRPr="0045526A" w:rsidR="0045526A" w:rsidP="0045526A" w:rsidRDefault="0045526A" w14:paraId="3D6B30E2" w14:textId="77777777">
      <w:pPr>
        <w:shd w:val="clear" w:color="auto" w:fill="FFFFFF"/>
        <w:spacing w:line="215" w:lineRule="auto"/>
        <w:rPr>
          <w:rFonts w:ascii="Calibri" w:hAnsi="Calibri" w:eastAsia="Calibri" w:cs="Calibri"/>
          <w:sz w:val="24"/>
          <w:szCs w:val="24"/>
        </w:rPr>
      </w:pPr>
    </w:p>
    <w:p w:rsidRPr="0045526A" w:rsidR="0045526A" w:rsidP="4DF41364" w:rsidRDefault="0045526A" w14:paraId="543F204C" w14:textId="77777777">
      <w:p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b/>
          <w:bCs/>
          <w:sz w:val="24"/>
          <w:szCs w:val="24"/>
          <w:lang w:val="en-US"/>
        </w:rPr>
        <w:t>Images:</w:t>
      </w:r>
      <w:r w:rsidRPr="4DF41364">
        <w:rPr>
          <w:rFonts w:ascii="Calibri" w:hAnsi="Calibri" w:eastAsia="Calibri" w:cs="Calibri"/>
          <w:sz w:val="24"/>
          <w:szCs w:val="24"/>
          <w:lang w:val="en-US"/>
        </w:rPr>
        <w:t xml:space="preserve"> Maintain a visual record of each vehicle in the fleet. Having images can be beneficial for marketing purposes, customer information, and quick identification.</w:t>
      </w:r>
    </w:p>
    <w:p w:rsidRPr="0045526A" w:rsidR="0045526A" w:rsidP="0045526A" w:rsidRDefault="0045526A" w14:paraId="14C6E76B" w14:textId="77777777">
      <w:pPr>
        <w:shd w:val="clear" w:color="auto" w:fill="FFFFFF"/>
        <w:spacing w:line="215" w:lineRule="auto"/>
        <w:rPr>
          <w:rFonts w:ascii="Calibri" w:hAnsi="Calibri" w:eastAsia="Calibri" w:cs="Calibri"/>
          <w:sz w:val="24"/>
          <w:szCs w:val="24"/>
        </w:rPr>
      </w:pPr>
    </w:p>
    <w:p w:rsidR="0045526A" w:rsidP="4DF41364" w:rsidRDefault="0045526A" w14:paraId="2DA8A540" w14:textId="77777777">
      <w:p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b/>
          <w:bCs/>
          <w:sz w:val="24"/>
          <w:szCs w:val="24"/>
          <w:lang w:val="en-US"/>
        </w:rPr>
        <w:t>Lead Time:</w:t>
      </w:r>
      <w:r w:rsidRPr="4DF41364">
        <w:rPr>
          <w:rFonts w:ascii="Calibri" w:hAnsi="Calibri" w:eastAsia="Calibri" w:cs="Calibri"/>
          <w:sz w:val="24"/>
          <w:szCs w:val="24"/>
          <w:lang w:val="en-US"/>
        </w:rPr>
        <w:t xml:space="preserve"> This refers to the time required to prepare a vehicle for a trip after receiving a booking request. It includes cleaning, maintenance checks, and other necessary preparations. Tracking lead time is crucial to ensure timely availability of vehicles for customers</w:t>
      </w:r>
    </w:p>
    <w:p w:rsidR="0045526A" w:rsidP="0045526A" w:rsidRDefault="0045526A" w14:paraId="39D856A0" w14:textId="77777777">
      <w:pPr>
        <w:shd w:val="clear" w:color="auto" w:fill="FFFFFF"/>
        <w:spacing w:line="215" w:lineRule="auto"/>
        <w:rPr>
          <w:rFonts w:ascii="Calibri" w:hAnsi="Calibri" w:eastAsia="Calibri" w:cs="Calibri"/>
          <w:sz w:val="24"/>
          <w:szCs w:val="24"/>
        </w:rPr>
      </w:pPr>
    </w:p>
    <w:p w:rsidR="00DC21A2" w:rsidP="4DF41364" w:rsidRDefault="0091387A" w14:paraId="3B8011D1" w14:textId="77777777">
      <w:p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Admin can also publish/unpublish any cars at any time.</w:t>
      </w:r>
    </w:p>
    <w:p w:rsidR="00DC21A2" w:rsidRDefault="00DC21A2" w14:paraId="3B3842A9" w14:textId="77777777">
      <w:pPr>
        <w:shd w:val="clear" w:color="auto" w:fill="FFFFFF"/>
        <w:spacing w:line="215" w:lineRule="auto"/>
        <w:rPr>
          <w:rFonts w:ascii="Calibri" w:hAnsi="Calibri" w:eastAsia="Calibri" w:cs="Calibri"/>
          <w:b/>
          <w:sz w:val="28"/>
          <w:szCs w:val="28"/>
        </w:rPr>
      </w:pPr>
    </w:p>
    <w:p w:rsidR="00DC21A2" w:rsidRDefault="0091387A" w14:paraId="78622F06" w14:textId="77777777">
      <w:pPr>
        <w:shd w:val="clear" w:color="auto" w:fill="FFFFFF"/>
        <w:spacing w:line="215" w:lineRule="auto"/>
        <w:rPr>
          <w:rFonts w:ascii="Calibri" w:hAnsi="Calibri" w:eastAsia="Calibri" w:cs="Calibri"/>
          <w:b/>
          <w:sz w:val="28"/>
          <w:szCs w:val="28"/>
        </w:rPr>
      </w:pPr>
      <w:r>
        <w:rPr>
          <w:rFonts w:ascii="Calibri" w:hAnsi="Calibri" w:eastAsia="Calibri" w:cs="Calibri"/>
          <w:b/>
          <w:sz w:val="28"/>
          <w:szCs w:val="28"/>
        </w:rPr>
        <w:t>Add New Car:</w:t>
      </w:r>
    </w:p>
    <w:p w:rsidR="00DC21A2" w:rsidRDefault="0091387A" w14:paraId="69B2ED04" w14:textId="77777777">
      <w:pPr>
        <w:numPr>
          <w:ilvl w:val="0"/>
          <w:numId w:val="38"/>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Admin can add a new car to the site if any car owner requests them to add the car.</w:t>
      </w:r>
    </w:p>
    <w:p w:rsidR="00DC21A2" w:rsidP="4DF41364" w:rsidRDefault="0091387A" w14:paraId="103BABC4" w14:textId="77777777">
      <w:pPr>
        <w:numPr>
          <w:ilvl w:val="0"/>
          <w:numId w:val="38"/>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Select the rental owner’s name (who wants to list the car) from the drop-down list, and select the brand, Model, vehicle type, and year. Click Save &amp; Continue to fill in other details like Location, Pricing, Specifications, etc. Only if the mandatory fields are filled, the admin can proceed in filling other fields.</w:t>
      </w:r>
    </w:p>
    <w:p w:rsidR="00DC21A2" w:rsidRDefault="0091387A" w14:paraId="5C39349A" w14:textId="77777777">
      <w:pPr>
        <w:numPr>
          <w:ilvl w:val="0"/>
          <w:numId w:val="38"/>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If any of the expiry dates are in the past, the vehicle cannot be added.</w:t>
      </w:r>
    </w:p>
    <w:p w:rsidR="007A1CCF" w:rsidP="007A1CCF" w:rsidRDefault="007A1CCF" w14:paraId="19A3CCD7" w14:textId="77777777">
      <w:pPr>
        <w:shd w:val="clear" w:color="auto" w:fill="FFFFFF"/>
        <w:spacing w:line="215" w:lineRule="auto"/>
        <w:rPr>
          <w:rFonts w:ascii="Calibri" w:hAnsi="Calibri" w:eastAsia="Calibri" w:cs="Calibri"/>
          <w:sz w:val="24"/>
          <w:szCs w:val="24"/>
        </w:rPr>
      </w:pPr>
    </w:p>
    <w:p w:rsidR="007A1CCF" w:rsidP="007A1CCF" w:rsidRDefault="007A1CCF" w14:paraId="3BF6263A" w14:textId="77777777">
      <w:pPr>
        <w:shd w:val="clear" w:color="auto" w:fill="FFFFFF"/>
        <w:spacing w:line="215" w:lineRule="auto"/>
        <w:rPr>
          <w:rFonts w:ascii="Calibri" w:hAnsi="Calibri" w:eastAsia="Calibri" w:cs="Calibri"/>
          <w:b/>
          <w:bCs/>
          <w:sz w:val="24"/>
          <w:szCs w:val="24"/>
        </w:rPr>
      </w:pPr>
      <w:r w:rsidRPr="007A1CCF">
        <w:rPr>
          <w:rFonts w:ascii="Calibri" w:hAnsi="Calibri" w:eastAsia="Calibri" w:cs="Calibri"/>
          <w:b/>
          <w:bCs/>
          <w:sz w:val="24"/>
          <w:szCs w:val="24"/>
        </w:rPr>
        <w:t>Master Data</w:t>
      </w:r>
      <w:r w:rsidR="00597723">
        <w:rPr>
          <w:rFonts w:ascii="Calibri" w:hAnsi="Calibri" w:eastAsia="Calibri" w:cs="Calibri"/>
          <w:b/>
          <w:bCs/>
          <w:sz w:val="24"/>
          <w:szCs w:val="24"/>
        </w:rPr>
        <w:t xml:space="preserve"> Managed by super admin</w:t>
      </w:r>
      <w:r>
        <w:rPr>
          <w:rFonts w:ascii="Calibri" w:hAnsi="Calibri" w:eastAsia="Calibri" w:cs="Calibri"/>
          <w:b/>
          <w:bCs/>
          <w:sz w:val="24"/>
          <w:szCs w:val="24"/>
        </w:rPr>
        <w:t xml:space="preserve">: </w:t>
      </w:r>
    </w:p>
    <w:p w:rsidR="007A1CCF" w:rsidP="007A1CCF" w:rsidRDefault="007A1CCF" w14:paraId="6D255BE7" w14:textId="77777777">
      <w:pPr>
        <w:shd w:val="clear" w:color="auto" w:fill="FFFFFF"/>
        <w:spacing w:line="215" w:lineRule="auto"/>
        <w:rPr>
          <w:rFonts w:ascii="Calibri" w:hAnsi="Calibri" w:eastAsia="Calibri" w:cs="Calibri"/>
          <w:b/>
          <w:bCs/>
          <w:sz w:val="24"/>
          <w:szCs w:val="24"/>
        </w:rPr>
      </w:pPr>
    </w:p>
    <w:tbl>
      <w:tblPr>
        <w:tblStyle w:val="af4"/>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600" w:firstRow="0" w:lastRow="0" w:firstColumn="0" w:lastColumn="0" w:noHBand="1" w:noVBand="1"/>
      </w:tblPr>
      <w:tblGrid>
        <w:gridCol w:w="900"/>
        <w:gridCol w:w="2220"/>
        <w:gridCol w:w="1560"/>
        <w:gridCol w:w="1560"/>
        <w:gridCol w:w="1710"/>
        <w:gridCol w:w="1410"/>
      </w:tblGrid>
      <w:tr w:rsidR="007A1CCF" w:rsidTr="4DF41364" w14:paraId="652FEA41" w14:textId="77777777">
        <w:tc>
          <w:tcPr>
            <w:tcW w:w="900" w:type="dxa"/>
            <w:tcMar>
              <w:top w:w="100" w:type="dxa"/>
              <w:left w:w="100" w:type="dxa"/>
              <w:bottom w:w="100" w:type="dxa"/>
              <w:right w:w="100" w:type="dxa"/>
            </w:tcMar>
          </w:tcPr>
          <w:p w:rsidR="007A1CCF" w:rsidP="0091387A" w:rsidRDefault="007A1CCF" w14:paraId="4D43AF25"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S NO</w:t>
            </w:r>
          </w:p>
        </w:tc>
        <w:tc>
          <w:tcPr>
            <w:tcW w:w="2220" w:type="dxa"/>
            <w:tcMar>
              <w:top w:w="100" w:type="dxa"/>
              <w:left w:w="100" w:type="dxa"/>
              <w:bottom w:w="100" w:type="dxa"/>
              <w:right w:w="100" w:type="dxa"/>
            </w:tcMar>
          </w:tcPr>
          <w:p w:rsidR="007A1CCF" w:rsidP="0091387A" w:rsidRDefault="007A1CCF" w14:paraId="38A2EC98"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Fields</w:t>
            </w:r>
          </w:p>
        </w:tc>
        <w:tc>
          <w:tcPr>
            <w:tcW w:w="1560" w:type="dxa"/>
            <w:tcMar>
              <w:top w:w="100" w:type="dxa"/>
              <w:left w:w="100" w:type="dxa"/>
              <w:bottom w:w="100" w:type="dxa"/>
              <w:right w:w="100" w:type="dxa"/>
            </w:tcMar>
          </w:tcPr>
          <w:p w:rsidR="007A1CCF" w:rsidP="0091387A" w:rsidRDefault="007A1CCF" w14:paraId="5D5B4800"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Control</w:t>
            </w:r>
          </w:p>
        </w:tc>
        <w:tc>
          <w:tcPr>
            <w:tcW w:w="1560" w:type="dxa"/>
            <w:tcMar>
              <w:top w:w="100" w:type="dxa"/>
              <w:left w:w="100" w:type="dxa"/>
              <w:bottom w:w="100" w:type="dxa"/>
              <w:right w:w="100" w:type="dxa"/>
            </w:tcMar>
          </w:tcPr>
          <w:p w:rsidR="007A1CCF" w:rsidP="0091387A" w:rsidRDefault="007A1CCF" w14:paraId="11E61E77"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Mandatory</w:t>
            </w:r>
          </w:p>
        </w:tc>
        <w:tc>
          <w:tcPr>
            <w:tcW w:w="1710" w:type="dxa"/>
            <w:tcMar>
              <w:top w:w="100" w:type="dxa"/>
              <w:left w:w="100" w:type="dxa"/>
              <w:bottom w:w="100" w:type="dxa"/>
              <w:right w:w="100" w:type="dxa"/>
            </w:tcMar>
          </w:tcPr>
          <w:p w:rsidR="007A1CCF" w:rsidP="0091387A" w:rsidRDefault="007A1CCF" w14:paraId="442B7560"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Value</w:t>
            </w:r>
          </w:p>
        </w:tc>
        <w:tc>
          <w:tcPr>
            <w:tcW w:w="1410" w:type="dxa"/>
            <w:tcMar>
              <w:top w:w="100" w:type="dxa"/>
              <w:left w:w="100" w:type="dxa"/>
              <w:bottom w:w="100" w:type="dxa"/>
              <w:right w:w="100" w:type="dxa"/>
            </w:tcMar>
          </w:tcPr>
          <w:p w:rsidR="007A1CCF" w:rsidP="0091387A" w:rsidRDefault="007A1CCF" w14:paraId="5242BBEA"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Default</w:t>
            </w:r>
          </w:p>
        </w:tc>
      </w:tr>
      <w:tr w:rsidR="007A1CCF" w:rsidTr="4DF41364" w14:paraId="4EFFF15E" w14:textId="77777777">
        <w:tc>
          <w:tcPr>
            <w:tcW w:w="900" w:type="dxa"/>
            <w:tcMar>
              <w:top w:w="100" w:type="dxa"/>
              <w:left w:w="100" w:type="dxa"/>
              <w:bottom w:w="100" w:type="dxa"/>
              <w:right w:w="100" w:type="dxa"/>
            </w:tcMar>
          </w:tcPr>
          <w:p w:rsidRPr="0045526A" w:rsidR="007A1CCF" w:rsidP="0091387A" w:rsidRDefault="007A1CCF" w14:paraId="7A3AAF2E" w14:textId="77777777">
            <w:pPr>
              <w:widowControl w:val="0"/>
              <w:pBdr>
                <w:top w:val="nil"/>
                <w:left w:val="nil"/>
                <w:bottom w:val="nil"/>
                <w:right w:val="nil"/>
                <w:between w:val="nil"/>
              </w:pBdr>
              <w:spacing w:line="240" w:lineRule="auto"/>
              <w:rPr>
                <w:rFonts w:ascii="Calibri" w:hAnsi="Calibri" w:eastAsia="Calibri" w:cs="Calibri"/>
                <w:bCs/>
                <w:sz w:val="28"/>
                <w:szCs w:val="28"/>
              </w:rPr>
            </w:pPr>
            <w:r w:rsidRPr="0045526A">
              <w:rPr>
                <w:rFonts w:ascii="Calibri" w:hAnsi="Calibri" w:eastAsia="Calibri" w:cs="Calibri"/>
                <w:bCs/>
                <w:sz w:val="28"/>
                <w:szCs w:val="28"/>
              </w:rPr>
              <w:t>1</w:t>
            </w:r>
          </w:p>
        </w:tc>
        <w:tc>
          <w:tcPr>
            <w:tcW w:w="2220" w:type="dxa"/>
            <w:tcMar>
              <w:top w:w="100" w:type="dxa"/>
              <w:left w:w="100" w:type="dxa"/>
              <w:bottom w:w="100" w:type="dxa"/>
              <w:right w:w="100" w:type="dxa"/>
            </w:tcMar>
          </w:tcPr>
          <w:p w:rsidR="007A1CCF" w:rsidP="4DF41364" w:rsidRDefault="007A1CCF" w14:paraId="385F634F" w14:textId="77777777">
            <w:pPr>
              <w:widowControl w:val="0"/>
              <w:pBdr>
                <w:top w:val="nil"/>
                <w:left w:val="nil"/>
                <w:bottom w:val="nil"/>
                <w:right w:val="nil"/>
                <w:between w:val="nil"/>
              </w:pBd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Vehicle  Name</w:t>
            </w:r>
          </w:p>
        </w:tc>
        <w:tc>
          <w:tcPr>
            <w:tcW w:w="1560" w:type="dxa"/>
            <w:tcMar>
              <w:top w:w="100" w:type="dxa"/>
              <w:left w:w="100" w:type="dxa"/>
              <w:bottom w:w="100" w:type="dxa"/>
              <w:right w:w="100" w:type="dxa"/>
            </w:tcMar>
          </w:tcPr>
          <w:p w:rsidR="007A1CCF" w:rsidP="0091387A" w:rsidRDefault="007A1CCF" w14:paraId="3E71A13F"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7A1CCF" w:rsidP="0091387A" w:rsidRDefault="007A1CCF" w14:paraId="2843B5AB"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Required</w:t>
            </w:r>
          </w:p>
        </w:tc>
        <w:tc>
          <w:tcPr>
            <w:tcW w:w="1710" w:type="dxa"/>
            <w:tcMar>
              <w:top w:w="100" w:type="dxa"/>
              <w:left w:w="100" w:type="dxa"/>
              <w:bottom w:w="100" w:type="dxa"/>
              <w:right w:w="100" w:type="dxa"/>
            </w:tcMar>
          </w:tcPr>
          <w:p w:rsidRPr="00DC4286" w:rsidR="007A1CCF" w:rsidP="4DF41364" w:rsidRDefault="007A1CCF" w14:paraId="489D3B69" w14:textId="77777777">
            <w:pPr>
              <w:widowControl w:val="0"/>
              <w:pBdr>
                <w:top w:val="nil"/>
                <w:left w:val="nil"/>
                <w:bottom w:val="nil"/>
                <w:right w:val="nil"/>
                <w:between w:val="nil"/>
              </w:pBdr>
              <w:spacing w:line="240" w:lineRule="auto"/>
              <w:rPr>
                <w:rFonts w:ascii="Calibri" w:hAnsi="Calibri" w:eastAsia="Calibri" w:cs="Calibri"/>
                <w:sz w:val="28"/>
                <w:szCs w:val="28"/>
                <w:lang w:val="en-US"/>
              </w:rPr>
            </w:pPr>
            <w:r w:rsidRPr="4DF41364">
              <w:rPr>
                <w:rFonts w:ascii="Calibri" w:hAnsi="Calibri" w:eastAsia="Calibri" w:cs="Calibri"/>
                <w:sz w:val="24"/>
                <w:szCs w:val="24"/>
                <w:lang w:val="en-US"/>
              </w:rPr>
              <w:t>Honda city, audi v8</w:t>
            </w:r>
          </w:p>
        </w:tc>
        <w:tc>
          <w:tcPr>
            <w:tcW w:w="1410" w:type="dxa"/>
            <w:tcMar>
              <w:top w:w="100" w:type="dxa"/>
              <w:left w:w="100" w:type="dxa"/>
              <w:bottom w:w="100" w:type="dxa"/>
              <w:right w:w="100" w:type="dxa"/>
            </w:tcMar>
          </w:tcPr>
          <w:p w:rsidR="007A1CCF" w:rsidP="0091387A" w:rsidRDefault="007A1CCF" w14:paraId="52FD0043"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7A1CCF" w:rsidTr="4DF41364" w14:paraId="5C1EF9B8" w14:textId="77777777">
        <w:tc>
          <w:tcPr>
            <w:tcW w:w="900" w:type="dxa"/>
            <w:tcMar>
              <w:top w:w="100" w:type="dxa"/>
              <w:left w:w="100" w:type="dxa"/>
              <w:bottom w:w="100" w:type="dxa"/>
              <w:right w:w="100" w:type="dxa"/>
            </w:tcMar>
          </w:tcPr>
          <w:p w:rsidR="007A1CCF" w:rsidP="0091387A" w:rsidRDefault="007A1CCF" w14:paraId="4BDB739F"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2</w:t>
            </w:r>
          </w:p>
        </w:tc>
        <w:tc>
          <w:tcPr>
            <w:tcW w:w="2220" w:type="dxa"/>
            <w:tcMar>
              <w:top w:w="100" w:type="dxa"/>
              <w:left w:w="100" w:type="dxa"/>
              <w:bottom w:w="100" w:type="dxa"/>
              <w:right w:w="100" w:type="dxa"/>
            </w:tcMar>
          </w:tcPr>
          <w:p w:rsidR="007A1CCF" w:rsidP="0091387A" w:rsidRDefault="007A1CCF" w14:paraId="3CEF77C0"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Car Type</w:t>
            </w:r>
          </w:p>
        </w:tc>
        <w:tc>
          <w:tcPr>
            <w:tcW w:w="1560" w:type="dxa"/>
            <w:tcMar>
              <w:top w:w="100" w:type="dxa"/>
              <w:left w:w="100" w:type="dxa"/>
              <w:bottom w:w="100" w:type="dxa"/>
              <w:right w:w="100" w:type="dxa"/>
            </w:tcMar>
          </w:tcPr>
          <w:p w:rsidR="007A1CCF" w:rsidP="0091387A" w:rsidRDefault="007A1CCF" w14:paraId="49D1C42F"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Dropdown</w:t>
            </w:r>
          </w:p>
        </w:tc>
        <w:tc>
          <w:tcPr>
            <w:tcW w:w="1560" w:type="dxa"/>
            <w:tcMar>
              <w:top w:w="100" w:type="dxa"/>
              <w:left w:w="100" w:type="dxa"/>
              <w:bottom w:w="100" w:type="dxa"/>
              <w:right w:w="100" w:type="dxa"/>
            </w:tcMar>
          </w:tcPr>
          <w:p w:rsidR="007A1CCF" w:rsidP="0091387A" w:rsidRDefault="007A1CCF" w14:paraId="0F602B33"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710" w:type="dxa"/>
            <w:tcMar>
              <w:top w:w="100" w:type="dxa"/>
              <w:left w:w="100" w:type="dxa"/>
              <w:bottom w:w="100" w:type="dxa"/>
              <w:right w:w="100" w:type="dxa"/>
            </w:tcMar>
          </w:tcPr>
          <w:p w:rsidR="007A1CCF" w:rsidP="0091387A" w:rsidRDefault="007A1CCF" w14:paraId="7765FB1F" w14:textId="579E3D99">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 xml:space="preserve">City car, </w:t>
            </w:r>
            <w:r w:rsidR="002D1C08">
              <w:rPr>
                <w:rFonts w:ascii="Calibri" w:hAnsi="Calibri" w:eastAsia="Calibri" w:cs="Calibri"/>
                <w:sz w:val="24"/>
                <w:szCs w:val="24"/>
              </w:rPr>
              <w:t>SUV</w:t>
            </w:r>
            <w:r>
              <w:rPr>
                <w:rFonts w:ascii="Calibri" w:hAnsi="Calibri" w:eastAsia="Calibri" w:cs="Calibri"/>
                <w:sz w:val="24"/>
                <w:szCs w:val="24"/>
              </w:rPr>
              <w:t>, Large</w:t>
            </w:r>
          </w:p>
        </w:tc>
        <w:tc>
          <w:tcPr>
            <w:tcW w:w="1410" w:type="dxa"/>
            <w:tcMar>
              <w:top w:w="100" w:type="dxa"/>
              <w:left w:w="100" w:type="dxa"/>
              <w:bottom w:w="100" w:type="dxa"/>
              <w:right w:w="100" w:type="dxa"/>
            </w:tcMar>
          </w:tcPr>
          <w:p w:rsidR="007A1CCF" w:rsidP="0091387A" w:rsidRDefault="007A1CCF" w14:paraId="1E5FCBED"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7A1CCF" w:rsidTr="4DF41364" w14:paraId="10832D89" w14:textId="77777777">
        <w:tc>
          <w:tcPr>
            <w:tcW w:w="900" w:type="dxa"/>
            <w:tcMar>
              <w:top w:w="100" w:type="dxa"/>
              <w:left w:w="100" w:type="dxa"/>
              <w:bottom w:w="100" w:type="dxa"/>
              <w:right w:w="100" w:type="dxa"/>
            </w:tcMar>
          </w:tcPr>
          <w:p w:rsidR="007A1CCF" w:rsidP="0091387A" w:rsidRDefault="007A1CCF" w14:paraId="2B5EF1A5"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3</w:t>
            </w:r>
          </w:p>
        </w:tc>
        <w:tc>
          <w:tcPr>
            <w:tcW w:w="2220" w:type="dxa"/>
            <w:tcMar>
              <w:top w:w="100" w:type="dxa"/>
              <w:left w:w="100" w:type="dxa"/>
              <w:bottom w:w="100" w:type="dxa"/>
              <w:right w:w="100" w:type="dxa"/>
            </w:tcMar>
          </w:tcPr>
          <w:p w:rsidR="007A1CCF" w:rsidP="0091387A" w:rsidRDefault="007A1CCF" w14:paraId="74690CB2"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seats</w:t>
            </w:r>
          </w:p>
        </w:tc>
        <w:tc>
          <w:tcPr>
            <w:tcW w:w="1560" w:type="dxa"/>
            <w:tcMar>
              <w:top w:w="100" w:type="dxa"/>
              <w:left w:w="100" w:type="dxa"/>
              <w:bottom w:w="100" w:type="dxa"/>
              <w:right w:w="100" w:type="dxa"/>
            </w:tcMar>
          </w:tcPr>
          <w:p w:rsidR="007A1CCF" w:rsidP="0091387A" w:rsidRDefault="007A1CCF" w14:paraId="7D190CFC"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Dropdown</w:t>
            </w:r>
          </w:p>
        </w:tc>
        <w:tc>
          <w:tcPr>
            <w:tcW w:w="1560" w:type="dxa"/>
            <w:tcMar>
              <w:top w:w="100" w:type="dxa"/>
              <w:left w:w="100" w:type="dxa"/>
              <w:bottom w:w="100" w:type="dxa"/>
              <w:right w:w="100" w:type="dxa"/>
            </w:tcMar>
          </w:tcPr>
          <w:p w:rsidR="007A1CCF" w:rsidP="0091387A" w:rsidRDefault="007A1CCF" w14:paraId="4514175B"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710" w:type="dxa"/>
            <w:tcMar>
              <w:top w:w="100" w:type="dxa"/>
              <w:left w:w="100" w:type="dxa"/>
              <w:bottom w:w="100" w:type="dxa"/>
              <w:right w:w="100" w:type="dxa"/>
            </w:tcMar>
          </w:tcPr>
          <w:p w:rsidR="007A1CCF" w:rsidP="0091387A" w:rsidRDefault="007A1CCF" w14:paraId="2ED0E8FC"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410" w:type="dxa"/>
            <w:tcMar>
              <w:top w:w="100" w:type="dxa"/>
              <w:left w:w="100" w:type="dxa"/>
              <w:bottom w:w="100" w:type="dxa"/>
              <w:right w:w="100" w:type="dxa"/>
            </w:tcMar>
          </w:tcPr>
          <w:p w:rsidR="007A1CCF" w:rsidP="0091387A" w:rsidRDefault="007A1CCF" w14:paraId="1F86C6BE"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7A1CCF" w:rsidTr="4DF41364" w14:paraId="636C6C5F" w14:textId="77777777">
        <w:tc>
          <w:tcPr>
            <w:tcW w:w="900" w:type="dxa"/>
            <w:tcMar>
              <w:top w:w="100" w:type="dxa"/>
              <w:left w:w="100" w:type="dxa"/>
              <w:bottom w:w="100" w:type="dxa"/>
              <w:right w:w="100" w:type="dxa"/>
            </w:tcMar>
          </w:tcPr>
          <w:p w:rsidR="007A1CCF" w:rsidP="0091387A" w:rsidRDefault="007A1CCF" w14:paraId="13769153"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4</w:t>
            </w:r>
          </w:p>
        </w:tc>
        <w:tc>
          <w:tcPr>
            <w:tcW w:w="2220" w:type="dxa"/>
            <w:tcMar>
              <w:top w:w="100" w:type="dxa"/>
              <w:left w:w="100" w:type="dxa"/>
              <w:bottom w:w="100" w:type="dxa"/>
              <w:right w:w="100" w:type="dxa"/>
            </w:tcMar>
          </w:tcPr>
          <w:p w:rsidR="007A1CCF" w:rsidP="0091387A" w:rsidRDefault="007A1CCF" w14:paraId="46B1EB9A"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No of bags/suitcases</w:t>
            </w:r>
          </w:p>
        </w:tc>
        <w:tc>
          <w:tcPr>
            <w:tcW w:w="1560" w:type="dxa"/>
            <w:tcMar>
              <w:top w:w="100" w:type="dxa"/>
              <w:left w:w="100" w:type="dxa"/>
              <w:bottom w:w="100" w:type="dxa"/>
              <w:right w:w="100" w:type="dxa"/>
            </w:tcMar>
          </w:tcPr>
          <w:p w:rsidR="007A1CCF" w:rsidP="0091387A" w:rsidRDefault="007A1CCF" w14:paraId="32A8539B"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Dropdown</w:t>
            </w:r>
          </w:p>
        </w:tc>
        <w:tc>
          <w:tcPr>
            <w:tcW w:w="1560" w:type="dxa"/>
            <w:tcMar>
              <w:top w:w="100" w:type="dxa"/>
              <w:left w:w="100" w:type="dxa"/>
              <w:bottom w:w="100" w:type="dxa"/>
              <w:right w:w="100" w:type="dxa"/>
            </w:tcMar>
          </w:tcPr>
          <w:p w:rsidR="007A1CCF" w:rsidP="0091387A" w:rsidRDefault="007A1CCF" w14:paraId="7E9C20EB"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710" w:type="dxa"/>
            <w:tcMar>
              <w:top w:w="100" w:type="dxa"/>
              <w:left w:w="100" w:type="dxa"/>
              <w:bottom w:w="100" w:type="dxa"/>
              <w:right w:w="100" w:type="dxa"/>
            </w:tcMar>
          </w:tcPr>
          <w:p w:rsidR="007A1CCF" w:rsidP="0091387A" w:rsidRDefault="007A1CCF" w14:paraId="46A7DFBE"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410" w:type="dxa"/>
            <w:tcMar>
              <w:top w:w="100" w:type="dxa"/>
              <w:left w:w="100" w:type="dxa"/>
              <w:bottom w:w="100" w:type="dxa"/>
              <w:right w:w="100" w:type="dxa"/>
            </w:tcMar>
          </w:tcPr>
          <w:p w:rsidR="007A1CCF" w:rsidP="0091387A" w:rsidRDefault="007A1CCF" w14:paraId="313F45FB"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7A1CCF" w:rsidTr="4DF41364" w14:paraId="473BCF25" w14:textId="77777777">
        <w:tblPrEx>
          <w:tblLook w:val="04A0" w:firstRow="1" w:lastRow="0" w:firstColumn="1" w:lastColumn="0" w:noHBand="0" w:noVBand="1"/>
        </w:tblPrEx>
        <w:tc>
          <w:tcPr>
            <w:tcW w:w="900" w:type="dxa"/>
          </w:tcPr>
          <w:p w:rsidR="007A1CCF" w:rsidP="0091387A" w:rsidRDefault="00597723" w14:paraId="51866F92"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5</w:t>
            </w:r>
          </w:p>
        </w:tc>
        <w:tc>
          <w:tcPr>
            <w:tcW w:w="2220" w:type="dxa"/>
          </w:tcPr>
          <w:p w:rsidR="007A1CCF" w:rsidP="0091387A" w:rsidRDefault="007A1CCF" w14:paraId="2D7325EE"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Car Image</w:t>
            </w:r>
          </w:p>
        </w:tc>
        <w:tc>
          <w:tcPr>
            <w:tcW w:w="1560" w:type="dxa"/>
          </w:tcPr>
          <w:p w:rsidR="007A1CCF" w:rsidP="0091387A" w:rsidRDefault="007A1CCF" w14:paraId="3582F8E6"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Upload Image</w:t>
            </w:r>
          </w:p>
        </w:tc>
        <w:tc>
          <w:tcPr>
            <w:tcW w:w="1560" w:type="dxa"/>
          </w:tcPr>
          <w:p w:rsidR="007A1CCF" w:rsidP="0091387A" w:rsidRDefault="007A1CCF" w14:paraId="7C93566F"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710" w:type="dxa"/>
          </w:tcPr>
          <w:p w:rsidR="007A1CCF" w:rsidP="0091387A" w:rsidRDefault="007A1CCF" w14:paraId="3B67DA15"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410" w:type="dxa"/>
          </w:tcPr>
          <w:p w:rsidR="007A1CCF" w:rsidP="0091387A" w:rsidRDefault="007A1CCF" w14:paraId="1A2637EA"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7A1CCF" w:rsidTr="4DF41364" w14:paraId="03BA53A9" w14:textId="77777777">
        <w:tblPrEx>
          <w:tblLook w:val="04A0" w:firstRow="1" w:lastRow="0" w:firstColumn="1" w:lastColumn="0" w:noHBand="0" w:noVBand="1"/>
        </w:tblPrEx>
        <w:tc>
          <w:tcPr>
            <w:tcW w:w="900" w:type="dxa"/>
          </w:tcPr>
          <w:p w:rsidR="007A1CCF" w:rsidP="0091387A" w:rsidRDefault="00597723" w14:paraId="5C868EB0"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6</w:t>
            </w:r>
          </w:p>
        </w:tc>
        <w:tc>
          <w:tcPr>
            <w:tcW w:w="2220" w:type="dxa"/>
          </w:tcPr>
          <w:p w:rsidR="007A1CCF" w:rsidP="0091387A" w:rsidRDefault="007A1CCF" w14:paraId="311CE462"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Characteristics</w:t>
            </w:r>
          </w:p>
        </w:tc>
        <w:tc>
          <w:tcPr>
            <w:tcW w:w="1560" w:type="dxa"/>
          </w:tcPr>
          <w:p w:rsidR="007A1CCF" w:rsidP="0091387A" w:rsidRDefault="007A1CCF" w14:paraId="3C725367"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Check box</w:t>
            </w:r>
          </w:p>
        </w:tc>
        <w:tc>
          <w:tcPr>
            <w:tcW w:w="1560" w:type="dxa"/>
          </w:tcPr>
          <w:p w:rsidR="007A1CCF" w:rsidP="0091387A" w:rsidRDefault="007A1CCF" w14:paraId="08F65B0E"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710" w:type="dxa"/>
          </w:tcPr>
          <w:p w:rsidR="007A1CCF" w:rsidP="0091387A" w:rsidRDefault="007A1CCF" w14:paraId="6E0FEA3F"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A/C, Diesel, petrol, non-A/C</w:t>
            </w:r>
          </w:p>
        </w:tc>
        <w:tc>
          <w:tcPr>
            <w:tcW w:w="1410" w:type="dxa"/>
          </w:tcPr>
          <w:p w:rsidR="007A1CCF" w:rsidP="0091387A" w:rsidRDefault="007A1CCF" w14:paraId="739A5BA2"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bl>
    <w:p w:rsidRPr="007A1CCF" w:rsidR="007A1CCF" w:rsidP="007A1CCF" w:rsidRDefault="007A1CCF" w14:paraId="1E282CF9" w14:textId="77777777">
      <w:pPr>
        <w:shd w:val="clear" w:color="auto" w:fill="FFFFFF"/>
        <w:spacing w:line="215" w:lineRule="auto"/>
        <w:rPr>
          <w:rFonts w:ascii="Calibri" w:hAnsi="Calibri" w:eastAsia="Calibri" w:cs="Calibri"/>
          <w:b/>
          <w:bCs/>
          <w:sz w:val="24"/>
          <w:szCs w:val="24"/>
        </w:rPr>
      </w:pPr>
    </w:p>
    <w:p w:rsidR="00DC21A2" w:rsidRDefault="005171A2" w14:paraId="0652173D" w14:textId="77777777">
      <w:pPr>
        <w:shd w:val="clear" w:color="auto" w:fill="FFFFFF"/>
        <w:spacing w:line="215" w:lineRule="auto"/>
        <w:rPr>
          <w:rFonts w:ascii="Calibri" w:hAnsi="Calibri" w:eastAsia="Calibri" w:cs="Calibri"/>
          <w:b/>
          <w:sz w:val="28"/>
          <w:szCs w:val="28"/>
        </w:rPr>
      </w:pPr>
      <w:r>
        <w:rPr>
          <w:rFonts w:ascii="Calibri" w:hAnsi="Calibri" w:eastAsia="Calibri" w:cs="Calibri"/>
          <w:b/>
          <w:bCs/>
          <w:sz w:val="24"/>
          <w:szCs w:val="24"/>
        </w:rPr>
        <w:t>Managed by Supplier / driver admin</w:t>
      </w:r>
      <w:r w:rsidR="0038303F">
        <w:rPr>
          <w:rFonts w:ascii="Calibri" w:hAnsi="Calibri" w:eastAsia="Calibri" w:cs="Calibri"/>
          <w:b/>
          <w:bCs/>
          <w:sz w:val="24"/>
          <w:szCs w:val="24"/>
        </w:rPr>
        <w:t>:</w:t>
      </w:r>
    </w:p>
    <w:p w:rsidR="00DC21A2" w:rsidRDefault="00DC21A2" w14:paraId="16523D47" w14:textId="77777777">
      <w:pPr>
        <w:shd w:val="clear" w:color="auto" w:fill="FFFFFF"/>
        <w:spacing w:line="215" w:lineRule="auto"/>
        <w:rPr>
          <w:rFonts w:ascii="Calibri" w:hAnsi="Calibri" w:eastAsia="Calibri" w:cs="Calibri"/>
          <w:b/>
          <w:sz w:val="28"/>
          <w:szCs w:val="28"/>
        </w:rPr>
      </w:pPr>
    </w:p>
    <w:tbl>
      <w:tblPr>
        <w:tblStyle w:val="af4"/>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0"/>
        <w:gridCol w:w="2220"/>
        <w:gridCol w:w="1560"/>
        <w:gridCol w:w="1560"/>
        <w:gridCol w:w="1710"/>
        <w:gridCol w:w="1410"/>
      </w:tblGrid>
      <w:tr w:rsidR="00DC21A2" w:rsidTr="4DF41364" w14:paraId="2221643B" w14:textId="77777777">
        <w:tc>
          <w:tcPr>
            <w:tcW w:w="900" w:type="dxa"/>
            <w:tcMar>
              <w:top w:w="100" w:type="dxa"/>
              <w:left w:w="100" w:type="dxa"/>
              <w:bottom w:w="100" w:type="dxa"/>
              <w:right w:w="100" w:type="dxa"/>
            </w:tcMar>
          </w:tcPr>
          <w:p w:rsidR="00DC21A2" w:rsidRDefault="0091387A" w14:paraId="6C059685"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S NO</w:t>
            </w:r>
          </w:p>
        </w:tc>
        <w:tc>
          <w:tcPr>
            <w:tcW w:w="2220" w:type="dxa"/>
            <w:tcMar>
              <w:top w:w="100" w:type="dxa"/>
              <w:left w:w="100" w:type="dxa"/>
              <w:bottom w:w="100" w:type="dxa"/>
              <w:right w:w="100" w:type="dxa"/>
            </w:tcMar>
          </w:tcPr>
          <w:p w:rsidR="00DC21A2" w:rsidRDefault="0091387A" w14:paraId="2D6C6254"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Fields</w:t>
            </w:r>
          </w:p>
        </w:tc>
        <w:tc>
          <w:tcPr>
            <w:tcW w:w="1560" w:type="dxa"/>
            <w:tcMar>
              <w:top w:w="100" w:type="dxa"/>
              <w:left w:w="100" w:type="dxa"/>
              <w:bottom w:w="100" w:type="dxa"/>
              <w:right w:w="100" w:type="dxa"/>
            </w:tcMar>
          </w:tcPr>
          <w:p w:rsidR="00DC21A2" w:rsidRDefault="0091387A" w14:paraId="32050DA7"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Control</w:t>
            </w:r>
          </w:p>
        </w:tc>
        <w:tc>
          <w:tcPr>
            <w:tcW w:w="1560" w:type="dxa"/>
            <w:tcMar>
              <w:top w:w="100" w:type="dxa"/>
              <w:left w:w="100" w:type="dxa"/>
              <w:bottom w:w="100" w:type="dxa"/>
              <w:right w:w="100" w:type="dxa"/>
            </w:tcMar>
          </w:tcPr>
          <w:p w:rsidR="00DC21A2" w:rsidRDefault="0091387A" w14:paraId="06E9910B"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Mandatory</w:t>
            </w:r>
          </w:p>
        </w:tc>
        <w:tc>
          <w:tcPr>
            <w:tcW w:w="1710" w:type="dxa"/>
            <w:tcMar>
              <w:top w:w="100" w:type="dxa"/>
              <w:left w:w="100" w:type="dxa"/>
              <w:bottom w:w="100" w:type="dxa"/>
              <w:right w:w="100" w:type="dxa"/>
            </w:tcMar>
          </w:tcPr>
          <w:p w:rsidR="00DC21A2" w:rsidRDefault="0091387A" w14:paraId="496E1083"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Value</w:t>
            </w:r>
          </w:p>
        </w:tc>
        <w:tc>
          <w:tcPr>
            <w:tcW w:w="1410" w:type="dxa"/>
            <w:tcMar>
              <w:top w:w="100" w:type="dxa"/>
              <w:left w:w="100" w:type="dxa"/>
              <w:bottom w:w="100" w:type="dxa"/>
              <w:right w:w="100" w:type="dxa"/>
            </w:tcMar>
          </w:tcPr>
          <w:p w:rsidR="00DC21A2" w:rsidRDefault="0091387A" w14:paraId="1E7C504D"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Default</w:t>
            </w:r>
          </w:p>
        </w:tc>
      </w:tr>
      <w:tr w:rsidR="00DC21A2" w:rsidTr="4DF41364" w14:paraId="3B5314B4" w14:textId="77777777">
        <w:tc>
          <w:tcPr>
            <w:tcW w:w="900" w:type="dxa"/>
            <w:tcMar>
              <w:top w:w="100" w:type="dxa"/>
              <w:left w:w="100" w:type="dxa"/>
              <w:bottom w:w="100" w:type="dxa"/>
              <w:right w:w="100" w:type="dxa"/>
            </w:tcMar>
          </w:tcPr>
          <w:p w:rsidRPr="0045526A" w:rsidR="00DC21A2" w:rsidRDefault="0091387A" w14:paraId="760EDF22" w14:textId="77777777">
            <w:pPr>
              <w:widowControl w:val="0"/>
              <w:pBdr>
                <w:top w:val="nil"/>
                <w:left w:val="nil"/>
                <w:bottom w:val="nil"/>
                <w:right w:val="nil"/>
                <w:between w:val="nil"/>
              </w:pBdr>
              <w:spacing w:line="240" w:lineRule="auto"/>
              <w:rPr>
                <w:rFonts w:ascii="Calibri" w:hAnsi="Calibri" w:eastAsia="Calibri" w:cs="Calibri"/>
                <w:bCs/>
                <w:sz w:val="28"/>
                <w:szCs w:val="28"/>
              </w:rPr>
            </w:pPr>
            <w:r w:rsidRPr="0045526A">
              <w:rPr>
                <w:rFonts w:ascii="Calibri" w:hAnsi="Calibri" w:eastAsia="Calibri" w:cs="Calibri"/>
                <w:bCs/>
                <w:sz w:val="28"/>
                <w:szCs w:val="28"/>
              </w:rPr>
              <w:t>1</w:t>
            </w:r>
          </w:p>
        </w:tc>
        <w:tc>
          <w:tcPr>
            <w:tcW w:w="2220" w:type="dxa"/>
            <w:tcMar>
              <w:top w:w="100" w:type="dxa"/>
              <w:left w:w="100" w:type="dxa"/>
              <w:bottom w:w="100" w:type="dxa"/>
              <w:right w:w="100" w:type="dxa"/>
            </w:tcMar>
          </w:tcPr>
          <w:p w:rsidR="00DC21A2" w:rsidP="4DF41364" w:rsidRDefault="0045526A" w14:paraId="339301EE" w14:textId="77777777">
            <w:pPr>
              <w:widowControl w:val="0"/>
              <w:pBdr>
                <w:top w:val="nil"/>
                <w:left w:val="nil"/>
                <w:bottom w:val="nil"/>
                <w:right w:val="nil"/>
                <w:between w:val="nil"/>
              </w:pBd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Vehicle  Name</w:t>
            </w:r>
          </w:p>
        </w:tc>
        <w:tc>
          <w:tcPr>
            <w:tcW w:w="1560" w:type="dxa"/>
            <w:tcMar>
              <w:top w:w="100" w:type="dxa"/>
              <w:left w:w="100" w:type="dxa"/>
              <w:bottom w:w="100" w:type="dxa"/>
              <w:right w:w="100" w:type="dxa"/>
            </w:tcMar>
          </w:tcPr>
          <w:p w:rsidR="00DC21A2" w:rsidRDefault="0091387A" w14:paraId="29BDD490"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72906EA1" w14:textId="77777777">
            <w:pPr>
              <w:widowControl w:val="0"/>
              <w:spacing w:line="240" w:lineRule="auto"/>
              <w:rPr>
                <w:rFonts w:ascii="Calibri" w:hAnsi="Calibri" w:eastAsia="Calibri" w:cs="Calibri"/>
                <w:b/>
                <w:sz w:val="28"/>
                <w:szCs w:val="28"/>
              </w:rPr>
            </w:pPr>
            <w:r>
              <w:rPr>
                <w:rFonts w:ascii="Calibri" w:hAnsi="Calibri" w:eastAsia="Calibri" w:cs="Calibri"/>
                <w:sz w:val="24"/>
                <w:szCs w:val="24"/>
              </w:rPr>
              <w:t>Required</w:t>
            </w:r>
          </w:p>
        </w:tc>
        <w:tc>
          <w:tcPr>
            <w:tcW w:w="1710" w:type="dxa"/>
            <w:tcMar>
              <w:top w:w="100" w:type="dxa"/>
              <w:left w:w="100" w:type="dxa"/>
              <w:bottom w:w="100" w:type="dxa"/>
              <w:right w:w="100" w:type="dxa"/>
            </w:tcMar>
          </w:tcPr>
          <w:p w:rsidRPr="00DC4286" w:rsidR="00DC21A2" w:rsidP="4DF41364" w:rsidRDefault="00DC4286" w14:paraId="29F0F9EB" w14:textId="77777777">
            <w:pPr>
              <w:widowControl w:val="0"/>
              <w:pBdr>
                <w:top w:val="nil"/>
                <w:left w:val="nil"/>
                <w:bottom w:val="nil"/>
                <w:right w:val="nil"/>
                <w:between w:val="nil"/>
              </w:pBdr>
              <w:spacing w:line="240" w:lineRule="auto"/>
              <w:rPr>
                <w:rFonts w:ascii="Calibri" w:hAnsi="Calibri" w:eastAsia="Calibri" w:cs="Calibri"/>
                <w:sz w:val="28"/>
                <w:szCs w:val="28"/>
                <w:lang w:val="en-US"/>
              </w:rPr>
            </w:pPr>
            <w:r w:rsidRPr="4DF41364">
              <w:rPr>
                <w:rFonts w:ascii="Calibri" w:hAnsi="Calibri" w:eastAsia="Calibri" w:cs="Calibri"/>
                <w:sz w:val="24"/>
                <w:szCs w:val="24"/>
                <w:lang w:val="en-US"/>
              </w:rPr>
              <w:t>Honda city</w:t>
            </w:r>
            <w:r w:rsidRPr="4DF41364" w:rsidR="008C27CF">
              <w:rPr>
                <w:rFonts w:ascii="Calibri" w:hAnsi="Calibri" w:eastAsia="Calibri" w:cs="Calibri"/>
                <w:sz w:val="24"/>
                <w:szCs w:val="24"/>
                <w:lang w:val="en-US"/>
              </w:rPr>
              <w:t>, audi v8</w:t>
            </w:r>
          </w:p>
        </w:tc>
        <w:tc>
          <w:tcPr>
            <w:tcW w:w="1410" w:type="dxa"/>
            <w:tcMar>
              <w:top w:w="100" w:type="dxa"/>
              <w:left w:w="100" w:type="dxa"/>
              <w:bottom w:w="100" w:type="dxa"/>
              <w:right w:w="100" w:type="dxa"/>
            </w:tcMar>
          </w:tcPr>
          <w:p w:rsidR="00DC21A2" w:rsidRDefault="00DC21A2" w14:paraId="1CB087B6"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0454B059" w14:textId="77777777">
        <w:tc>
          <w:tcPr>
            <w:tcW w:w="900" w:type="dxa"/>
            <w:tcMar>
              <w:top w:w="100" w:type="dxa"/>
              <w:left w:w="100" w:type="dxa"/>
              <w:bottom w:w="100" w:type="dxa"/>
              <w:right w:w="100" w:type="dxa"/>
            </w:tcMar>
          </w:tcPr>
          <w:p w:rsidR="00DC21A2" w:rsidRDefault="00973C2E" w14:paraId="7D4E1115"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2</w:t>
            </w:r>
          </w:p>
        </w:tc>
        <w:tc>
          <w:tcPr>
            <w:tcW w:w="2220" w:type="dxa"/>
            <w:tcMar>
              <w:top w:w="100" w:type="dxa"/>
              <w:left w:w="100" w:type="dxa"/>
              <w:bottom w:w="100" w:type="dxa"/>
              <w:right w:w="100" w:type="dxa"/>
            </w:tcMar>
          </w:tcPr>
          <w:p w:rsidR="00DC21A2" w:rsidRDefault="0091387A" w14:paraId="36F24EB6"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Registration Number</w:t>
            </w:r>
          </w:p>
        </w:tc>
        <w:tc>
          <w:tcPr>
            <w:tcW w:w="1560" w:type="dxa"/>
            <w:tcMar>
              <w:top w:w="100" w:type="dxa"/>
              <w:left w:w="100" w:type="dxa"/>
              <w:bottom w:w="100" w:type="dxa"/>
              <w:right w:w="100" w:type="dxa"/>
            </w:tcMar>
          </w:tcPr>
          <w:p w:rsidR="00DC21A2" w:rsidRDefault="0091387A" w14:paraId="08C26E2B"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Text box and Upload Image</w:t>
            </w:r>
          </w:p>
        </w:tc>
        <w:tc>
          <w:tcPr>
            <w:tcW w:w="1560" w:type="dxa"/>
            <w:tcMar>
              <w:top w:w="100" w:type="dxa"/>
              <w:left w:w="100" w:type="dxa"/>
              <w:bottom w:w="100" w:type="dxa"/>
              <w:right w:w="100" w:type="dxa"/>
            </w:tcMar>
          </w:tcPr>
          <w:p w:rsidR="00DC21A2" w:rsidRDefault="0091387A" w14:paraId="26091721"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710" w:type="dxa"/>
            <w:tcMar>
              <w:top w:w="100" w:type="dxa"/>
              <w:left w:w="100" w:type="dxa"/>
              <w:bottom w:w="100" w:type="dxa"/>
              <w:right w:w="100" w:type="dxa"/>
            </w:tcMar>
          </w:tcPr>
          <w:p w:rsidR="00DC21A2" w:rsidRDefault="00DC21A2" w14:paraId="45C9069C"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410" w:type="dxa"/>
            <w:tcMar>
              <w:top w:w="100" w:type="dxa"/>
              <w:left w:w="100" w:type="dxa"/>
              <w:bottom w:w="100" w:type="dxa"/>
              <w:right w:w="100" w:type="dxa"/>
            </w:tcMar>
          </w:tcPr>
          <w:p w:rsidR="00DC21A2" w:rsidRDefault="00DC21A2" w14:paraId="4C0F5C4C"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734EB5D6" w14:textId="77777777">
        <w:tc>
          <w:tcPr>
            <w:tcW w:w="900" w:type="dxa"/>
            <w:tcMar>
              <w:top w:w="100" w:type="dxa"/>
              <w:left w:w="100" w:type="dxa"/>
              <w:bottom w:w="100" w:type="dxa"/>
              <w:right w:w="100" w:type="dxa"/>
            </w:tcMar>
          </w:tcPr>
          <w:p w:rsidR="00DC21A2" w:rsidRDefault="00973C2E" w14:paraId="3FFDE68D"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3</w:t>
            </w:r>
          </w:p>
        </w:tc>
        <w:tc>
          <w:tcPr>
            <w:tcW w:w="2220" w:type="dxa"/>
            <w:tcMar>
              <w:top w:w="100" w:type="dxa"/>
              <w:left w:w="100" w:type="dxa"/>
              <w:bottom w:w="100" w:type="dxa"/>
              <w:right w:w="100" w:type="dxa"/>
            </w:tcMar>
          </w:tcPr>
          <w:p w:rsidR="00DC21A2" w:rsidRDefault="0045526A" w14:paraId="0A828D1D"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Lead time</w:t>
            </w:r>
          </w:p>
        </w:tc>
        <w:tc>
          <w:tcPr>
            <w:tcW w:w="1560" w:type="dxa"/>
            <w:tcMar>
              <w:top w:w="100" w:type="dxa"/>
              <w:left w:w="100" w:type="dxa"/>
              <w:bottom w:w="100" w:type="dxa"/>
              <w:right w:w="100" w:type="dxa"/>
            </w:tcMar>
          </w:tcPr>
          <w:p w:rsidR="00DC21A2" w:rsidRDefault="0045526A" w14:paraId="4D6C3580"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45526A" w14:paraId="4B4D5088"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710" w:type="dxa"/>
            <w:tcMar>
              <w:top w:w="100" w:type="dxa"/>
              <w:left w:w="100" w:type="dxa"/>
              <w:bottom w:w="100" w:type="dxa"/>
              <w:right w:w="100" w:type="dxa"/>
            </w:tcMar>
          </w:tcPr>
          <w:p w:rsidR="00DC21A2" w:rsidRDefault="00DC21A2" w14:paraId="701753DC" w14:textId="77777777">
            <w:pPr>
              <w:widowControl w:val="0"/>
              <w:pBdr>
                <w:top w:val="nil"/>
                <w:left w:val="nil"/>
                <w:bottom w:val="nil"/>
                <w:right w:val="nil"/>
                <w:between w:val="nil"/>
              </w:pBdr>
              <w:spacing w:line="240" w:lineRule="auto"/>
              <w:rPr>
                <w:rFonts w:ascii="Calibri" w:hAnsi="Calibri" w:eastAsia="Calibri" w:cs="Calibri"/>
                <w:b/>
                <w:sz w:val="28"/>
                <w:szCs w:val="28"/>
              </w:rPr>
            </w:pPr>
          </w:p>
        </w:tc>
        <w:tc>
          <w:tcPr>
            <w:tcW w:w="1410" w:type="dxa"/>
            <w:tcMar>
              <w:top w:w="100" w:type="dxa"/>
              <w:left w:w="100" w:type="dxa"/>
              <w:bottom w:w="100" w:type="dxa"/>
              <w:right w:w="100" w:type="dxa"/>
            </w:tcMar>
          </w:tcPr>
          <w:p w:rsidR="00DC21A2" w:rsidRDefault="00DC21A2" w14:paraId="49F912B0"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45336BEC" w14:textId="77777777">
        <w:tc>
          <w:tcPr>
            <w:tcW w:w="900" w:type="dxa"/>
            <w:tcMar>
              <w:top w:w="100" w:type="dxa"/>
              <w:left w:w="100" w:type="dxa"/>
              <w:bottom w:w="100" w:type="dxa"/>
              <w:right w:w="100" w:type="dxa"/>
            </w:tcMar>
          </w:tcPr>
          <w:p w:rsidR="00DC21A2" w:rsidRDefault="00973C2E" w14:paraId="2DA2D305"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4</w:t>
            </w:r>
          </w:p>
        </w:tc>
        <w:tc>
          <w:tcPr>
            <w:tcW w:w="2220" w:type="dxa"/>
            <w:tcMar>
              <w:top w:w="100" w:type="dxa"/>
              <w:left w:w="100" w:type="dxa"/>
              <w:bottom w:w="100" w:type="dxa"/>
              <w:right w:w="100" w:type="dxa"/>
            </w:tcMar>
          </w:tcPr>
          <w:p w:rsidR="00DC21A2" w:rsidP="4DF41364" w:rsidRDefault="0091387A" w14:paraId="5A863F75" w14:textId="77777777">
            <w:pPr>
              <w:widowControl w:val="0"/>
              <w:pBdr>
                <w:top w:val="nil"/>
                <w:left w:val="nil"/>
                <w:bottom w:val="nil"/>
                <w:right w:val="nil"/>
                <w:between w:val="nil"/>
              </w:pBd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Permit Type</w:t>
            </w:r>
          </w:p>
        </w:tc>
        <w:tc>
          <w:tcPr>
            <w:tcW w:w="1560" w:type="dxa"/>
            <w:tcMar>
              <w:top w:w="100" w:type="dxa"/>
              <w:left w:w="100" w:type="dxa"/>
              <w:bottom w:w="100" w:type="dxa"/>
              <w:right w:w="100" w:type="dxa"/>
            </w:tcMar>
          </w:tcPr>
          <w:p w:rsidR="00DC21A2" w:rsidRDefault="0091387A" w14:paraId="6B3D40C5"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Dropdown</w:t>
            </w:r>
          </w:p>
        </w:tc>
        <w:tc>
          <w:tcPr>
            <w:tcW w:w="1560" w:type="dxa"/>
            <w:tcMar>
              <w:top w:w="100" w:type="dxa"/>
              <w:left w:w="100" w:type="dxa"/>
              <w:bottom w:w="100" w:type="dxa"/>
              <w:right w:w="100" w:type="dxa"/>
            </w:tcMar>
          </w:tcPr>
          <w:p w:rsidR="00DC21A2" w:rsidRDefault="0091387A" w14:paraId="27EABA88"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710" w:type="dxa"/>
            <w:tcMar>
              <w:top w:w="100" w:type="dxa"/>
              <w:left w:w="100" w:type="dxa"/>
              <w:bottom w:w="100" w:type="dxa"/>
              <w:right w:w="100" w:type="dxa"/>
            </w:tcMar>
          </w:tcPr>
          <w:p w:rsidR="00DC21A2" w:rsidRDefault="0091387A" w14:paraId="7302BBB6"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State, All India</w:t>
            </w:r>
          </w:p>
        </w:tc>
        <w:tc>
          <w:tcPr>
            <w:tcW w:w="1410" w:type="dxa"/>
            <w:tcMar>
              <w:top w:w="100" w:type="dxa"/>
              <w:left w:w="100" w:type="dxa"/>
              <w:bottom w:w="100" w:type="dxa"/>
              <w:right w:w="100" w:type="dxa"/>
            </w:tcMar>
          </w:tcPr>
          <w:p w:rsidR="00DC21A2" w:rsidRDefault="00DC21A2" w14:paraId="4AE819D2"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01662433" w14:textId="77777777">
        <w:tc>
          <w:tcPr>
            <w:tcW w:w="900" w:type="dxa"/>
            <w:tcMar>
              <w:top w:w="100" w:type="dxa"/>
              <w:left w:w="100" w:type="dxa"/>
              <w:bottom w:w="100" w:type="dxa"/>
              <w:right w:w="100" w:type="dxa"/>
            </w:tcMar>
          </w:tcPr>
          <w:p w:rsidR="00DC21A2" w:rsidRDefault="00973C2E" w14:paraId="60C02662"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5</w:t>
            </w:r>
          </w:p>
        </w:tc>
        <w:tc>
          <w:tcPr>
            <w:tcW w:w="2220" w:type="dxa"/>
            <w:tcMar>
              <w:top w:w="100" w:type="dxa"/>
              <w:left w:w="100" w:type="dxa"/>
              <w:bottom w:w="100" w:type="dxa"/>
              <w:right w:w="100" w:type="dxa"/>
            </w:tcMar>
          </w:tcPr>
          <w:p w:rsidR="00DC21A2" w:rsidRDefault="0091387A" w14:paraId="468D5BC9"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Date of issue</w:t>
            </w:r>
          </w:p>
        </w:tc>
        <w:tc>
          <w:tcPr>
            <w:tcW w:w="1560" w:type="dxa"/>
            <w:tcMar>
              <w:top w:w="100" w:type="dxa"/>
              <w:left w:w="100" w:type="dxa"/>
              <w:bottom w:w="100" w:type="dxa"/>
              <w:right w:w="100" w:type="dxa"/>
            </w:tcMar>
          </w:tcPr>
          <w:p w:rsidR="00DC21A2" w:rsidRDefault="0091387A" w14:paraId="38071439"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Date</w:t>
            </w:r>
          </w:p>
        </w:tc>
        <w:tc>
          <w:tcPr>
            <w:tcW w:w="1560" w:type="dxa"/>
            <w:tcMar>
              <w:top w:w="100" w:type="dxa"/>
              <w:left w:w="100" w:type="dxa"/>
              <w:bottom w:w="100" w:type="dxa"/>
              <w:right w:w="100" w:type="dxa"/>
            </w:tcMar>
          </w:tcPr>
          <w:p w:rsidR="00DC21A2" w:rsidRDefault="0091387A" w14:paraId="029F9F42"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710" w:type="dxa"/>
            <w:tcMar>
              <w:top w:w="100" w:type="dxa"/>
              <w:left w:w="100" w:type="dxa"/>
              <w:bottom w:w="100" w:type="dxa"/>
              <w:right w:w="100" w:type="dxa"/>
            </w:tcMar>
          </w:tcPr>
          <w:p w:rsidR="00DC21A2" w:rsidRDefault="00DC21A2" w14:paraId="40AD6491"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410" w:type="dxa"/>
            <w:tcMar>
              <w:top w:w="100" w:type="dxa"/>
              <w:left w:w="100" w:type="dxa"/>
              <w:bottom w:w="100" w:type="dxa"/>
              <w:right w:w="100" w:type="dxa"/>
            </w:tcMar>
          </w:tcPr>
          <w:p w:rsidR="00DC21A2" w:rsidRDefault="00DC21A2" w14:paraId="56F7F45B"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214A4A59" w14:textId="77777777">
        <w:tc>
          <w:tcPr>
            <w:tcW w:w="900" w:type="dxa"/>
            <w:tcMar>
              <w:top w:w="100" w:type="dxa"/>
              <w:left w:w="100" w:type="dxa"/>
              <w:bottom w:w="100" w:type="dxa"/>
              <w:right w:w="100" w:type="dxa"/>
            </w:tcMar>
          </w:tcPr>
          <w:p w:rsidR="00DC21A2" w:rsidRDefault="00973C2E" w14:paraId="46876389"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6</w:t>
            </w:r>
          </w:p>
        </w:tc>
        <w:tc>
          <w:tcPr>
            <w:tcW w:w="2220" w:type="dxa"/>
            <w:tcMar>
              <w:top w:w="100" w:type="dxa"/>
              <w:left w:w="100" w:type="dxa"/>
              <w:bottom w:w="100" w:type="dxa"/>
              <w:right w:w="100" w:type="dxa"/>
            </w:tcMar>
          </w:tcPr>
          <w:p w:rsidR="00DC21A2" w:rsidRDefault="0091387A" w14:paraId="530262A6"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Date of expiry</w:t>
            </w:r>
          </w:p>
        </w:tc>
        <w:tc>
          <w:tcPr>
            <w:tcW w:w="1560" w:type="dxa"/>
            <w:tcMar>
              <w:top w:w="100" w:type="dxa"/>
              <w:left w:w="100" w:type="dxa"/>
              <w:bottom w:w="100" w:type="dxa"/>
              <w:right w:w="100" w:type="dxa"/>
            </w:tcMar>
          </w:tcPr>
          <w:p w:rsidR="00DC21A2" w:rsidRDefault="0091387A" w14:paraId="1D8F647B"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Date</w:t>
            </w:r>
          </w:p>
        </w:tc>
        <w:tc>
          <w:tcPr>
            <w:tcW w:w="1560" w:type="dxa"/>
            <w:tcMar>
              <w:top w:w="100" w:type="dxa"/>
              <w:left w:w="100" w:type="dxa"/>
              <w:bottom w:w="100" w:type="dxa"/>
              <w:right w:w="100" w:type="dxa"/>
            </w:tcMar>
          </w:tcPr>
          <w:p w:rsidR="00DC21A2" w:rsidRDefault="0091387A" w14:paraId="210E84EC"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710" w:type="dxa"/>
            <w:tcMar>
              <w:top w:w="100" w:type="dxa"/>
              <w:left w:w="100" w:type="dxa"/>
              <w:bottom w:w="100" w:type="dxa"/>
              <w:right w:w="100" w:type="dxa"/>
            </w:tcMar>
          </w:tcPr>
          <w:p w:rsidR="00DC21A2" w:rsidRDefault="00DC21A2" w14:paraId="450E1B17"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410" w:type="dxa"/>
            <w:tcMar>
              <w:top w:w="100" w:type="dxa"/>
              <w:left w:w="100" w:type="dxa"/>
              <w:bottom w:w="100" w:type="dxa"/>
              <w:right w:w="100" w:type="dxa"/>
            </w:tcMar>
          </w:tcPr>
          <w:p w:rsidR="00DC21A2" w:rsidRDefault="00DC21A2" w14:paraId="49321487"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35DF74A0" w14:textId="77777777">
        <w:tc>
          <w:tcPr>
            <w:tcW w:w="900" w:type="dxa"/>
            <w:tcMar>
              <w:top w:w="100" w:type="dxa"/>
              <w:left w:w="100" w:type="dxa"/>
              <w:bottom w:w="100" w:type="dxa"/>
              <w:right w:w="100" w:type="dxa"/>
            </w:tcMar>
          </w:tcPr>
          <w:p w:rsidR="00DC21A2" w:rsidRDefault="00DC21A2" w14:paraId="3A1300DD"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2220" w:type="dxa"/>
            <w:tcMar>
              <w:top w:w="100" w:type="dxa"/>
              <w:left w:w="100" w:type="dxa"/>
              <w:bottom w:w="100" w:type="dxa"/>
              <w:right w:w="100" w:type="dxa"/>
            </w:tcMar>
          </w:tcPr>
          <w:p w:rsidR="00DC21A2" w:rsidRDefault="0091387A" w14:paraId="0614F189"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Insurance details</w:t>
            </w:r>
          </w:p>
        </w:tc>
        <w:tc>
          <w:tcPr>
            <w:tcW w:w="1560" w:type="dxa"/>
            <w:tcMar>
              <w:top w:w="100" w:type="dxa"/>
              <w:left w:w="100" w:type="dxa"/>
              <w:bottom w:w="100" w:type="dxa"/>
              <w:right w:w="100" w:type="dxa"/>
            </w:tcMar>
          </w:tcPr>
          <w:p w:rsidR="00DC21A2" w:rsidRDefault="00DC21A2" w14:paraId="6C82C0AD"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6F26979E"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710" w:type="dxa"/>
            <w:tcMar>
              <w:top w:w="100" w:type="dxa"/>
              <w:left w:w="100" w:type="dxa"/>
              <w:bottom w:w="100" w:type="dxa"/>
              <w:right w:w="100" w:type="dxa"/>
            </w:tcMar>
          </w:tcPr>
          <w:p w:rsidR="00DC21A2" w:rsidRDefault="00DC21A2" w14:paraId="36938275"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410" w:type="dxa"/>
            <w:tcMar>
              <w:top w:w="100" w:type="dxa"/>
              <w:left w:w="100" w:type="dxa"/>
              <w:bottom w:w="100" w:type="dxa"/>
              <w:right w:w="100" w:type="dxa"/>
            </w:tcMar>
          </w:tcPr>
          <w:p w:rsidR="00DC21A2" w:rsidRDefault="00DC21A2" w14:paraId="5400984C"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2559BE8F" w14:textId="77777777">
        <w:tc>
          <w:tcPr>
            <w:tcW w:w="900" w:type="dxa"/>
            <w:tcMar>
              <w:top w:w="100" w:type="dxa"/>
              <w:left w:w="100" w:type="dxa"/>
              <w:bottom w:w="100" w:type="dxa"/>
              <w:right w:w="100" w:type="dxa"/>
            </w:tcMar>
          </w:tcPr>
          <w:p w:rsidR="00DC21A2" w:rsidRDefault="00973C2E" w14:paraId="5889EFDF"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7</w:t>
            </w:r>
          </w:p>
        </w:tc>
        <w:tc>
          <w:tcPr>
            <w:tcW w:w="2220" w:type="dxa"/>
            <w:tcMar>
              <w:top w:w="100" w:type="dxa"/>
              <w:left w:w="100" w:type="dxa"/>
              <w:bottom w:w="100" w:type="dxa"/>
              <w:right w:w="100" w:type="dxa"/>
            </w:tcMar>
          </w:tcPr>
          <w:p w:rsidR="00DC21A2" w:rsidRDefault="0091387A" w14:paraId="3EC41E5F"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Provider</w:t>
            </w:r>
          </w:p>
        </w:tc>
        <w:tc>
          <w:tcPr>
            <w:tcW w:w="1560" w:type="dxa"/>
            <w:tcMar>
              <w:top w:w="100" w:type="dxa"/>
              <w:left w:w="100" w:type="dxa"/>
              <w:bottom w:w="100" w:type="dxa"/>
              <w:right w:w="100" w:type="dxa"/>
            </w:tcMar>
          </w:tcPr>
          <w:p w:rsidR="00DC21A2" w:rsidRDefault="0091387A" w14:paraId="04CDEC9F"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6AFB3586"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710" w:type="dxa"/>
            <w:tcMar>
              <w:top w:w="100" w:type="dxa"/>
              <w:left w:w="100" w:type="dxa"/>
              <w:bottom w:w="100" w:type="dxa"/>
              <w:right w:w="100" w:type="dxa"/>
            </w:tcMar>
          </w:tcPr>
          <w:p w:rsidR="00DC21A2" w:rsidRDefault="00DC21A2" w14:paraId="42414480"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410" w:type="dxa"/>
            <w:tcMar>
              <w:top w:w="100" w:type="dxa"/>
              <w:left w:w="100" w:type="dxa"/>
              <w:bottom w:w="100" w:type="dxa"/>
              <w:right w:w="100" w:type="dxa"/>
            </w:tcMar>
          </w:tcPr>
          <w:p w:rsidR="00DC21A2" w:rsidRDefault="00DC21A2" w14:paraId="5CEDAEDA"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58650B87" w14:textId="77777777">
        <w:tc>
          <w:tcPr>
            <w:tcW w:w="900" w:type="dxa"/>
            <w:tcMar>
              <w:top w:w="100" w:type="dxa"/>
              <w:left w:w="100" w:type="dxa"/>
              <w:bottom w:w="100" w:type="dxa"/>
              <w:right w:w="100" w:type="dxa"/>
            </w:tcMar>
          </w:tcPr>
          <w:p w:rsidR="00DC21A2" w:rsidRDefault="00973C2E" w14:paraId="7EF033DC"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8</w:t>
            </w:r>
          </w:p>
        </w:tc>
        <w:tc>
          <w:tcPr>
            <w:tcW w:w="2220" w:type="dxa"/>
            <w:tcMar>
              <w:top w:w="100" w:type="dxa"/>
              <w:left w:w="100" w:type="dxa"/>
              <w:bottom w:w="100" w:type="dxa"/>
              <w:right w:w="100" w:type="dxa"/>
            </w:tcMar>
          </w:tcPr>
          <w:p w:rsidR="00DC21A2" w:rsidRDefault="0091387A" w14:paraId="60027CCD"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Date of issue</w:t>
            </w:r>
          </w:p>
        </w:tc>
        <w:tc>
          <w:tcPr>
            <w:tcW w:w="1560" w:type="dxa"/>
            <w:tcMar>
              <w:top w:w="100" w:type="dxa"/>
              <w:left w:w="100" w:type="dxa"/>
              <w:bottom w:w="100" w:type="dxa"/>
              <w:right w:w="100" w:type="dxa"/>
            </w:tcMar>
          </w:tcPr>
          <w:p w:rsidR="00DC21A2" w:rsidRDefault="0091387A" w14:paraId="5A7AA44E"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Date</w:t>
            </w:r>
          </w:p>
        </w:tc>
        <w:tc>
          <w:tcPr>
            <w:tcW w:w="1560" w:type="dxa"/>
            <w:tcMar>
              <w:top w:w="100" w:type="dxa"/>
              <w:left w:w="100" w:type="dxa"/>
              <w:bottom w:w="100" w:type="dxa"/>
              <w:right w:w="100" w:type="dxa"/>
            </w:tcMar>
          </w:tcPr>
          <w:p w:rsidR="00DC21A2" w:rsidRDefault="0091387A" w14:paraId="2DFE2A64"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710" w:type="dxa"/>
            <w:tcMar>
              <w:top w:w="100" w:type="dxa"/>
              <w:left w:w="100" w:type="dxa"/>
              <w:bottom w:w="100" w:type="dxa"/>
              <w:right w:w="100" w:type="dxa"/>
            </w:tcMar>
          </w:tcPr>
          <w:p w:rsidR="00DC21A2" w:rsidRDefault="00DC21A2" w14:paraId="0AAD00F1"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410" w:type="dxa"/>
            <w:tcMar>
              <w:top w:w="100" w:type="dxa"/>
              <w:left w:w="100" w:type="dxa"/>
              <w:bottom w:w="100" w:type="dxa"/>
              <w:right w:w="100" w:type="dxa"/>
            </w:tcMar>
          </w:tcPr>
          <w:p w:rsidR="00DC21A2" w:rsidRDefault="00DC21A2" w14:paraId="2A09E363"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7BEC0E4B" w14:textId="77777777">
        <w:tc>
          <w:tcPr>
            <w:tcW w:w="900" w:type="dxa"/>
            <w:tcMar>
              <w:top w:w="100" w:type="dxa"/>
              <w:left w:w="100" w:type="dxa"/>
              <w:bottom w:w="100" w:type="dxa"/>
              <w:right w:w="100" w:type="dxa"/>
            </w:tcMar>
          </w:tcPr>
          <w:p w:rsidR="00DC21A2" w:rsidRDefault="00973C2E" w14:paraId="37782D95"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9</w:t>
            </w:r>
          </w:p>
        </w:tc>
        <w:tc>
          <w:tcPr>
            <w:tcW w:w="2220" w:type="dxa"/>
            <w:tcMar>
              <w:top w:w="100" w:type="dxa"/>
              <w:left w:w="100" w:type="dxa"/>
              <w:bottom w:w="100" w:type="dxa"/>
              <w:right w:w="100" w:type="dxa"/>
            </w:tcMar>
          </w:tcPr>
          <w:p w:rsidR="00DC21A2" w:rsidRDefault="0091387A" w14:paraId="18798A6B"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Date of expiry</w:t>
            </w:r>
          </w:p>
        </w:tc>
        <w:tc>
          <w:tcPr>
            <w:tcW w:w="1560" w:type="dxa"/>
            <w:tcMar>
              <w:top w:w="100" w:type="dxa"/>
              <w:left w:w="100" w:type="dxa"/>
              <w:bottom w:w="100" w:type="dxa"/>
              <w:right w:w="100" w:type="dxa"/>
            </w:tcMar>
          </w:tcPr>
          <w:p w:rsidR="00DC21A2" w:rsidRDefault="0091387A" w14:paraId="09BFE3D2"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Date</w:t>
            </w:r>
          </w:p>
        </w:tc>
        <w:tc>
          <w:tcPr>
            <w:tcW w:w="1560" w:type="dxa"/>
            <w:tcMar>
              <w:top w:w="100" w:type="dxa"/>
              <w:left w:w="100" w:type="dxa"/>
              <w:bottom w:w="100" w:type="dxa"/>
              <w:right w:w="100" w:type="dxa"/>
            </w:tcMar>
          </w:tcPr>
          <w:p w:rsidR="00DC21A2" w:rsidRDefault="0091387A" w14:paraId="2193A491"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710" w:type="dxa"/>
            <w:tcMar>
              <w:top w:w="100" w:type="dxa"/>
              <w:left w:w="100" w:type="dxa"/>
              <w:bottom w:w="100" w:type="dxa"/>
              <w:right w:w="100" w:type="dxa"/>
            </w:tcMar>
          </w:tcPr>
          <w:p w:rsidR="00DC21A2" w:rsidRDefault="00DC21A2" w14:paraId="381D07C6"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410" w:type="dxa"/>
            <w:tcMar>
              <w:top w:w="100" w:type="dxa"/>
              <w:left w:w="100" w:type="dxa"/>
              <w:bottom w:w="100" w:type="dxa"/>
              <w:right w:w="100" w:type="dxa"/>
            </w:tcMar>
          </w:tcPr>
          <w:p w:rsidR="00DC21A2" w:rsidRDefault="00DC21A2" w14:paraId="4CBFFA24"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7B47B447" w14:textId="77777777">
        <w:tc>
          <w:tcPr>
            <w:tcW w:w="900" w:type="dxa"/>
            <w:tcMar>
              <w:top w:w="100" w:type="dxa"/>
              <w:left w:w="100" w:type="dxa"/>
              <w:bottom w:w="100" w:type="dxa"/>
              <w:right w:w="100" w:type="dxa"/>
            </w:tcMar>
          </w:tcPr>
          <w:p w:rsidR="00DC21A2" w:rsidRDefault="00DC21A2" w14:paraId="29ED3D92"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2220" w:type="dxa"/>
            <w:tcMar>
              <w:top w:w="100" w:type="dxa"/>
              <w:left w:w="100" w:type="dxa"/>
              <w:bottom w:w="100" w:type="dxa"/>
              <w:right w:w="100" w:type="dxa"/>
            </w:tcMar>
          </w:tcPr>
          <w:p w:rsidR="00DC21A2" w:rsidRDefault="0091387A" w14:paraId="0D5FDA4A"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Upload Documents</w:t>
            </w:r>
          </w:p>
        </w:tc>
        <w:tc>
          <w:tcPr>
            <w:tcW w:w="1560" w:type="dxa"/>
            <w:tcMar>
              <w:top w:w="100" w:type="dxa"/>
              <w:left w:w="100" w:type="dxa"/>
              <w:bottom w:w="100" w:type="dxa"/>
              <w:right w:w="100" w:type="dxa"/>
            </w:tcMar>
          </w:tcPr>
          <w:p w:rsidR="00DC21A2" w:rsidRDefault="00DC21A2" w14:paraId="314610F7"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6805A387"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710" w:type="dxa"/>
            <w:tcMar>
              <w:top w:w="100" w:type="dxa"/>
              <w:left w:w="100" w:type="dxa"/>
              <w:bottom w:w="100" w:type="dxa"/>
              <w:right w:w="100" w:type="dxa"/>
            </w:tcMar>
          </w:tcPr>
          <w:p w:rsidR="00DC21A2" w:rsidRDefault="00DC21A2" w14:paraId="3B5F5D0B"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410" w:type="dxa"/>
            <w:tcMar>
              <w:top w:w="100" w:type="dxa"/>
              <w:left w:w="100" w:type="dxa"/>
              <w:bottom w:w="100" w:type="dxa"/>
              <w:right w:w="100" w:type="dxa"/>
            </w:tcMar>
          </w:tcPr>
          <w:p w:rsidR="00DC21A2" w:rsidRDefault="00DC21A2" w14:paraId="54813128"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1AF47D9F" w14:textId="77777777">
        <w:tc>
          <w:tcPr>
            <w:tcW w:w="900" w:type="dxa"/>
            <w:tcMar>
              <w:top w:w="100" w:type="dxa"/>
              <w:left w:w="100" w:type="dxa"/>
              <w:bottom w:w="100" w:type="dxa"/>
              <w:right w:w="100" w:type="dxa"/>
            </w:tcMar>
          </w:tcPr>
          <w:p w:rsidR="00DC21A2" w:rsidRDefault="00973C2E" w14:paraId="08DC0574"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10</w:t>
            </w:r>
          </w:p>
        </w:tc>
        <w:tc>
          <w:tcPr>
            <w:tcW w:w="2220" w:type="dxa"/>
            <w:tcMar>
              <w:top w:w="100" w:type="dxa"/>
              <w:left w:w="100" w:type="dxa"/>
              <w:bottom w:w="100" w:type="dxa"/>
              <w:right w:w="100" w:type="dxa"/>
            </w:tcMar>
          </w:tcPr>
          <w:p w:rsidR="00DC21A2" w:rsidRDefault="0091387A" w14:paraId="7BC9D7C7"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RC Copy</w:t>
            </w:r>
          </w:p>
        </w:tc>
        <w:tc>
          <w:tcPr>
            <w:tcW w:w="1560" w:type="dxa"/>
            <w:tcMar>
              <w:top w:w="100" w:type="dxa"/>
              <w:left w:w="100" w:type="dxa"/>
              <w:bottom w:w="100" w:type="dxa"/>
              <w:right w:w="100" w:type="dxa"/>
            </w:tcMar>
          </w:tcPr>
          <w:p w:rsidR="00DC21A2" w:rsidRDefault="00DC21A2" w14:paraId="0967E6AE"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72095E93"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710" w:type="dxa"/>
            <w:tcMar>
              <w:top w:w="100" w:type="dxa"/>
              <w:left w:w="100" w:type="dxa"/>
              <w:bottom w:w="100" w:type="dxa"/>
              <w:right w:w="100" w:type="dxa"/>
            </w:tcMar>
          </w:tcPr>
          <w:p w:rsidR="00DC21A2" w:rsidRDefault="00DC21A2" w14:paraId="6C7E2489"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410" w:type="dxa"/>
            <w:tcMar>
              <w:top w:w="100" w:type="dxa"/>
              <w:left w:w="100" w:type="dxa"/>
              <w:bottom w:w="100" w:type="dxa"/>
              <w:right w:w="100" w:type="dxa"/>
            </w:tcMar>
          </w:tcPr>
          <w:p w:rsidR="00DC21A2" w:rsidRDefault="00DC21A2" w14:paraId="3E4C94C7"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489D745A" w14:textId="77777777">
        <w:tc>
          <w:tcPr>
            <w:tcW w:w="900" w:type="dxa"/>
            <w:tcMar>
              <w:top w:w="100" w:type="dxa"/>
              <w:left w:w="100" w:type="dxa"/>
              <w:bottom w:w="100" w:type="dxa"/>
              <w:right w:w="100" w:type="dxa"/>
            </w:tcMar>
          </w:tcPr>
          <w:p w:rsidR="00DC21A2" w:rsidRDefault="00973C2E" w14:paraId="308402BF"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11</w:t>
            </w:r>
          </w:p>
        </w:tc>
        <w:tc>
          <w:tcPr>
            <w:tcW w:w="2220" w:type="dxa"/>
            <w:tcMar>
              <w:top w:w="100" w:type="dxa"/>
              <w:left w:w="100" w:type="dxa"/>
              <w:bottom w:w="100" w:type="dxa"/>
              <w:right w:w="100" w:type="dxa"/>
            </w:tcMar>
          </w:tcPr>
          <w:p w:rsidR="00DC21A2" w:rsidRDefault="0091387A" w14:paraId="536A25E3"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Insurance Copy</w:t>
            </w:r>
          </w:p>
        </w:tc>
        <w:tc>
          <w:tcPr>
            <w:tcW w:w="1560" w:type="dxa"/>
            <w:tcMar>
              <w:top w:w="100" w:type="dxa"/>
              <w:left w:w="100" w:type="dxa"/>
              <w:bottom w:w="100" w:type="dxa"/>
              <w:right w:w="100" w:type="dxa"/>
            </w:tcMar>
          </w:tcPr>
          <w:p w:rsidR="00DC21A2" w:rsidRDefault="00DC21A2" w14:paraId="2A3C60C4"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6958F6DF"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710" w:type="dxa"/>
            <w:tcMar>
              <w:top w:w="100" w:type="dxa"/>
              <w:left w:w="100" w:type="dxa"/>
              <w:bottom w:w="100" w:type="dxa"/>
              <w:right w:w="100" w:type="dxa"/>
            </w:tcMar>
          </w:tcPr>
          <w:p w:rsidR="00DC21A2" w:rsidRDefault="00DC21A2" w14:paraId="1503C7A5"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410" w:type="dxa"/>
            <w:tcMar>
              <w:top w:w="100" w:type="dxa"/>
              <w:left w:w="100" w:type="dxa"/>
              <w:bottom w:w="100" w:type="dxa"/>
              <w:right w:w="100" w:type="dxa"/>
            </w:tcMar>
          </w:tcPr>
          <w:p w:rsidR="00DC21A2" w:rsidRDefault="00DC21A2" w14:paraId="4D0EB75E"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r w:rsidR="00DC21A2" w:rsidTr="4DF41364" w14:paraId="0D05768D" w14:textId="77777777">
        <w:tc>
          <w:tcPr>
            <w:tcW w:w="900" w:type="dxa"/>
            <w:tcMar>
              <w:top w:w="100" w:type="dxa"/>
              <w:left w:w="100" w:type="dxa"/>
              <w:bottom w:w="100" w:type="dxa"/>
              <w:right w:w="100" w:type="dxa"/>
            </w:tcMar>
          </w:tcPr>
          <w:p w:rsidR="00DC21A2" w:rsidRDefault="00973C2E" w14:paraId="5B858D6A"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12</w:t>
            </w:r>
          </w:p>
        </w:tc>
        <w:tc>
          <w:tcPr>
            <w:tcW w:w="2220" w:type="dxa"/>
            <w:tcMar>
              <w:top w:w="100" w:type="dxa"/>
              <w:left w:w="100" w:type="dxa"/>
              <w:bottom w:w="100" w:type="dxa"/>
              <w:right w:w="100" w:type="dxa"/>
            </w:tcMar>
          </w:tcPr>
          <w:p w:rsidR="00DC21A2" w:rsidRDefault="0091387A" w14:paraId="2D8F0ADA"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Status</w:t>
            </w:r>
          </w:p>
        </w:tc>
        <w:tc>
          <w:tcPr>
            <w:tcW w:w="1560" w:type="dxa"/>
            <w:tcMar>
              <w:top w:w="100" w:type="dxa"/>
              <w:left w:w="100" w:type="dxa"/>
              <w:bottom w:w="100" w:type="dxa"/>
              <w:right w:w="100" w:type="dxa"/>
            </w:tcMar>
          </w:tcPr>
          <w:p w:rsidR="00DC21A2" w:rsidRDefault="0091387A" w14:paraId="63A023E3"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Dropdown</w:t>
            </w:r>
          </w:p>
        </w:tc>
        <w:tc>
          <w:tcPr>
            <w:tcW w:w="1560" w:type="dxa"/>
            <w:tcMar>
              <w:top w:w="100" w:type="dxa"/>
              <w:left w:w="100" w:type="dxa"/>
              <w:bottom w:w="100" w:type="dxa"/>
              <w:right w:w="100" w:type="dxa"/>
            </w:tcMar>
          </w:tcPr>
          <w:p w:rsidR="00DC21A2" w:rsidRDefault="0091387A" w14:paraId="118D9B60"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710" w:type="dxa"/>
            <w:tcMar>
              <w:top w:w="100" w:type="dxa"/>
              <w:left w:w="100" w:type="dxa"/>
              <w:bottom w:w="100" w:type="dxa"/>
              <w:right w:w="100" w:type="dxa"/>
            </w:tcMar>
          </w:tcPr>
          <w:p w:rsidR="00DC21A2" w:rsidRDefault="0091387A" w14:paraId="008E7889"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New, Verified</w:t>
            </w:r>
            <w:r w:rsidR="008D2682">
              <w:rPr>
                <w:rFonts w:ascii="Calibri" w:hAnsi="Calibri" w:eastAsia="Calibri" w:cs="Calibri"/>
                <w:sz w:val="24"/>
                <w:szCs w:val="24"/>
              </w:rPr>
              <w:t xml:space="preserve">, </w:t>
            </w:r>
            <w:r>
              <w:rPr>
                <w:rFonts w:ascii="Calibri" w:hAnsi="Calibri" w:eastAsia="Calibri" w:cs="Calibri"/>
                <w:sz w:val="24"/>
                <w:szCs w:val="24"/>
              </w:rPr>
              <w:t>Active, Inactive</w:t>
            </w:r>
          </w:p>
        </w:tc>
        <w:tc>
          <w:tcPr>
            <w:tcW w:w="1410" w:type="dxa"/>
            <w:tcMar>
              <w:top w:w="100" w:type="dxa"/>
              <w:left w:w="100" w:type="dxa"/>
              <w:bottom w:w="100" w:type="dxa"/>
              <w:right w:w="100" w:type="dxa"/>
            </w:tcMar>
          </w:tcPr>
          <w:p w:rsidR="00DC21A2" w:rsidRDefault="00DC21A2" w14:paraId="74B2DE42" w14:textId="77777777">
            <w:pPr>
              <w:widowControl w:val="0"/>
              <w:pBdr>
                <w:top w:val="nil"/>
                <w:left w:val="nil"/>
                <w:bottom w:val="nil"/>
                <w:right w:val="nil"/>
                <w:between w:val="nil"/>
              </w:pBdr>
              <w:spacing w:line="240" w:lineRule="auto"/>
              <w:rPr>
                <w:rFonts w:ascii="Calibri" w:hAnsi="Calibri" w:eastAsia="Calibri" w:cs="Calibri"/>
                <w:b/>
                <w:sz w:val="28"/>
                <w:szCs w:val="28"/>
              </w:rPr>
            </w:pPr>
          </w:p>
        </w:tc>
      </w:tr>
    </w:tbl>
    <w:p w:rsidR="00DC21A2" w:rsidRDefault="00DC21A2" w14:paraId="25A1C5E2" w14:textId="77777777">
      <w:pPr>
        <w:shd w:val="clear" w:color="auto" w:fill="FFFFFF"/>
        <w:spacing w:line="215" w:lineRule="auto"/>
        <w:ind w:left="720"/>
        <w:rPr>
          <w:rFonts w:ascii="Calibri" w:hAnsi="Calibri" w:eastAsia="Calibri" w:cs="Calibri"/>
          <w:b/>
          <w:sz w:val="24"/>
          <w:szCs w:val="24"/>
        </w:rPr>
      </w:pPr>
    </w:p>
    <w:p w:rsidR="00DC21A2" w:rsidRDefault="00DC21A2" w14:paraId="4A312D97" w14:textId="77777777">
      <w:pPr>
        <w:shd w:val="clear" w:color="auto" w:fill="FFFFFF"/>
        <w:spacing w:line="215" w:lineRule="auto"/>
        <w:ind w:left="720"/>
        <w:rPr>
          <w:rFonts w:ascii="Calibri" w:hAnsi="Calibri" w:eastAsia="Calibri" w:cs="Calibri"/>
          <w:b/>
          <w:sz w:val="24"/>
          <w:szCs w:val="24"/>
        </w:rPr>
      </w:pPr>
    </w:p>
    <w:p w:rsidR="00DC21A2" w:rsidRDefault="0091387A" w14:paraId="5BAEE66D" w14:textId="77777777">
      <w:pPr>
        <w:spacing w:line="240" w:lineRule="auto"/>
        <w:ind w:firstLine="360"/>
        <w:rPr>
          <w:rFonts w:ascii="Calibri" w:hAnsi="Calibri" w:eastAsia="Calibri" w:cs="Calibri"/>
          <w:b/>
          <w:sz w:val="24"/>
          <w:szCs w:val="24"/>
        </w:rPr>
      </w:pPr>
      <w:r>
        <w:rPr>
          <w:rFonts w:ascii="Calibri" w:hAnsi="Calibri" w:eastAsia="Calibri" w:cs="Calibri"/>
          <w:b/>
          <w:sz w:val="24"/>
          <w:szCs w:val="24"/>
        </w:rPr>
        <w:t xml:space="preserve">Messages: </w:t>
      </w:r>
    </w:p>
    <w:p w:rsidR="00DC21A2" w:rsidRDefault="00DC21A2" w14:paraId="5FCAC501" w14:textId="77777777">
      <w:pPr>
        <w:spacing w:line="240" w:lineRule="auto"/>
        <w:ind w:firstLine="360"/>
        <w:rPr>
          <w:rFonts w:ascii="Calibri" w:hAnsi="Calibri" w:eastAsia="Calibri" w:cs="Calibri"/>
          <w:b/>
          <w:sz w:val="24"/>
          <w:szCs w:val="24"/>
        </w:rPr>
      </w:pPr>
    </w:p>
    <w:p w:rsidR="00DC21A2" w:rsidRDefault="0091387A" w14:paraId="00F4964D" w14:textId="77777777">
      <w:pPr>
        <w:spacing w:line="240" w:lineRule="auto"/>
        <w:ind w:left="1440"/>
        <w:rPr>
          <w:rFonts w:ascii="Calibri" w:hAnsi="Calibri" w:eastAsia="Calibri" w:cs="Calibri"/>
          <w:sz w:val="24"/>
          <w:szCs w:val="24"/>
        </w:rPr>
      </w:pPr>
      <w:r>
        <w:rPr>
          <w:rFonts w:ascii="Calibri" w:hAnsi="Calibri" w:eastAsia="Calibri" w:cs="Calibri"/>
          <w:sz w:val="24"/>
          <w:szCs w:val="24"/>
        </w:rPr>
        <w:t>Add – Car added successfully.</w:t>
      </w:r>
    </w:p>
    <w:p w:rsidR="00DC21A2" w:rsidRDefault="0091387A" w14:paraId="4236C0C5" w14:textId="77777777">
      <w:pPr>
        <w:spacing w:line="240" w:lineRule="auto"/>
        <w:ind w:left="1440"/>
        <w:rPr>
          <w:rFonts w:ascii="Calibri" w:hAnsi="Calibri" w:eastAsia="Calibri" w:cs="Calibri"/>
          <w:sz w:val="24"/>
          <w:szCs w:val="24"/>
        </w:rPr>
      </w:pPr>
      <w:r>
        <w:rPr>
          <w:rFonts w:ascii="Calibri" w:hAnsi="Calibri" w:eastAsia="Calibri" w:cs="Calibri"/>
          <w:sz w:val="24"/>
          <w:szCs w:val="24"/>
        </w:rPr>
        <w:t>Edit – Car updated successfully.</w:t>
      </w:r>
    </w:p>
    <w:p w:rsidR="00DC21A2" w:rsidP="4DF41364" w:rsidRDefault="0091387A" w14:paraId="498E1345" w14:textId="77777777">
      <w:pPr>
        <w:spacing w:line="240" w:lineRule="auto"/>
        <w:ind w:left="1440"/>
        <w:rPr>
          <w:rFonts w:ascii="Calibri" w:hAnsi="Calibri" w:eastAsia="Calibri" w:cs="Calibri"/>
          <w:sz w:val="24"/>
          <w:szCs w:val="24"/>
          <w:lang w:val="en-US"/>
        </w:rPr>
      </w:pPr>
      <w:r w:rsidRPr="4DF41364">
        <w:rPr>
          <w:rFonts w:ascii="Calibri" w:hAnsi="Calibri" w:eastAsia="Calibri" w:cs="Calibri"/>
          <w:sz w:val="24"/>
          <w:szCs w:val="24"/>
          <w:lang w:val="en-US"/>
        </w:rPr>
        <w:t>Delete - Car deleted successfully.</w:t>
      </w:r>
    </w:p>
    <w:p w:rsidR="00DC21A2" w:rsidRDefault="00DC21A2" w14:paraId="6A860ADE" w14:textId="77777777">
      <w:pPr>
        <w:shd w:val="clear" w:color="auto" w:fill="FFFFFF"/>
        <w:spacing w:line="215" w:lineRule="auto"/>
        <w:ind w:left="720"/>
        <w:rPr>
          <w:rFonts w:ascii="Calibri" w:hAnsi="Calibri" w:eastAsia="Calibri" w:cs="Calibri"/>
          <w:b/>
          <w:sz w:val="24"/>
          <w:szCs w:val="24"/>
        </w:rPr>
      </w:pPr>
    </w:p>
    <w:p w:rsidR="00DC21A2" w:rsidRDefault="00DC21A2" w14:paraId="335BC775" w14:textId="77777777">
      <w:pPr>
        <w:shd w:val="clear" w:color="auto" w:fill="FFFFFF"/>
        <w:spacing w:line="215" w:lineRule="auto"/>
        <w:rPr>
          <w:rFonts w:ascii="Calibri" w:hAnsi="Calibri" w:eastAsia="Calibri" w:cs="Calibri"/>
          <w:b/>
          <w:sz w:val="28"/>
          <w:szCs w:val="28"/>
        </w:rPr>
      </w:pPr>
    </w:p>
    <w:p w:rsidR="00DC21A2" w:rsidRDefault="0091387A" w14:paraId="62FFA10E" w14:textId="77777777">
      <w:pPr>
        <w:shd w:val="clear" w:color="auto" w:fill="FFFFFF"/>
        <w:spacing w:line="215" w:lineRule="auto"/>
        <w:rPr>
          <w:rFonts w:ascii="Calibri" w:hAnsi="Calibri" w:eastAsia="Calibri" w:cs="Calibri"/>
          <w:b/>
          <w:sz w:val="28"/>
          <w:szCs w:val="28"/>
        </w:rPr>
      </w:pPr>
      <w:r>
        <w:rPr>
          <w:rFonts w:ascii="Calibri" w:hAnsi="Calibri" w:eastAsia="Calibri" w:cs="Calibri"/>
          <w:b/>
          <w:sz w:val="28"/>
          <w:szCs w:val="28"/>
        </w:rPr>
        <w:br/>
      </w:r>
      <w:r w:rsidR="00F44D74">
        <w:rPr>
          <w:rFonts w:ascii="Calibri" w:hAnsi="Calibri" w:eastAsia="Calibri" w:cs="Calibri"/>
          <w:b/>
          <w:sz w:val="28"/>
          <w:szCs w:val="28"/>
        </w:rPr>
        <w:t>5</w:t>
      </w:r>
      <w:r>
        <w:rPr>
          <w:rFonts w:ascii="Calibri" w:hAnsi="Calibri" w:eastAsia="Calibri" w:cs="Calibri"/>
          <w:b/>
          <w:sz w:val="28"/>
          <w:szCs w:val="28"/>
        </w:rPr>
        <w:t>.19 Fare Calculation Management</w:t>
      </w:r>
    </w:p>
    <w:p w:rsidR="00DC21A2" w:rsidRDefault="00DC21A2" w14:paraId="03D26FDB" w14:textId="77777777">
      <w:pPr>
        <w:shd w:val="clear" w:color="auto" w:fill="FFFFFF"/>
        <w:spacing w:line="215" w:lineRule="auto"/>
        <w:rPr>
          <w:rFonts w:ascii="Calibri" w:hAnsi="Calibri" w:eastAsia="Calibri" w:cs="Calibri"/>
          <w:sz w:val="24"/>
          <w:szCs w:val="24"/>
        </w:rPr>
      </w:pPr>
    </w:p>
    <w:p w:rsidR="00DC21A2" w:rsidRDefault="0091387A" w14:paraId="3B19C8E6" w14:textId="77777777">
      <w:pPr>
        <w:shd w:val="clear" w:color="auto" w:fill="FFFFFF"/>
        <w:spacing w:line="215" w:lineRule="auto"/>
        <w:rPr>
          <w:rFonts w:ascii="Calibri" w:hAnsi="Calibri" w:eastAsia="Calibri" w:cs="Calibri"/>
          <w:b/>
          <w:sz w:val="28"/>
          <w:szCs w:val="28"/>
        </w:rPr>
      </w:pPr>
      <w:r>
        <w:rPr>
          <w:rFonts w:ascii="Calibri" w:hAnsi="Calibri" w:eastAsia="Calibri" w:cs="Calibri"/>
          <w:b/>
          <w:sz w:val="28"/>
          <w:szCs w:val="28"/>
        </w:rPr>
        <w:t>Rates:</w:t>
      </w:r>
    </w:p>
    <w:p w:rsidR="00DC21A2" w:rsidRDefault="0091387A" w14:paraId="673CFD10" w14:textId="77777777">
      <w:pPr>
        <w:numPr>
          <w:ilvl w:val="0"/>
          <w:numId w:val="80"/>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Fixed route rates</w:t>
      </w:r>
    </w:p>
    <w:p w:rsidR="00DC21A2" w:rsidP="4DF41364" w:rsidRDefault="0091387A" w14:paraId="29C54307" w14:textId="77777777">
      <w:pPr>
        <w:numPr>
          <w:ilvl w:val="0"/>
          <w:numId w:val="80"/>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Distance</w:t>
      </w:r>
      <w:r w:rsidRPr="4DF41364" w:rsidR="009A2051">
        <w:rPr>
          <w:rFonts w:ascii="Calibri" w:hAnsi="Calibri" w:eastAsia="Calibri" w:cs="Calibri"/>
          <w:sz w:val="24"/>
          <w:szCs w:val="24"/>
          <w:lang w:val="en-US"/>
        </w:rPr>
        <w:t xml:space="preserve">, terrain </w:t>
      </w:r>
      <w:r w:rsidRPr="4DF41364">
        <w:rPr>
          <w:rFonts w:ascii="Calibri" w:hAnsi="Calibri" w:eastAsia="Calibri" w:cs="Calibri"/>
          <w:sz w:val="24"/>
          <w:szCs w:val="24"/>
          <w:lang w:val="en-US"/>
        </w:rPr>
        <w:t xml:space="preserve"> rates</w:t>
      </w:r>
    </w:p>
    <w:p w:rsidR="00DC21A2" w:rsidRDefault="0091387A" w14:paraId="0FA932D2" w14:textId="77777777">
      <w:pPr>
        <w:numPr>
          <w:ilvl w:val="0"/>
          <w:numId w:val="80"/>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Pickup times</w:t>
      </w:r>
    </w:p>
    <w:p w:rsidR="00DC21A2" w:rsidRDefault="0091387A" w14:paraId="690F5C82" w14:textId="77777777">
      <w:pPr>
        <w:numPr>
          <w:ilvl w:val="0"/>
          <w:numId w:val="80"/>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Hourly rate rules</w:t>
      </w:r>
    </w:p>
    <w:p w:rsidR="00DC21A2" w:rsidRDefault="0091387A" w14:paraId="0D5CC63D" w14:textId="77777777">
      <w:pPr>
        <w:numPr>
          <w:ilvl w:val="0"/>
          <w:numId w:val="80"/>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Daily rate rules</w:t>
      </w:r>
    </w:p>
    <w:p w:rsidR="00DC21A2" w:rsidRDefault="0091387A" w14:paraId="3B2DD1ED" w14:textId="77777777">
      <w:pPr>
        <w:numPr>
          <w:ilvl w:val="0"/>
          <w:numId w:val="80"/>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Airport pickup fees</w:t>
      </w:r>
    </w:p>
    <w:p w:rsidR="00DC21A2" w:rsidRDefault="00DC21A2" w14:paraId="67DB3AAD" w14:textId="77777777">
      <w:pPr>
        <w:shd w:val="clear" w:color="auto" w:fill="FFFFFF"/>
        <w:spacing w:line="215" w:lineRule="auto"/>
        <w:rPr>
          <w:rFonts w:ascii="Calibri" w:hAnsi="Calibri" w:eastAsia="Calibri" w:cs="Calibri"/>
          <w:sz w:val="24"/>
          <w:szCs w:val="24"/>
        </w:rPr>
      </w:pPr>
    </w:p>
    <w:p w:rsidR="00DC21A2" w:rsidRDefault="0091387A" w14:paraId="6066E6EC" w14:textId="77777777">
      <w:pPr>
        <w:shd w:val="clear" w:color="auto" w:fill="FFFFFF"/>
        <w:spacing w:line="215" w:lineRule="auto"/>
        <w:rPr>
          <w:rFonts w:ascii="Calibri" w:hAnsi="Calibri" w:eastAsia="Calibri" w:cs="Calibri"/>
          <w:b/>
          <w:sz w:val="24"/>
          <w:szCs w:val="24"/>
        </w:rPr>
      </w:pPr>
      <w:r>
        <w:rPr>
          <w:rFonts w:ascii="Calibri" w:hAnsi="Calibri" w:eastAsia="Calibri" w:cs="Calibri"/>
          <w:b/>
          <w:sz w:val="24"/>
          <w:szCs w:val="24"/>
        </w:rPr>
        <w:t>Fixed route rates:</w:t>
      </w:r>
    </w:p>
    <w:p w:rsidR="00DC21A2" w:rsidRDefault="0091387A" w14:paraId="66B5D109" w14:textId="77777777">
      <w:pPr>
        <w:numPr>
          <w:ilvl w:val="0"/>
          <w:numId w:val="77"/>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Define fixed rates for commonly travelled routes. These rates should be predetermined and displayed to customers during the booking process.</w:t>
      </w:r>
    </w:p>
    <w:p w:rsidR="00DC21A2" w:rsidRDefault="00DC21A2" w14:paraId="68213649" w14:textId="77777777">
      <w:pPr>
        <w:shd w:val="clear" w:color="auto" w:fill="FFFFFF"/>
        <w:spacing w:line="215" w:lineRule="auto"/>
        <w:rPr>
          <w:rFonts w:ascii="Calibri" w:hAnsi="Calibri" w:eastAsia="Calibri" w:cs="Calibri"/>
          <w:sz w:val="24"/>
          <w:szCs w:val="24"/>
        </w:rPr>
      </w:pPr>
    </w:p>
    <w:p w:rsidR="00DC21A2" w:rsidRDefault="0091387A" w14:paraId="5D2C7D90" w14:textId="77777777">
      <w:pPr>
        <w:shd w:val="clear" w:color="auto" w:fill="FFFFFF"/>
        <w:spacing w:line="215" w:lineRule="auto"/>
        <w:rPr>
          <w:rFonts w:ascii="Calibri" w:hAnsi="Calibri" w:eastAsia="Calibri" w:cs="Calibri"/>
          <w:b/>
          <w:sz w:val="24"/>
          <w:szCs w:val="24"/>
        </w:rPr>
      </w:pPr>
      <w:r>
        <w:rPr>
          <w:rFonts w:ascii="Calibri" w:hAnsi="Calibri" w:eastAsia="Calibri" w:cs="Calibri"/>
          <w:b/>
          <w:sz w:val="24"/>
          <w:szCs w:val="24"/>
        </w:rPr>
        <w:t>Distance rates:</w:t>
      </w:r>
    </w:p>
    <w:p w:rsidR="00DC21A2" w:rsidP="42094E3C" w:rsidRDefault="0091387A" w14:paraId="0ED9DE7F" w14:textId="77777777">
      <w:pPr>
        <w:numPr>
          <w:ilvl w:val="0"/>
          <w:numId w:val="39"/>
        </w:numPr>
        <w:shd w:val="clear" w:color="auto" w:fill="FFFFFF" w:themeFill="background1"/>
        <w:spacing w:line="215" w:lineRule="auto"/>
        <w:rPr>
          <w:rFonts w:ascii="Calibri" w:hAnsi="Calibri" w:eastAsia="Calibri" w:cs="Calibri"/>
          <w:sz w:val="24"/>
          <w:szCs w:val="24"/>
          <w:lang w:val="en-US"/>
        </w:rPr>
      </w:pPr>
      <w:r w:rsidRPr="42094E3C">
        <w:rPr>
          <w:rFonts w:ascii="Calibri" w:hAnsi="Calibri" w:eastAsia="Calibri" w:cs="Calibri"/>
          <w:sz w:val="24"/>
          <w:szCs w:val="24"/>
          <w:lang w:val="en-US"/>
        </w:rPr>
        <w:t>Implement a dynamic pricing mechanism based on the distance travelled. The system should calculate fares based on the distance between the pickup and drop-off locations.</w:t>
      </w:r>
    </w:p>
    <w:p w:rsidR="00DC21A2" w:rsidRDefault="00DC21A2" w14:paraId="5739782A" w14:textId="77777777">
      <w:pPr>
        <w:shd w:val="clear" w:color="auto" w:fill="FFFFFF"/>
        <w:spacing w:line="215" w:lineRule="auto"/>
        <w:rPr>
          <w:rFonts w:ascii="Calibri" w:hAnsi="Calibri" w:eastAsia="Calibri" w:cs="Calibri"/>
          <w:sz w:val="24"/>
          <w:szCs w:val="24"/>
        </w:rPr>
      </w:pPr>
    </w:p>
    <w:p w:rsidR="00DC21A2" w:rsidRDefault="0091387A" w14:paraId="52C3CEC7" w14:textId="77777777">
      <w:pPr>
        <w:shd w:val="clear" w:color="auto" w:fill="FFFFFF"/>
        <w:spacing w:line="215" w:lineRule="auto"/>
        <w:rPr>
          <w:rFonts w:ascii="Calibri" w:hAnsi="Calibri" w:eastAsia="Calibri" w:cs="Calibri"/>
          <w:b/>
          <w:sz w:val="24"/>
          <w:szCs w:val="24"/>
        </w:rPr>
      </w:pPr>
      <w:r>
        <w:rPr>
          <w:rFonts w:ascii="Calibri" w:hAnsi="Calibri" w:eastAsia="Calibri" w:cs="Calibri"/>
          <w:b/>
          <w:sz w:val="24"/>
          <w:szCs w:val="24"/>
        </w:rPr>
        <w:t>Pickup times</w:t>
      </w:r>
    </w:p>
    <w:p w:rsidR="00DC21A2" w:rsidRDefault="0091387A" w14:paraId="3CE09B3C" w14:textId="77777777">
      <w:pPr>
        <w:numPr>
          <w:ilvl w:val="0"/>
          <w:numId w:val="63"/>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Admins should be able to define time-based rules that influence fare rates during specific pickup times.</w:t>
      </w:r>
    </w:p>
    <w:p w:rsidR="00DC21A2" w:rsidRDefault="0091387A" w14:paraId="0FB018B4" w14:textId="77777777">
      <w:pPr>
        <w:numPr>
          <w:ilvl w:val="0"/>
          <w:numId w:val="63"/>
        </w:numPr>
        <w:shd w:val="clear" w:color="auto" w:fill="FFFFFF"/>
        <w:spacing w:line="215" w:lineRule="auto"/>
        <w:rPr>
          <w:rFonts w:ascii="Calibri" w:hAnsi="Calibri" w:eastAsia="Calibri" w:cs="Calibri"/>
          <w:sz w:val="24"/>
          <w:szCs w:val="24"/>
        </w:rPr>
      </w:pPr>
      <w:r>
        <w:rPr>
          <w:rFonts w:ascii="Calibri" w:hAnsi="Calibri" w:eastAsia="Calibri" w:cs="Calibri"/>
          <w:sz w:val="24"/>
          <w:szCs w:val="24"/>
        </w:rPr>
        <w:t>Customers should be informed about any applicable pickup time-related fare adjustments during the booking process.</w:t>
      </w:r>
    </w:p>
    <w:p w:rsidR="00DC21A2" w:rsidRDefault="00DC21A2" w14:paraId="71B064F0" w14:textId="77777777">
      <w:pPr>
        <w:shd w:val="clear" w:color="auto" w:fill="FFFFFF"/>
        <w:spacing w:line="215" w:lineRule="auto"/>
        <w:rPr>
          <w:rFonts w:ascii="Calibri" w:hAnsi="Calibri" w:eastAsia="Calibri" w:cs="Calibri"/>
          <w:sz w:val="24"/>
          <w:szCs w:val="24"/>
        </w:rPr>
      </w:pPr>
    </w:p>
    <w:p w:rsidR="00DC21A2" w:rsidRDefault="0091387A" w14:paraId="171D4A32" w14:textId="77777777">
      <w:pPr>
        <w:shd w:val="clear" w:color="auto" w:fill="FFFFFF"/>
        <w:spacing w:line="215" w:lineRule="auto"/>
        <w:rPr>
          <w:rFonts w:ascii="Calibri" w:hAnsi="Calibri" w:eastAsia="Calibri" w:cs="Calibri"/>
          <w:sz w:val="24"/>
          <w:szCs w:val="24"/>
        </w:rPr>
      </w:pPr>
      <w:r>
        <w:rPr>
          <w:rFonts w:ascii="Calibri" w:hAnsi="Calibri" w:eastAsia="Calibri" w:cs="Calibri"/>
          <w:b/>
          <w:sz w:val="24"/>
          <w:szCs w:val="24"/>
        </w:rPr>
        <w:t>Hourly rate rules</w:t>
      </w:r>
    </w:p>
    <w:p w:rsidR="00DC21A2" w:rsidP="42094E3C" w:rsidRDefault="0091387A" w14:paraId="59B40F25" w14:textId="77777777">
      <w:pPr>
        <w:numPr>
          <w:ilvl w:val="0"/>
          <w:numId w:val="76"/>
        </w:numPr>
        <w:shd w:val="clear" w:color="auto" w:fill="FFFFFF" w:themeFill="background1"/>
        <w:spacing w:line="215" w:lineRule="auto"/>
        <w:rPr>
          <w:rFonts w:ascii="Calibri" w:hAnsi="Calibri" w:eastAsia="Calibri" w:cs="Calibri"/>
          <w:sz w:val="24"/>
          <w:szCs w:val="24"/>
          <w:lang w:val="en-US"/>
        </w:rPr>
      </w:pPr>
      <w:r w:rsidRPr="42094E3C">
        <w:rPr>
          <w:rFonts w:ascii="Calibri" w:hAnsi="Calibri" w:eastAsia="Calibri" w:cs="Calibri"/>
          <w:sz w:val="24"/>
          <w:szCs w:val="24"/>
          <w:lang w:val="en-US"/>
        </w:rPr>
        <w:t>Hourly rate rules help the admin to increase rates at peak times in a day.</w:t>
      </w:r>
    </w:p>
    <w:p w:rsidR="00DC21A2" w:rsidRDefault="00DC21A2" w14:paraId="6BB5D402" w14:textId="77777777">
      <w:pPr>
        <w:shd w:val="clear" w:color="auto" w:fill="FFFFFF"/>
        <w:spacing w:line="215" w:lineRule="auto"/>
        <w:rPr>
          <w:rFonts w:ascii="Calibri" w:hAnsi="Calibri" w:eastAsia="Calibri" w:cs="Calibri"/>
          <w:sz w:val="24"/>
          <w:szCs w:val="24"/>
        </w:rPr>
      </w:pPr>
    </w:p>
    <w:p w:rsidR="00DC21A2" w:rsidRDefault="0091387A" w14:paraId="39933B33" w14:textId="77777777">
      <w:pPr>
        <w:shd w:val="clear" w:color="auto" w:fill="FFFFFF"/>
        <w:spacing w:line="215" w:lineRule="auto"/>
        <w:rPr>
          <w:rFonts w:ascii="Calibri" w:hAnsi="Calibri" w:eastAsia="Calibri" w:cs="Calibri"/>
          <w:b/>
          <w:sz w:val="24"/>
          <w:szCs w:val="24"/>
        </w:rPr>
      </w:pPr>
      <w:r>
        <w:rPr>
          <w:rFonts w:ascii="Calibri" w:hAnsi="Calibri" w:eastAsia="Calibri" w:cs="Calibri"/>
          <w:b/>
          <w:sz w:val="24"/>
          <w:szCs w:val="24"/>
        </w:rPr>
        <w:t>Daily rate rules</w:t>
      </w:r>
    </w:p>
    <w:p w:rsidR="00DC21A2" w:rsidP="42094E3C" w:rsidRDefault="0091387A" w14:paraId="6052F1B6" w14:textId="77777777">
      <w:pPr>
        <w:numPr>
          <w:ilvl w:val="0"/>
          <w:numId w:val="76"/>
        </w:numPr>
        <w:shd w:val="clear" w:color="auto" w:fill="FFFFFF" w:themeFill="background1"/>
        <w:spacing w:line="215" w:lineRule="auto"/>
        <w:rPr>
          <w:rFonts w:ascii="Calibri" w:hAnsi="Calibri" w:eastAsia="Calibri" w:cs="Calibri"/>
          <w:sz w:val="24"/>
          <w:szCs w:val="24"/>
          <w:lang w:val="en-US"/>
        </w:rPr>
      </w:pPr>
      <w:r w:rsidRPr="42094E3C">
        <w:rPr>
          <w:rFonts w:ascii="Calibri" w:hAnsi="Calibri" w:eastAsia="Calibri" w:cs="Calibri"/>
          <w:sz w:val="24"/>
          <w:szCs w:val="24"/>
          <w:lang w:val="en-US"/>
        </w:rPr>
        <w:t>Daily rate rules help admin increase rates on peak days in a week.</w:t>
      </w:r>
    </w:p>
    <w:p w:rsidR="00DC21A2" w:rsidRDefault="00DC21A2" w14:paraId="690FB951" w14:textId="77777777">
      <w:pPr>
        <w:shd w:val="clear" w:color="auto" w:fill="FFFFFF"/>
        <w:spacing w:line="215" w:lineRule="auto"/>
        <w:rPr>
          <w:rFonts w:ascii="Calibri" w:hAnsi="Calibri" w:eastAsia="Calibri" w:cs="Calibri"/>
          <w:sz w:val="24"/>
          <w:szCs w:val="24"/>
        </w:rPr>
      </w:pPr>
    </w:p>
    <w:p w:rsidR="00DC21A2" w:rsidRDefault="0091387A" w14:paraId="1B454F57" w14:textId="77777777">
      <w:pPr>
        <w:shd w:val="clear" w:color="auto" w:fill="FFFFFF"/>
        <w:spacing w:line="215" w:lineRule="auto"/>
        <w:rPr>
          <w:rFonts w:ascii="Calibri" w:hAnsi="Calibri" w:eastAsia="Calibri" w:cs="Calibri"/>
          <w:b/>
          <w:sz w:val="24"/>
          <w:szCs w:val="24"/>
        </w:rPr>
      </w:pPr>
      <w:r>
        <w:rPr>
          <w:rFonts w:ascii="Calibri" w:hAnsi="Calibri" w:eastAsia="Calibri" w:cs="Calibri"/>
          <w:b/>
          <w:sz w:val="24"/>
          <w:szCs w:val="24"/>
        </w:rPr>
        <w:t>Airport pickup fees</w:t>
      </w:r>
    </w:p>
    <w:p w:rsidR="00DC21A2" w:rsidP="4DF41364" w:rsidRDefault="0091387A" w14:paraId="4D017A32" w14:textId="6732594F">
      <w:pPr>
        <w:numPr>
          <w:ilvl w:val="0"/>
          <w:numId w:val="4"/>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The </w:t>
      </w:r>
      <w:r w:rsidRPr="4DF41364" w:rsidR="002D1C08">
        <w:rPr>
          <w:rFonts w:ascii="Calibri" w:hAnsi="Calibri" w:eastAsia="Calibri" w:cs="Calibri"/>
          <w:sz w:val="24"/>
          <w:szCs w:val="24"/>
          <w:lang w:val="en-US"/>
        </w:rPr>
        <w:t>admin</w:t>
      </w:r>
      <w:r w:rsidRPr="4DF41364">
        <w:rPr>
          <w:rFonts w:ascii="Calibri" w:hAnsi="Calibri" w:eastAsia="Calibri" w:cs="Calibri"/>
          <w:sz w:val="24"/>
          <w:szCs w:val="24"/>
          <w:lang w:val="en-US"/>
        </w:rPr>
        <w:t xml:space="preserve"> should have the ability to set and manage additional fees for airport pickups.</w:t>
      </w:r>
    </w:p>
    <w:p w:rsidR="00DC21A2" w:rsidRDefault="00DC21A2" w14:paraId="4CB9B5D7" w14:textId="77777777">
      <w:pPr>
        <w:shd w:val="clear" w:color="auto" w:fill="FFFFFF"/>
        <w:spacing w:line="215" w:lineRule="auto"/>
        <w:rPr>
          <w:rFonts w:ascii="Calibri" w:hAnsi="Calibri" w:eastAsia="Calibri" w:cs="Calibri"/>
          <w:sz w:val="24"/>
          <w:szCs w:val="24"/>
        </w:rPr>
      </w:pPr>
    </w:p>
    <w:p w:rsidR="00BA2BE8" w:rsidP="006D69BB" w:rsidRDefault="00BA2BE8" w14:paraId="0B81E59B" w14:textId="77777777">
      <w:pPr>
        <w:shd w:val="clear" w:color="auto" w:fill="FFFFFF"/>
        <w:spacing w:line="215" w:lineRule="auto"/>
        <w:rPr>
          <w:rFonts w:ascii="Calibri" w:hAnsi="Calibri" w:eastAsia="Calibri" w:cs="Calibri"/>
          <w:bCs/>
          <w:sz w:val="24"/>
          <w:szCs w:val="24"/>
        </w:rPr>
      </w:pPr>
    </w:p>
    <w:p w:rsidR="00BA2BE8" w:rsidP="00BA2BE8" w:rsidRDefault="00BA2BE8" w14:paraId="11521F63" w14:textId="77777777">
      <w:pPr>
        <w:pStyle w:val="LO-normal"/>
        <w:shd w:val="clear" w:color="auto" w:fill="FFFFFF"/>
        <w:spacing w:line="211" w:lineRule="auto"/>
        <w:rPr>
          <w:rFonts w:ascii="Calibri" w:hAnsi="Calibri" w:eastAsia="Calibri" w:cs="Calibri"/>
          <w:b/>
          <w:sz w:val="28"/>
          <w:szCs w:val="28"/>
        </w:rPr>
      </w:pPr>
      <w:r>
        <w:rPr>
          <w:rFonts w:ascii="Calibri" w:hAnsi="Calibri" w:eastAsia="Calibri" w:cs="Calibri"/>
          <w:b/>
          <w:sz w:val="28"/>
          <w:szCs w:val="28"/>
        </w:rPr>
        <w:t>Rates:</w:t>
      </w:r>
    </w:p>
    <w:p w:rsidR="00BA2BE8" w:rsidRDefault="00BA2BE8" w14:paraId="168AD5A9" w14:textId="77777777">
      <w:pPr>
        <w:pStyle w:val="LO-normal"/>
        <w:numPr>
          <w:ilvl w:val="0"/>
          <w:numId w:val="128"/>
        </w:numPr>
        <w:shd w:val="clear" w:color="auto" w:fill="FFFFFF"/>
        <w:spacing w:line="211" w:lineRule="auto"/>
      </w:pPr>
      <w:r>
        <w:rPr>
          <w:rFonts w:ascii="Calibri" w:hAnsi="Calibri" w:eastAsia="Calibri" w:cs="Calibri"/>
          <w:sz w:val="24"/>
          <w:szCs w:val="24"/>
        </w:rPr>
        <w:t>Fixed route rates</w:t>
      </w:r>
    </w:p>
    <w:p w:rsidR="00BA2BE8" w:rsidP="4DF41364" w:rsidRDefault="00BA2BE8" w14:paraId="67336CD0" w14:textId="77777777">
      <w:pPr>
        <w:pStyle w:val="LO-normal"/>
        <w:numPr>
          <w:ilvl w:val="0"/>
          <w:numId w:val="128"/>
        </w:numPr>
        <w:shd w:val="clear" w:color="auto" w:fill="FFFFFF" w:themeFill="background1"/>
        <w:spacing w:line="211" w:lineRule="auto"/>
        <w:rPr>
          <w:rFonts w:ascii="Calibri" w:hAnsi="Calibri" w:eastAsia="Calibri" w:cs="Calibri"/>
          <w:sz w:val="24"/>
          <w:szCs w:val="24"/>
          <w:lang w:val="en-US"/>
        </w:rPr>
      </w:pPr>
      <w:r w:rsidRPr="4DF41364">
        <w:rPr>
          <w:rFonts w:ascii="Calibri" w:hAnsi="Calibri" w:eastAsia="Calibri" w:cs="Calibri"/>
          <w:sz w:val="24"/>
          <w:szCs w:val="24"/>
          <w:lang w:val="en-US"/>
        </w:rPr>
        <w:t>Distance, terrain  rates</w:t>
      </w:r>
    </w:p>
    <w:p w:rsidR="00BA2BE8" w:rsidRDefault="00BA2BE8" w14:paraId="3AE25F26" w14:textId="77777777">
      <w:pPr>
        <w:pStyle w:val="LO-normal"/>
        <w:numPr>
          <w:ilvl w:val="0"/>
          <w:numId w:val="128"/>
        </w:numPr>
        <w:shd w:val="clear" w:color="auto" w:fill="FFFFFF"/>
        <w:spacing w:line="211" w:lineRule="auto"/>
      </w:pPr>
      <w:r>
        <w:rPr>
          <w:rFonts w:ascii="Calibri" w:hAnsi="Calibri" w:eastAsia="Calibri" w:cs="Calibri"/>
          <w:sz w:val="24"/>
          <w:szCs w:val="24"/>
        </w:rPr>
        <w:t>Pickup times</w:t>
      </w:r>
    </w:p>
    <w:p w:rsidR="00BA2BE8" w:rsidRDefault="00BA2BE8" w14:paraId="19690AC0" w14:textId="77777777">
      <w:pPr>
        <w:pStyle w:val="LO-normal"/>
        <w:numPr>
          <w:ilvl w:val="0"/>
          <w:numId w:val="128"/>
        </w:numPr>
        <w:shd w:val="clear" w:color="auto" w:fill="FFFFFF"/>
        <w:spacing w:line="211" w:lineRule="auto"/>
      </w:pPr>
      <w:r>
        <w:rPr>
          <w:rFonts w:ascii="Calibri" w:hAnsi="Calibri" w:eastAsia="Calibri" w:cs="Calibri"/>
          <w:sz w:val="24"/>
          <w:szCs w:val="24"/>
        </w:rPr>
        <w:t>Hourly rate rules</w:t>
      </w:r>
    </w:p>
    <w:p w:rsidR="00BA2BE8" w:rsidRDefault="00BA2BE8" w14:paraId="6DCE2856" w14:textId="77777777">
      <w:pPr>
        <w:pStyle w:val="LO-normal"/>
        <w:numPr>
          <w:ilvl w:val="0"/>
          <w:numId w:val="128"/>
        </w:numPr>
        <w:shd w:val="clear" w:color="auto" w:fill="FFFFFF"/>
        <w:spacing w:line="211" w:lineRule="auto"/>
      </w:pPr>
      <w:r>
        <w:rPr>
          <w:rFonts w:ascii="Calibri" w:hAnsi="Calibri" w:eastAsia="Calibri" w:cs="Calibri"/>
          <w:sz w:val="24"/>
          <w:szCs w:val="24"/>
        </w:rPr>
        <w:t>Daily rate rules</w:t>
      </w:r>
    </w:p>
    <w:p w:rsidR="00BA2BE8" w:rsidRDefault="00BA2BE8" w14:paraId="18EE5B1D" w14:textId="77777777">
      <w:pPr>
        <w:pStyle w:val="LO-normal"/>
        <w:numPr>
          <w:ilvl w:val="0"/>
          <w:numId w:val="128"/>
        </w:numPr>
        <w:shd w:val="clear" w:color="auto" w:fill="FFFFFF"/>
        <w:spacing w:line="211" w:lineRule="auto"/>
      </w:pPr>
      <w:r>
        <w:rPr>
          <w:rFonts w:ascii="Calibri" w:hAnsi="Calibri" w:eastAsia="Calibri" w:cs="Calibri"/>
          <w:sz w:val="24"/>
          <w:szCs w:val="24"/>
        </w:rPr>
        <w:t>Airport pickup fees</w:t>
      </w:r>
    </w:p>
    <w:p w:rsidR="00BA2BE8" w:rsidP="00BA2BE8" w:rsidRDefault="00BA2BE8" w14:paraId="0B2A225B" w14:textId="77777777">
      <w:pPr>
        <w:pStyle w:val="LO-normal"/>
        <w:spacing w:after="140" w:line="300" w:lineRule="auto"/>
        <w:rPr>
          <w:rFonts w:ascii="Times New Roman" w:hAnsi="Times New Roman" w:eastAsia="Times New Roman" w:cs="Times New Roman"/>
          <w:sz w:val="24"/>
          <w:szCs w:val="24"/>
        </w:rPr>
      </w:pPr>
    </w:p>
    <w:p w:rsidR="00BA2BE8" w:rsidP="00BA2BE8" w:rsidRDefault="00BA2BE8" w14:paraId="6A74C716" w14:textId="77777777">
      <w:pPr>
        <w:pStyle w:val="LO-normal"/>
        <w:spacing w:after="140" w:line="300" w:lineRule="auto"/>
        <w:rPr>
          <w:rFonts w:ascii="Calibri" w:hAnsi="Calibri" w:eastAsia="Calibri" w:cs="Calibri"/>
          <w:b/>
          <w:sz w:val="24"/>
          <w:szCs w:val="24"/>
        </w:rPr>
      </w:pPr>
      <w:r>
        <w:rPr>
          <w:rFonts w:ascii="Calibri" w:hAnsi="Calibri" w:eastAsia="Calibri" w:cs="Calibri"/>
          <w:b/>
          <w:sz w:val="24"/>
          <w:szCs w:val="24"/>
        </w:rPr>
        <w:t>FIXED ROUTE RATES</w:t>
      </w:r>
    </w:p>
    <w:p w:rsidR="00BA2BE8" w:rsidP="00BA2BE8" w:rsidRDefault="00BA2BE8" w14:paraId="1D068284" w14:textId="77777777">
      <w:pPr>
        <w:pStyle w:val="LO-normal"/>
        <w:shd w:val="clear" w:color="auto" w:fill="FFFFFF"/>
        <w:spacing w:line="211" w:lineRule="auto"/>
        <w:rPr>
          <w:rFonts w:ascii="Calibri" w:hAnsi="Calibri" w:eastAsia="Calibri" w:cs="Calibri"/>
          <w:b/>
          <w:sz w:val="28"/>
          <w:szCs w:val="28"/>
        </w:rPr>
      </w:pPr>
    </w:p>
    <w:tbl>
      <w:tblPr>
        <w:tblW w:w="9345" w:type="dxa"/>
        <w:tblInd w:w="-15" w:type="dxa"/>
        <w:tblCellMar>
          <w:top w:w="100" w:type="dxa"/>
          <w:left w:w="100" w:type="dxa"/>
          <w:bottom w:w="100" w:type="dxa"/>
          <w:right w:w="100" w:type="dxa"/>
        </w:tblCellMar>
        <w:tblLook w:val="0600" w:firstRow="0" w:lastRow="0" w:firstColumn="0" w:lastColumn="0" w:noHBand="1" w:noVBand="1"/>
      </w:tblPr>
      <w:tblGrid>
        <w:gridCol w:w="900"/>
        <w:gridCol w:w="2160"/>
        <w:gridCol w:w="1576"/>
        <w:gridCol w:w="1619"/>
        <w:gridCol w:w="1725"/>
        <w:gridCol w:w="1365"/>
      </w:tblGrid>
      <w:tr w:rsidR="00BA2BE8" w:rsidTr="0091387A" w14:paraId="6082FDC5" w14:textId="77777777">
        <w:trPr>
          <w:trHeight w:val="495"/>
        </w:trPr>
        <w:tc>
          <w:tcPr>
            <w:tcW w:w="899" w:type="dxa"/>
            <w:tcBorders>
              <w:top w:val="single" w:color="000000" w:sz="6" w:space="0"/>
              <w:left w:val="single" w:color="000000" w:sz="6" w:space="0"/>
              <w:bottom w:val="single" w:color="000000" w:sz="6" w:space="0"/>
              <w:right w:val="single" w:color="000000" w:sz="6" w:space="0"/>
            </w:tcBorders>
          </w:tcPr>
          <w:p w:rsidR="00BA2BE8" w:rsidP="0091387A" w:rsidRDefault="00BA2BE8" w14:paraId="1DC9CE88" w14:textId="77777777">
            <w:pPr>
              <w:pStyle w:val="LO-normal"/>
              <w:rPr>
                <w:rFonts w:ascii="Calibri" w:hAnsi="Calibri" w:eastAsia="Calibri" w:cs="Calibri"/>
                <w:b/>
                <w:sz w:val="24"/>
                <w:szCs w:val="24"/>
              </w:rPr>
            </w:pPr>
            <w:r>
              <w:rPr>
                <w:rFonts w:ascii="Calibri" w:hAnsi="Calibri" w:eastAsia="Calibri" w:cs="Calibri"/>
                <w:b/>
                <w:sz w:val="24"/>
                <w:szCs w:val="24"/>
              </w:rPr>
              <w:t>S NO</w:t>
            </w:r>
          </w:p>
        </w:tc>
        <w:tc>
          <w:tcPr>
            <w:tcW w:w="2160" w:type="dxa"/>
            <w:tcBorders>
              <w:top w:val="single" w:color="000000" w:sz="6" w:space="0"/>
              <w:bottom w:val="single" w:color="000000" w:sz="6" w:space="0"/>
              <w:right w:val="single" w:color="000000" w:sz="6" w:space="0"/>
            </w:tcBorders>
          </w:tcPr>
          <w:p w:rsidR="00BA2BE8" w:rsidP="0091387A" w:rsidRDefault="00BA2BE8" w14:paraId="6205034F" w14:textId="77777777">
            <w:pPr>
              <w:pStyle w:val="LO-normal"/>
              <w:rPr>
                <w:rFonts w:ascii="Calibri" w:hAnsi="Calibri" w:eastAsia="Calibri" w:cs="Calibri"/>
                <w:b/>
                <w:sz w:val="24"/>
                <w:szCs w:val="24"/>
              </w:rPr>
            </w:pPr>
            <w:r>
              <w:rPr>
                <w:rFonts w:ascii="Calibri" w:hAnsi="Calibri" w:eastAsia="Calibri" w:cs="Calibri"/>
                <w:b/>
                <w:sz w:val="24"/>
                <w:szCs w:val="24"/>
              </w:rPr>
              <w:t>Fields</w:t>
            </w:r>
          </w:p>
        </w:tc>
        <w:tc>
          <w:tcPr>
            <w:tcW w:w="1576" w:type="dxa"/>
            <w:tcBorders>
              <w:top w:val="single" w:color="000000" w:sz="6" w:space="0"/>
              <w:bottom w:val="single" w:color="000000" w:sz="6" w:space="0"/>
              <w:right w:val="single" w:color="000000" w:sz="6" w:space="0"/>
            </w:tcBorders>
          </w:tcPr>
          <w:p w:rsidR="00BA2BE8" w:rsidP="0091387A" w:rsidRDefault="00BA2BE8" w14:paraId="755CC79C" w14:textId="77777777">
            <w:pPr>
              <w:pStyle w:val="LO-normal"/>
              <w:rPr>
                <w:rFonts w:ascii="Calibri" w:hAnsi="Calibri" w:eastAsia="Calibri" w:cs="Calibri"/>
                <w:b/>
                <w:sz w:val="24"/>
                <w:szCs w:val="24"/>
              </w:rPr>
            </w:pPr>
            <w:r>
              <w:rPr>
                <w:rFonts w:ascii="Calibri" w:hAnsi="Calibri" w:eastAsia="Calibri" w:cs="Calibri"/>
                <w:b/>
                <w:sz w:val="24"/>
                <w:szCs w:val="24"/>
              </w:rPr>
              <w:t>Control</w:t>
            </w:r>
          </w:p>
        </w:tc>
        <w:tc>
          <w:tcPr>
            <w:tcW w:w="1619" w:type="dxa"/>
            <w:tcBorders>
              <w:top w:val="single" w:color="000000" w:sz="6" w:space="0"/>
              <w:bottom w:val="single" w:color="000000" w:sz="6" w:space="0"/>
              <w:right w:val="single" w:color="000000" w:sz="6" w:space="0"/>
            </w:tcBorders>
          </w:tcPr>
          <w:p w:rsidR="00BA2BE8" w:rsidP="0091387A" w:rsidRDefault="00BA2BE8" w14:paraId="0362AAAE" w14:textId="77777777">
            <w:pPr>
              <w:pStyle w:val="LO-normal"/>
              <w:rPr>
                <w:rFonts w:ascii="Calibri" w:hAnsi="Calibri" w:eastAsia="Calibri" w:cs="Calibri"/>
                <w:b/>
                <w:sz w:val="24"/>
                <w:szCs w:val="24"/>
              </w:rPr>
            </w:pPr>
            <w:r>
              <w:rPr>
                <w:rFonts w:ascii="Calibri" w:hAnsi="Calibri" w:eastAsia="Calibri" w:cs="Calibri"/>
                <w:b/>
                <w:sz w:val="24"/>
                <w:szCs w:val="24"/>
              </w:rPr>
              <w:t>Mandatory</w:t>
            </w:r>
          </w:p>
        </w:tc>
        <w:tc>
          <w:tcPr>
            <w:tcW w:w="1725" w:type="dxa"/>
            <w:tcBorders>
              <w:top w:val="single" w:color="000000" w:sz="6" w:space="0"/>
              <w:bottom w:val="single" w:color="000000" w:sz="6" w:space="0"/>
              <w:right w:val="single" w:color="000000" w:sz="6" w:space="0"/>
            </w:tcBorders>
          </w:tcPr>
          <w:p w:rsidR="00BA2BE8" w:rsidP="0091387A" w:rsidRDefault="00BA2BE8" w14:paraId="7B3A8430" w14:textId="77777777">
            <w:pPr>
              <w:pStyle w:val="LO-normal"/>
              <w:rPr>
                <w:rFonts w:ascii="Calibri" w:hAnsi="Calibri" w:eastAsia="Calibri" w:cs="Calibri"/>
                <w:b/>
                <w:sz w:val="24"/>
                <w:szCs w:val="24"/>
              </w:rPr>
            </w:pPr>
            <w:r>
              <w:rPr>
                <w:rFonts w:ascii="Calibri" w:hAnsi="Calibri" w:eastAsia="Calibri" w:cs="Calibri"/>
                <w:b/>
                <w:sz w:val="24"/>
                <w:szCs w:val="24"/>
              </w:rPr>
              <w:t>Value</w:t>
            </w:r>
          </w:p>
        </w:tc>
        <w:tc>
          <w:tcPr>
            <w:tcW w:w="1365" w:type="dxa"/>
            <w:tcBorders>
              <w:top w:val="single" w:color="000000" w:sz="6" w:space="0"/>
              <w:bottom w:val="single" w:color="000000" w:sz="6" w:space="0"/>
              <w:right w:val="single" w:color="000000" w:sz="6" w:space="0"/>
            </w:tcBorders>
          </w:tcPr>
          <w:p w:rsidR="00BA2BE8" w:rsidP="0091387A" w:rsidRDefault="00BA2BE8" w14:paraId="0EEE215F" w14:textId="77777777">
            <w:pPr>
              <w:pStyle w:val="LO-normal"/>
              <w:rPr>
                <w:rFonts w:ascii="Calibri" w:hAnsi="Calibri" w:eastAsia="Calibri" w:cs="Calibri"/>
                <w:b/>
                <w:sz w:val="24"/>
                <w:szCs w:val="24"/>
              </w:rPr>
            </w:pPr>
            <w:r>
              <w:rPr>
                <w:rFonts w:ascii="Calibri" w:hAnsi="Calibri" w:eastAsia="Calibri" w:cs="Calibri"/>
                <w:b/>
                <w:sz w:val="24"/>
                <w:szCs w:val="24"/>
              </w:rPr>
              <w:t>Default</w:t>
            </w:r>
          </w:p>
        </w:tc>
      </w:tr>
      <w:tr w:rsidR="00BA2BE8" w:rsidTr="0091387A" w14:paraId="5D06FFEF" w14:textId="77777777">
        <w:trPr>
          <w:trHeight w:val="480"/>
        </w:trPr>
        <w:tc>
          <w:tcPr>
            <w:tcW w:w="899" w:type="dxa"/>
            <w:tcBorders>
              <w:left w:val="single" w:color="000000" w:sz="6" w:space="0"/>
              <w:bottom w:val="single" w:color="000000" w:sz="6" w:space="0"/>
              <w:right w:val="single" w:color="000000" w:sz="6" w:space="0"/>
            </w:tcBorders>
          </w:tcPr>
          <w:p w:rsidR="00BA2BE8" w:rsidP="0091387A" w:rsidRDefault="00BA2BE8" w14:paraId="1C4E5A9E" w14:textId="77777777">
            <w:pPr>
              <w:pStyle w:val="LO-normal"/>
              <w:rPr>
                <w:rFonts w:ascii="Calibri" w:hAnsi="Calibri" w:eastAsia="Calibri" w:cs="Calibri"/>
                <w:sz w:val="24"/>
                <w:szCs w:val="24"/>
              </w:rPr>
            </w:pPr>
            <w:r>
              <w:rPr>
                <w:rFonts w:ascii="Calibri" w:hAnsi="Calibri" w:eastAsia="Calibri" w:cs="Calibri"/>
                <w:sz w:val="24"/>
                <w:szCs w:val="24"/>
              </w:rPr>
              <w:t>1</w:t>
            </w:r>
          </w:p>
        </w:tc>
        <w:tc>
          <w:tcPr>
            <w:tcW w:w="2160" w:type="dxa"/>
            <w:tcBorders>
              <w:bottom w:val="single" w:color="000000" w:sz="6" w:space="0"/>
              <w:right w:val="single" w:color="000000" w:sz="6" w:space="0"/>
            </w:tcBorders>
          </w:tcPr>
          <w:p w:rsidR="00BA2BE8" w:rsidP="0091387A" w:rsidRDefault="00BA2BE8" w14:paraId="04F71008" w14:textId="77777777">
            <w:pPr>
              <w:pStyle w:val="LO-normal"/>
              <w:rPr>
                <w:rFonts w:ascii="Calibri" w:hAnsi="Calibri" w:eastAsia="Calibri" w:cs="Calibri"/>
                <w:sz w:val="24"/>
                <w:szCs w:val="24"/>
              </w:rPr>
            </w:pPr>
            <w:r>
              <w:rPr>
                <w:rFonts w:ascii="Calibri" w:hAnsi="Calibri" w:eastAsia="Calibri" w:cs="Calibri"/>
                <w:sz w:val="24"/>
                <w:szCs w:val="24"/>
              </w:rPr>
              <w:t>Pick-up car type</w:t>
            </w:r>
          </w:p>
        </w:tc>
        <w:tc>
          <w:tcPr>
            <w:tcW w:w="1576" w:type="dxa"/>
            <w:tcBorders>
              <w:bottom w:val="single" w:color="000000" w:sz="6" w:space="0"/>
              <w:right w:val="single" w:color="000000" w:sz="6" w:space="0"/>
            </w:tcBorders>
          </w:tcPr>
          <w:p w:rsidR="00BA2BE8" w:rsidP="0091387A" w:rsidRDefault="00BA2BE8" w14:paraId="152EB1F7" w14:textId="77777777">
            <w:pPr>
              <w:pStyle w:val="LO-normal"/>
              <w:rPr>
                <w:rFonts w:ascii="Calibri" w:hAnsi="Calibri" w:eastAsia="Calibri" w:cs="Calibri"/>
                <w:sz w:val="24"/>
                <w:szCs w:val="24"/>
              </w:rPr>
            </w:pPr>
            <w:r>
              <w:rPr>
                <w:rFonts w:ascii="Calibri" w:hAnsi="Calibri" w:eastAsia="Calibri" w:cs="Calibri"/>
                <w:sz w:val="24"/>
                <w:szCs w:val="24"/>
              </w:rPr>
              <w:t>Dropdown</w:t>
            </w:r>
          </w:p>
        </w:tc>
        <w:tc>
          <w:tcPr>
            <w:tcW w:w="1619" w:type="dxa"/>
            <w:tcBorders>
              <w:bottom w:val="single" w:color="000000" w:sz="6" w:space="0"/>
              <w:right w:val="single" w:color="000000" w:sz="6" w:space="0"/>
            </w:tcBorders>
          </w:tcPr>
          <w:p w:rsidR="00BA2BE8" w:rsidP="0091387A" w:rsidRDefault="00BA2BE8" w14:paraId="3B6E06E7" w14:textId="77777777">
            <w:pPr>
              <w:pStyle w:val="LO-normal"/>
              <w:rPr>
                <w:rFonts w:ascii="Calibri" w:hAnsi="Calibri" w:eastAsia="Calibri" w:cs="Calibri"/>
                <w:sz w:val="24"/>
                <w:szCs w:val="24"/>
              </w:rPr>
            </w:pPr>
            <w:r>
              <w:rPr>
                <w:rFonts w:ascii="Calibri" w:hAnsi="Calibri" w:eastAsia="Calibri" w:cs="Calibri"/>
                <w:sz w:val="24"/>
                <w:szCs w:val="24"/>
              </w:rPr>
              <w:t>Required</w:t>
            </w:r>
          </w:p>
        </w:tc>
        <w:tc>
          <w:tcPr>
            <w:tcW w:w="1725" w:type="dxa"/>
            <w:tcBorders>
              <w:bottom w:val="single" w:color="000000" w:sz="6" w:space="0"/>
              <w:right w:val="single" w:color="000000" w:sz="6" w:space="0"/>
            </w:tcBorders>
          </w:tcPr>
          <w:p w:rsidR="00BA2BE8" w:rsidP="0091387A" w:rsidRDefault="00BA2BE8" w14:paraId="070BB246" w14:textId="77777777">
            <w:pPr>
              <w:pStyle w:val="LO-normal"/>
              <w:rPr>
                <w:rFonts w:ascii="Calibri" w:hAnsi="Calibri" w:eastAsia="Calibri" w:cs="Calibri"/>
                <w:sz w:val="24"/>
                <w:szCs w:val="24"/>
              </w:rPr>
            </w:pPr>
          </w:p>
        </w:tc>
        <w:tc>
          <w:tcPr>
            <w:tcW w:w="1365" w:type="dxa"/>
            <w:tcBorders>
              <w:bottom w:val="single" w:color="000000" w:sz="6" w:space="0"/>
              <w:right w:val="single" w:color="000000" w:sz="6" w:space="0"/>
            </w:tcBorders>
          </w:tcPr>
          <w:p w:rsidR="00BA2BE8" w:rsidP="0091387A" w:rsidRDefault="00BA2BE8" w14:paraId="66C2DF8D" w14:textId="77777777">
            <w:pPr>
              <w:pStyle w:val="LO-normal"/>
              <w:rPr>
                <w:rFonts w:ascii="Calibri" w:hAnsi="Calibri" w:eastAsia="Calibri" w:cs="Calibri"/>
                <w:b/>
                <w:sz w:val="24"/>
                <w:szCs w:val="24"/>
              </w:rPr>
            </w:pPr>
            <w:r>
              <w:rPr>
                <w:rFonts w:ascii="Calibri" w:hAnsi="Calibri" w:eastAsia="Calibri" w:cs="Calibri"/>
                <w:b/>
                <w:sz w:val="24"/>
                <w:szCs w:val="24"/>
              </w:rPr>
              <w:t xml:space="preserve"> </w:t>
            </w:r>
          </w:p>
        </w:tc>
      </w:tr>
      <w:tr w:rsidR="00BA2BE8" w:rsidTr="0091387A" w14:paraId="1DB38689" w14:textId="77777777">
        <w:trPr>
          <w:trHeight w:val="480"/>
        </w:trPr>
        <w:tc>
          <w:tcPr>
            <w:tcW w:w="899" w:type="dxa"/>
            <w:tcBorders>
              <w:left w:val="single" w:color="000000" w:sz="6" w:space="0"/>
              <w:bottom w:val="single" w:color="000000" w:sz="6" w:space="0"/>
              <w:right w:val="single" w:color="000000" w:sz="6" w:space="0"/>
            </w:tcBorders>
          </w:tcPr>
          <w:p w:rsidR="00BA2BE8" w:rsidP="0091387A" w:rsidRDefault="00BA2BE8" w14:paraId="70955A40" w14:textId="77777777">
            <w:pPr>
              <w:pStyle w:val="LO-normal"/>
              <w:rPr>
                <w:rFonts w:ascii="Calibri" w:hAnsi="Calibri" w:eastAsia="Calibri" w:cs="Calibri"/>
                <w:sz w:val="24"/>
                <w:szCs w:val="24"/>
              </w:rPr>
            </w:pPr>
            <w:r>
              <w:rPr>
                <w:rFonts w:ascii="Calibri" w:hAnsi="Calibri" w:eastAsia="Calibri" w:cs="Calibri"/>
                <w:sz w:val="24"/>
                <w:szCs w:val="24"/>
              </w:rPr>
              <w:t>2</w:t>
            </w:r>
          </w:p>
        </w:tc>
        <w:tc>
          <w:tcPr>
            <w:tcW w:w="2160" w:type="dxa"/>
            <w:tcBorders>
              <w:bottom w:val="single" w:color="000000" w:sz="6" w:space="0"/>
              <w:right w:val="single" w:color="000000" w:sz="6" w:space="0"/>
            </w:tcBorders>
          </w:tcPr>
          <w:p w:rsidR="00BA2BE8" w:rsidP="0091387A" w:rsidRDefault="00BA2BE8" w14:paraId="2CB42EB4" w14:textId="77777777">
            <w:pPr>
              <w:pStyle w:val="LO-normal"/>
              <w:rPr>
                <w:rFonts w:ascii="Calibri" w:hAnsi="Calibri" w:eastAsia="Calibri" w:cs="Calibri"/>
                <w:sz w:val="24"/>
                <w:szCs w:val="24"/>
              </w:rPr>
            </w:pPr>
            <w:r>
              <w:rPr>
                <w:rFonts w:ascii="Calibri" w:hAnsi="Calibri" w:eastAsia="Calibri" w:cs="Calibri"/>
                <w:sz w:val="24"/>
                <w:szCs w:val="24"/>
              </w:rPr>
              <w:t>Trip Type</w:t>
            </w:r>
          </w:p>
        </w:tc>
        <w:tc>
          <w:tcPr>
            <w:tcW w:w="1576" w:type="dxa"/>
            <w:tcBorders>
              <w:bottom w:val="single" w:color="000000" w:sz="6" w:space="0"/>
              <w:right w:val="single" w:color="000000" w:sz="6" w:space="0"/>
            </w:tcBorders>
          </w:tcPr>
          <w:p w:rsidR="00BA2BE8" w:rsidP="0091387A" w:rsidRDefault="00BA2BE8" w14:paraId="17708722" w14:textId="77777777">
            <w:pPr>
              <w:pStyle w:val="LO-normal"/>
              <w:rPr>
                <w:rFonts w:ascii="Calibri" w:hAnsi="Calibri" w:eastAsia="Calibri" w:cs="Calibri"/>
                <w:sz w:val="24"/>
                <w:szCs w:val="24"/>
              </w:rPr>
            </w:pPr>
            <w:r>
              <w:rPr>
                <w:rFonts w:ascii="Calibri" w:hAnsi="Calibri" w:eastAsia="Calibri" w:cs="Calibri"/>
                <w:sz w:val="24"/>
                <w:szCs w:val="24"/>
              </w:rPr>
              <w:t>Dropdown</w:t>
            </w:r>
          </w:p>
        </w:tc>
        <w:tc>
          <w:tcPr>
            <w:tcW w:w="1619" w:type="dxa"/>
            <w:tcBorders>
              <w:bottom w:val="single" w:color="000000" w:sz="6" w:space="0"/>
              <w:right w:val="single" w:color="000000" w:sz="6" w:space="0"/>
            </w:tcBorders>
          </w:tcPr>
          <w:p w:rsidR="00BA2BE8" w:rsidP="0091387A" w:rsidRDefault="00BA2BE8" w14:paraId="52FCF1BA" w14:textId="77777777">
            <w:pPr>
              <w:pStyle w:val="LO-normal"/>
              <w:rPr>
                <w:rFonts w:ascii="Calibri" w:hAnsi="Calibri" w:eastAsia="Calibri" w:cs="Calibri"/>
                <w:sz w:val="24"/>
                <w:szCs w:val="24"/>
              </w:rPr>
            </w:pPr>
            <w:r>
              <w:rPr>
                <w:rFonts w:ascii="Calibri" w:hAnsi="Calibri" w:eastAsia="Calibri" w:cs="Calibri"/>
                <w:sz w:val="24"/>
                <w:szCs w:val="24"/>
              </w:rPr>
              <w:t>Required</w:t>
            </w:r>
          </w:p>
        </w:tc>
        <w:tc>
          <w:tcPr>
            <w:tcW w:w="1725" w:type="dxa"/>
            <w:tcBorders>
              <w:bottom w:val="single" w:color="000000" w:sz="6" w:space="0"/>
              <w:right w:val="single" w:color="000000" w:sz="6" w:space="0"/>
            </w:tcBorders>
          </w:tcPr>
          <w:p w:rsidR="00BA2BE8" w:rsidP="0091387A" w:rsidRDefault="002D1C08" w14:paraId="4CD24642" w14:textId="7900C5C6">
            <w:pPr>
              <w:pStyle w:val="LO-normal"/>
              <w:rPr>
                <w:rFonts w:ascii="Calibri" w:hAnsi="Calibri" w:eastAsia="Calibri" w:cs="Calibri"/>
                <w:sz w:val="24"/>
                <w:szCs w:val="24"/>
              </w:rPr>
            </w:pPr>
            <w:r>
              <w:rPr>
                <w:rFonts w:ascii="Calibri" w:hAnsi="Calibri" w:eastAsia="Calibri" w:cs="Calibri"/>
                <w:sz w:val="24"/>
                <w:szCs w:val="24"/>
              </w:rPr>
              <w:t>One-way</w:t>
            </w:r>
            <w:r w:rsidR="00BA2BE8">
              <w:rPr>
                <w:rFonts w:ascii="Calibri" w:hAnsi="Calibri" w:eastAsia="Calibri" w:cs="Calibri"/>
                <w:sz w:val="24"/>
                <w:szCs w:val="24"/>
              </w:rPr>
              <w:t>, Airport</w:t>
            </w:r>
          </w:p>
        </w:tc>
        <w:tc>
          <w:tcPr>
            <w:tcW w:w="1365" w:type="dxa"/>
            <w:tcBorders>
              <w:bottom w:val="single" w:color="000000" w:sz="6" w:space="0"/>
              <w:right w:val="single" w:color="000000" w:sz="6" w:space="0"/>
            </w:tcBorders>
          </w:tcPr>
          <w:p w:rsidR="00BA2BE8" w:rsidP="0091387A" w:rsidRDefault="00BA2BE8" w14:paraId="39DE3C13" w14:textId="77777777">
            <w:pPr>
              <w:pStyle w:val="LO-normal"/>
              <w:rPr>
                <w:rFonts w:ascii="Calibri" w:hAnsi="Calibri" w:eastAsia="Calibri" w:cs="Calibri"/>
                <w:b/>
                <w:sz w:val="24"/>
                <w:szCs w:val="24"/>
              </w:rPr>
            </w:pPr>
          </w:p>
        </w:tc>
      </w:tr>
      <w:tr w:rsidR="00BA2BE8" w:rsidTr="0091387A" w14:paraId="79247511" w14:textId="77777777">
        <w:trPr>
          <w:trHeight w:val="480"/>
        </w:trPr>
        <w:tc>
          <w:tcPr>
            <w:tcW w:w="899" w:type="dxa"/>
            <w:tcBorders>
              <w:left w:val="single" w:color="000000" w:sz="6" w:space="0"/>
              <w:bottom w:val="single" w:color="000000" w:sz="6" w:space="0"/>
              <w:right w:val="single" w:color="000000" w:sz="6" w:space="0"/>
            </w:tcBorders>
          </w:tcPr>
          <w:p w:rsidR="00BA2BE8" w:rsidP="0091387A" w:rsidRDefault="00BA2BE8" w14:paraId="0B3D0340" w14:textId="77777777">
            <w:pPr>
              <w:pStyle w:val="LO-normal"/>
              <w:rPr>
                <w:rFonts w:ascii="Calibri" w:hAnsi="Calibri" w:eastAsia="Calibri" w:cs="Calibri"/>
                <w:sz w:val="24"/>
                <w:szCs w:val="24"/>
              </w:rPr>
            </w:pPr>
            <w:r>
              <w:rPr>
                <w:rFonts w:ascii="Calibri" w:hAnsi="Calibri" w:eastAsia="Calibri" w:cs="Calibri"/>
                <w:sz w:val="24"/>
                <w:szCs w:val="24"/>
              </w:rPr>
              <w:t>3</w:t>
            </w:r>
          </w:p>
        </w:tc>
        <w:tc>
          <w:tcPr>
            <w:tcW w:w="2160" w:type="dxa"/>
            <w:tcBorders>
              <w:bottom w:val="single" w:color="000000" w:sz="6" w:space="0"/>
              <w:right w:val="single" w:color="000000" w:sz="6" w:space="0"/>
            </w:tcBorders>
          </w:tcPr>
          <w:p w:rsidR="00BA2BE8" w:rsidP="0091387A" w:rsidRDefault="00BA2BE8" w14:paraId="3EB25AAF" w14:textId="77777777">
            <w:pPr>
              <w:pStyle w:val="LO-normal"/>
              <w:rPr>
                <w:rFonts w:ascii="Calibri" w:hAnsi="Calibri" w:eastAsia="Calibri" w:cs="Calibri"/>
                <w:sz w:val="24"/>
                <w:szCs w:val="24"/>
              </w:rPr>
            </w:pPr>
            <w:r>
              <w:rPr>
                <w:rFonts w:ascii="Calibri" w:hAnsi="Calibri" w:eastAsia="Calibri" w:cs="Calibri"/>
                <w:sz w:val="24"/>
                <w:szCs w:val="24"/>
              </w:rPr>
              <w:t>From location/Airport</w:t>
            </w:r>
          </w:p>
        </w:tc>
        <w:tc>
          <w:tcPr>
            <w:tcW w:w="1576" w:type="dxa"/>
            <w:tcBorders>
              <w:bottom w:val="single" w:color="000000" w:sz="6" w:space="0"/>
              <w:right w:val="single" w:color="000000" w:sz="6" w:space="0"/>
            </w:tcBorders>
          </w:tcPr>
          <w:p w:rsidR="00BA2BE8" w:rsidP="0091387A" w:rsidRDefault="00BA2BE8" w14:paraId="5B4DBA66" w14:textId="77777777">
            <w:pPr>
              <w:pStyle w:val="LO-normal"/>
              <w:rPr>
                <w:rFonts w:ascii="Calibri" w:hAnsi="Calibri" w:eastAsia="Calibri" w:cs="Calibri"/>
                <w:sz w:val="24"/>
                <w:szCs w:val="24"/>
              </w:rPr>
            </w:pPr>
            <w:r>
              <w:rPr>
                <w:rFonts w:ascii="Calibri" w:hAnsi="Calibri" w:eastAsia="Calibri" w:cs="Calibri"/>
                <w:sz w:val="24"/>
                <w:szCs w:val="24"/>
              </w:rPr>
              <w:t>Text box</w:t>
            </w:r>
          </w:p>
        </w:tc>
        <w:tc>
          <w:tcPr>
            <w:tcW w:w="1619" w:type="dxa"/>
            <w:tcBorders>
              <w:bottom w:val="single" w:color="000000" w:sz="6" w:space="0"/>
              <w:right w:val="single" w:color="000000" w:sz="6" w:space="0"/>
            </w:tcBorders>
          </w:tcPr>
          <w:p w:rsidR="00BA2BE8" w:rsidP="0091387A" w:rsidRDefault="00BA2BE8" w14:paraId="4FF4B831" w14:textId="77777777">
            <w:pPr>
              <w:pStyle w:val="LO-normal"/>
              <w:rPr>
                <w:rFonts w:ascii="Calibri" w:hAnsi="Calibri" w:eastAsia="Calibri" w:cs="Calibri"/>
                <w:sz w:val="24"/>
                <w:szCs w:val="24"/>
              </w:rPr>
            </w:pPr>
            <w:r>
              <w:rPr>
                <w:rFonts w:ascii="Calibri" w:hAnsi="Calibri" w:eastAsia="Calibri" w:cs="Calibri"/>
                <w:sz w:val="24"/>
                <w:szCs w:val="24"/>
              </w:rPr>
              <w:t>Required</w:t>
            </w:r>
          </w:p>
        </w:tc>
        <w:tc>
          <w:tcPr>
            <w:tcW w:w="1725" w:type="dxa"/>
            <w:tcBorders>
              <w:bottom w:val="single" w:color="000000" w:sz="6" w:space="0"/>
              <w:right w:val="single" w:color="000000" w:sz="6" w:space="0"/>
            </w:tcBorders>
          </w:tcPr>
          <w:p w:rsidR="00BA2BE8" w:rsidP="0091387A" w:rsidRDefault="00BA2BE8" w14:paraId="7A4B012B" w14:textId="77777777">
            <w:pPr>
              <w:pStyle w:val="LO-normal"/>
              <w:rPr>
                <w:rFonts w:ascii="Calibri" w:hAnsi="Calibri" w:eastAsia="Calibri" w:cs="Calibri"/>
                <w:sz w:val="24"/>
                <w:szCs w:val="24"/>
              </w:rPr>
            </w:pPr>
          </w:p>
        </w:tc>
        <w:tc>
          <w:tcPr>
            <w:tcW w:w="1365" w:type="dxa"/>
            <w:tcBorders>
              <w:bottom w:val="single" w:color="000000" w:sz="6" w:space="0"/>
              <w:right w:val="single" w:color="000000" w:sz="6" w:space="0"/>
            </w:tcBorders>
          </w:tcPr>
          <w:p w:rsidR="00BA2BE8" w:rsidP="0091387A" w:rsidRDefault="00BA2BE8" w14:paraId="2A78D8DE" w14:textId="77777777">
            <w:pPr>
              <w:pStyle w:val="LO-normal"/>
              <w:rPr>
                <w:rFonts w:ascii="Calibri" w:hAnsi="Calibri" w:eastAsia="Calibri" w:cs="Calibri"/>
                <w:b/>
                <w:sz w:val="24"/>
                <w:szCs w:val="24"/>
              </w:rPr>
            </w:pPr>
          </w:p>
        </w:tc>
      </w:tr>
      <w:tr w:rsidR="00BA2BE8" w:rsidTr="0091387A" w14:paraId="00DB1EB9" w14:textId="77777777">
        <w:trPr>
          <w:trHeight w:val="480"/>
        </w:trPr>
        <w:tc>
          <w:tcPr>
            <w:tcW w:w="899" w:type="dxa"/>
            <w:tcBorders>
              <w:left w:val="single" w:color="000000" w:sz="6" w:space="0"/>
              <w:bottom w:val="single" w:color="000000" w:sz="6" w:space="0"/>
              <w:right w:val="single" w:color="000000" w:sz="6" w:space="0"/>
            </w:tcBorders>
          </w:tcPr>
          <w:p w:rsidR="00BA2BE8" w:rsidP="0091387A" w:rsidRDefault="00BA2BE8" w14:paraId="06AC04C4" w14:textId="77777777">
            <w:pPr>
              <w:pStyle w:val="LO-normal"/>
              <w:rPr>
                <w:rFonts w:ascii="Calibri" w:hAnsi="Calibri" w:eastAsia="Calibri" w:cs="Calibri"/>
                <w:sz w:val="24"/>
                <w:szCs w:val="24"/>
              </w:rPr>
            </w:pPr>
            <w:r>
              <w:rPr>
                <w:rFonts w:ascii="Calibri" w:hAnsi="Calibri" w:eastAsia="Calibri" w:cs="Calibri"/>
                <w:sz w:val="24"/>
                <w:szCs w:val="24"/>
              </w:rPr>
              <w:t>4</w:t>
            </w:r>
          </w:p>
        </w:tc>
        <w:tc>
          <w:tcPr>
            <w:tcW w:w="2160" w:type="dxa"/>
            <w:tcBorders>
              <w:bottom w:val="single" w:color="000000" w:sz="6" w:space="0"/>
              <w:right w:val="single" w:color="000000" w:sz="6" w:space="0"/>
            </w:tcBorders>
          </w:tcPr>
          <w:p w:rsidR="00BA2BE8" w:rsidP="0091387A" w:rsidRDefault="00BA2BE8" w14:paraId="103F82C9" w14:textId="77777777">
            <w:pPr>
              <w:pStyle w:val="LO-normal"/>
              <w:rPr>
                <w:rFonts w:ascii="Calibri" w:hAnsi="Calibri" w:eastAsia="Calibri" w:cs="Calibri"/>
                <w:sz w:val="24"/>
                <w:szCs w:val="24"/>
              </w:rPr>
            </w:pPr>
            <w:r>
              <w:rPr>
                <w:rFonts w:ascii="Calibri" w:hAnsi="Calibri" w:eastAsia="Calibri" w:cs="Calibri"/>
                <w:sz w:val="24"/>
                <w:szCs w:val="24"/>
              </w:rPr>
              <w:t>To location/Airport</w:t>
            </w:r>
          </w:p>
        </w:tc>
        <w:tc>
          <w:tcPr>
            <w:tcW w:w="1576" w:type="dxa"/>
            <w:tcBorders>
              <w:bottom w:val="single" w:color="000000" w:sz="6" w:space="0"/>
              <w:right w:val="single" w:color="000000" w:sz="6" w:space="0"/>
            </w:tcBorders>
          </w:tcPr>
          <w:p w:rsidR="00BA2BE8" w:rsidP="0091387A" w:rsidRDefault="00BA2BE8" w14:paraId="6F89199B" w14:textId="77777777">
            <w:pPr>
              <w:pStyle w:val="LO-normal"/>
              <w:rPr>
                <w:rFonts w:ascii="Calibri" w:hAnsi="Calibri" w:eastAsia="Calibri" w:cs="Calibri"/>
                <w:sz w:val="24"/>
                <w:szCs w:val="24"/>
              </w:rPr>
            </w:pPr>
            <w:r>
              <w:rPr>
                <w:rFonts w:ascii="Calibri" w:hAnsi="Calibri" w:eastAsia="Calibri" w:cs="Calibri"/>
                <w:sz w:val="24"/>
                <w:szCs w:val="24"/>
              </w:rPr>
              <w:t>Text box</w:t>
            </w:r>
          </w:p>
        </w:tc>
        <w:tc>
          <w:tcPr>
            <w:tcW w:w="1619" w:type="dxa"/>
            <w:tcBorders>
              <w:bottom w:val="single" w:color="000000" w:sz="6" w:space="0"/>
              <w:right w:val="single" w:color="000000" w:sz="6" w:space="0"/>
            </w:tcBorders>
          </w:tcPr>
          <w:p w:rsidR="00BA2BE8" w:rsidP="0091387A" w:rsidRDefault="00BA2BE8" w14:paraId="79A83F2C" w14:textId="77777777">
            <w:pPr>
              <w:pStyle w:val="LO-normal"/>
              <w:rPr>
                <w:rFonts w:ascii="Calibri" w:hAnsi="Calibri" w:eastAsia="Calibri" w:cs="Calibri"/>
                <w:sz w:val="24"/>
                <w:szCs w:val="24"/>
              </w:rPr>
            </w:pPr>
            <w:r>
              <w:rPr>
                <w:rFonts w:ascii="Calibri" w:hAnsi="Calibri" w:eastAsia="Calibri" w:cs="Calibri"/>
                <w:sz w:val="24"/>
                <w:szCs w:val="24"/>
              </w:rPr>
              <w:t>Required</w:t>
            </w:r>
          </w:p>
        </w:tc>
        <w:tc>
          <w:tcPr>
            <w:tcW w:w="1725" w:type="dxa"/>
            <w:tcBorders>
              <w:bottom w:val="single" w:color="000000" w:sz="6" w:space="0"/>
              <w:right w:val="single" w:color="000000" w:sz="6" w:space="0"/>
            </w:tcBorders>
          </w:tcPr>
          <w:p w:rsidR="00BA2BE8" w:rsidP="0091387A" w:rsidRDefault="00BA2BE8" w14:paraId="468C8288" w14:textId="77777777">
            <w:pPr>
              <w:pStyle w:val="LO-normal"/>
              <w:rPr>
                <w:rFonts w:ascii="Calibri" w:hAnsi="Calibri" w:eastAsia="Calibri" w:cs="Calibri"/>
                <w:sz w:val="24"/>
                <w:szCs w:val="24"/>
              </w:rPr>
            </w:pPr>
          </w:p>
        </w:tc>
        <w:tc>
          <w:tcPr>
            <w:tcW w:w="1365" w:type="dxa"/>
            <w:tcBorders>
              <w:bottom w:val="single" w:color="000000" w:sz="6" w:space="0"/>
              <w:right w:val="single" w:color="000000" w:sz="6" w:space="0"/>
            </w:tcBorders>
          </w:tcPr>
          <w:p w:rsidR="00BA2BE8" w:rsidP="0091387A" w:rsidRDefault="00BA2BE8" w14:paraId="17786583" w14:textId="77777777">
            <w:pPr>
              <w:pStyle w:val="LO-normal"/>
              <w:rPr>
                <w:rFonts w:ascii="Calibri" w:hAnsi="Calibri" w:eastAsia="Calibri" w:cs="Calibri"/>
                <w:b/>
                <w:sz w:val="24"/>
                <w:szCs w:val="24"/>
              </w:rPr>
            </w:pPr>
          </w:p>
        </w:tc>
      </w:tr>
      <w:tr w:rsidR="00BA2BE8" w:rsidTr="0091387A" w14:paraId="3A559D7F" w14:textId="77777777">
        <w:trPr>
          <w:trHeight w:val="480"/>
        </w:trPr>
        <w:tc>
          <w:tcPr>
            <w:tcW w:w="899" w:type="dxa"/>
            <w:tcBorders>
              <w:left w:val="single" w:color="000000" w:sz="6" w:space="0"/>
              <w:bottom w:val="single" w:color="000000" w:sz="6" w:space="0"/>
              <w:right w:val="single" w:color="000000" w:sz="6" w:space="0"/>
            </w:tcBorders>
          </w:tcPr>
          <w:p w:rsidR="00BA2BE8" w:rsidP="0091387A" w:rsidRDefault="00BA2BE8" w14:paraId="7136414C" w14:textId="77777777">
            <w:pPr>
              <w:pStyle w:val="LO-normal"/>
              <w:rPr>
                <w:rFonts w:ascii="Calibri" w:hAnsi="Calibri" w:eastAsia="Calibri" w:cs="Calibri"/>
                <w:sz w:val="24"/>
                <w:szCs w:val="24"/>
              </w:rPr>
            </w:pPr>
            <w:r>
              <w:rPr>
                <w:rFonts w:ascii="Calibri" w:hAnsi="Calibri" w:eastAsia="Calibri" w:cs="Calibri"/>
                <w:sz w:val="24"/>
                <w:szCs w:val="24"/>
              </w:rPr>
              <w:t>5</w:t>
            </w:r>
          </w:p>
        </w:tc>
        <w:tc>
          <w:tcPr>
            <w:tcW w:w="2160" w:type="dxa"/>
            <w:tcBorders>
              <w:bottom w:val="single" w:color="000000" w:sz="6" w:space="0"/>
              <w:right w:val="single" w:color="000000" w:sz="6" w:space="0"/>
            </w:tcBorders>
          </w:tcPr>
          <w:p w:rsidR="00BA2BE8" w:rsidP="0091387A" w:rsidRDefault="00BA2BE8" w14:paraId="4973F340" w14:textId="77777777">
            <w:pPr>
              <w:pStyle w:val="LO-normal"/>
              <w:rPr>
                <w:rFonts w:ascii="Calibri" w:hAnsi="Calibri" w:eastAsia="Calibri" w:cs="Calibri"/>
                <w:sz w:val="24"/>
                <w:szCs w:val="24"/>
              </w:rPr>
            </w:pPr>
            <w:r>
              <w:rPr>
                <w:rFonts w:ascii="Calibri" w:hAnsi="Calibri" w:eastAsia="Calibri" w:cs="Calibri"/>
                <w:sz w:val="24"/>
                <w:szCs w:val="24"/>
              </w:rPr>
              <w:t>Amount</w:t>
            </w:r>
          </w:p>
        </w:tc>
        <w:tc>
          <w:tcPr>
            <w:tcW w:w="1576" w:type="dxa"/>
            <w:tcBorders>
              <w:bottom w:val="single" w:color="000000" w:sz="6" w:space="0"/>
              <w:right w:val="single" w:color="000000" w:sz="6" w:space="0"/>
            </w:tcBorders>
          </w:tcPr>
          <w:p w:rsidR="00BA2BE8" w:rsidP="0091387A" w:rsidRDefault="00BA2BE8" w14:paraId="0047C02F" w14:textId="77777777">
            <w:pPr>
              <w:pStyle w:val="LO-normal"/>
              <w:rPr>
                <w:rFonts w:ascii="Calibri" w:hAnsi="Calibri" w:eastAsia="Calibri" w:cs="Calibri"/>
                <w:sz w:val="24"/>
                <w:szCs w:val="24"/>
              </w:rPr>
            </w:pPr>
            <w:r>
              <w:rPr>
                <w:rFonts w:ascii="Calibri" w:hAnsi="Calibri" w:eastAsia="Calibri" w:cs="Calibri"/>
                <w:sz w:val="24"/>
                <w:szCs w:val="24"/>
              </w:rPr>
              <w:t>Text box</w:t>
            </w:r>
          </w:p>
        </w:tc>
        <w:tc>
          <w:tcPr>
            <w:tcW w:w="1619" w:type="dxa"/>
            <w:tcBorders>
              <w:bottom w:val="single" w:color="000000" w:sz="6" w:space="0"/>
              <w:right w:val="single" w:color="000000" w:sz="6" w:space="0"/>
            </w:tcBorders>
          </w:tcPr>
          <w:p w:rsidR="00BA2BE8" w:rsidP="0091387A" w:rsidRDefault="00BA2BE8" w14:paraId="5BA48E0F" w14:textId="77777777">
            <w:pPr>
              <w:pStyle w:val="LO-normal"/>
              <w:rPr>
                <w:rFonts w:ascii="Calibri" w:hAnsi="Calibri" w:eastAsia="Calibri" w:cs="Calibri"/>
                <w:sz w:val="24"/>
                <w:szCs w:val="24"/>
              </w:rPr>
            </w:pPr>
            <w:r>
              <w:rPr>
                <w:rFonts w:ascii="Calibri" w:hAnsi="Calibri" w:eastAsia="Calibri" w:cs="Calibri"/>
                <w:sz w:val="24"/>
                <w:szCs w:val="24"/>
              </w:rPr>
              <w:t>Required</w:t>
            </w:r>
          </w:p>
        </w:tc>
        <w:tc>
          <w:tcPr>
            <w:tcW w:w="1725" w:type="dxa"/>
            <w:tcBorders>
              <w:bottom w:val="single" w:color="000000" w:sz="6" w:space="0"/>
              <w:right w:val="single" w:color="000000" w:sz="6" w:space="0"/>
            </w:tcBorders>
          </w:tcPr>
          <w:p w:rsidR="00BA2BE8" w:rsidP="0091387A" w:rsidRDefault="00BA2BE8" w14:paraId="52EABE20" w14:textId="77777777">
            <w:pPr>
              <w:pStyle w:val="LO-normal"/>
              <w:rPr>
                <w:rFonts w:ascii="Calibri" w:hAnsi="Calibri" w:eastAsia="Calibri" w:cs="Calibri"/>
                <w:sz w:val="24"/>
                <w:szCs w:val="24"/>
              </w:rPr>
            </w:pPr>
          </w:p>
        </w:tc>
        <w:tc>
          <w:tcPr>
            <w:tcW w:w="1365" w:type="dxa"/>
            <w:tcBorders>
              <w:bottom w:val="single" w:color="000000" w:sz="6" w:space="0"/>
              <w:right w:val="single" w:color="000000" w:sz="6" w:space="0"/>
            </w:tcBorders>
          </w:tcPr>
          <w:p w:rsidR="00BA2BE8" w:rsidP="0091387A" w:rsidRDefault="00BA2BE8" w14:paraId="128CB056" w14:textId="77777777">
            <w:pPr>
              <w:pStyle w:val="LO-normal"/>
              <w:rPr>
                <w:rFonts w:ascii="Calibri" w:hAnsi="Calibri" w:eastAsia="Calibri" w:cs="Calibri"/>
                <w:b/>
                <w:sz w:val="24"/>
                <w:szCs w:val="24"/>
              </w:rPr>
            </w:pPr>
          </w:p>
        </w:tc>
      </w:tr>
    </w:tbl>
    <w:p w:rsidR="00BA2BE8" w:rsidP="00BA2BE8" w:rsidRDefault="00BA2BE8" w14:paraId="0187EB34" w14:textId="77777777">
      <w:pPr>
        <w:pStyle w:val="LO-normal"/>
        <w:spacing w:after="140" w:line="300" w:lineRule="auto"/>
        <w:rPr>
          <w:rFonts w:ascii="Calibri" w:hAnsi="Calibri" w:eastAsia="Calibri" w:cs="Calibri"/>
          <w:b/>
          <w:sz w:val="24"/>
          <w:szCs w:val="24"/>
        </w:rPr>
      </w:pPr>
    </w:p>
    <w:p w:rsidR="00BA2BE8" w:rsidP="00BA2BE8" w:rsidRDefault="00BA2BE8" w14:paraId="5656EA1A" w14:textId="77777777">
      <w:pPr>
        <w:pStyle w:val="LO-normal"/>
        <w:spacing w:after="140" w:line="300" w:lineRule="auto"/>
        <w:rPr>
          <w:rFonts w:ascii="Calibri" w:hAnsi="Calibri" w:eastAsia="Calibri" w:cs="Calibri"/>
          <w:b/>
          <w:sz w:val="28"/>
          <w:szCs w:val="28"/>
        </w:rPr>
      </w:pPr>
      <w:r>
        <w:rPr>
          <w:rFonts w:ascii="Calibri" w:hAnsi="Calibri" w:eastAsia="Calibri" w:cs="Calibri"/>
          <w:b/>
          <w:sz w:val="28"/>
          <w:szCs w:val="28"/>
        </w:rPr>
        <w:t>DISTANCE RATES</w:t>
      </w:r>
    </w:p>
    <w:p w:rsidR="00BA2BE8" w:rsidP="00BA2BE8" w:rsidRDefault="00BA2BE8" w14:paraId="5F5FDAD6" w14:textId="77777777">
      <w:pPr>
        <w:pStyle w:val="LO-normal"/>
        <w:shd w:val="clear" w:color="auto" w:fill="FFFFFF"/>
        <w:spacing w:line="211" w:lineRule="auto"/>
        <w:rPr>
          <w:rFonts w:ascii="Calibri" w:hAnsi="Calibri" w:eastAsia="Calibri" w:cs="Calibri"/>
          <w:b/>
          <w:sz w:val="28"/>
          <w:szCs w:val="28"/>
        </w:rPr>
      </w:pPr>
    </w:p>
    <w:tbl>
      <w:tblPr>
        <w:tblW w:w="9345" w:type="dxa"/>
        <w:tblInd w:w="-15" w:type="dxa"/>
        <w:tblCellMar>
          <w:top w:w="100" w:type="dxa"/>
          <w:left w:w="100" w:type="dxa"/>
          <w:bottom w:w="100" w:type="dxa"/>
          <w:right w:w="100" w:type="dxa"/>
        </w:tblCellMar>
        <w:tblLook w:val="0600" w:firstRow="0" w:lastRow="0" w:firstColumn="0" w:lastColumn="0" w:noHBand="1" w:noVBand="1"/>
      </w:tblPr>
      <w:tblGrid>
        <w:gridCol w:w="900"/>
        <w:gridCol w:w="2160"/>
        <w:gridCol w:w="1576"/>
        <w:gridCol w:w="1619"/>
        <w:gridCol w:w="1725"/>
        <w:gridCol w:w="1365"/>
      </w:tblGrid>
      <w:tr w:rsidR="00BA2BE8" w:rsidTr="0091387A" w14:paraId="242BA51F" w14:textId="77777777">
        <w:trPr>
          <w:trHeight w:val="495"/>
        </w:trPr>
        <w:tc>
          <w:tcPr>
            <w:tcW w:w="899" w:type="dxa"/>
            <w:tcBorders>
              <w:top w:val="single" w:color="000000" w:sz="6" w:space="0"/>
              <w:left w:val="single" w:color="000000" w:sz="6" w:space="0"/>
              <w:bottom w:val="single" w:color="000000" w:sz="6" w:space="0"/>
              <w:right w:val="single" w:color="000000" w:sz="6" w:space="0"/>
            </w:tcBorders>
          </w:tcPr>
          <w:p w:rsidR="00BA2BE8" w:rsidP="0091387A" w:rsidRDefault="00BA2BE8" w14:paraId="7B5B1E8D" w14:textId="77777777">
            <w:pPr>
              <w:pStyle w:val="LO-normal"/>
              <w:rPr>
                <w:rFonts w:ascii="Calibri" w:hAnsi="Calibri" w:eastAsia="Calibri" w:cs="Calibri"/>
                <w:b/>
                <w:sz w:val="24"/>
                <w:szCs w:val="24"/>
              </w:rPr>
            </w:pPr>
            <w:r>
              <w:rPr>
                <w:rFonts w:ascii="Calibri" w:hAnsi="Calibri" w:eastAsia="Calibri" w:cs="Calibri"/>
                <w:b/>
                <w:sz w:val="24"/>
                <w:szCs w:val="24"/>
              </w:rPr>
              <w:t>S NO</w:t>
            </w:r>
          </w:p>
        </w:tc>
        <w:tc>
          <w:tcPr>
            <w:tcW w:w="2160" w:type="dxa"/>
            <w:tcBorders>
              <w:top w:val="single" w:color="000000" w:sz="6" w:space="0"/>
              <w:bottom w:val="single" w:color="000000" w:sz="6" w:space="0"/>
              <w:right w:val="single" w:color="000000" w:sz="6" w:space="0"/>
            </w:tcBorders>
          </w:tcPr>
          <w:p w:rsidR="00BA2BE8" w:rsidP="0091387A" w:rsidRDefault="00BA2BE8" w14:paraId="71B00D1E" w14:textId="77777777">
            <w:pPr>
              <w:pStyle w:val="LO-normal"/>
              <w:rPr>
                <w:rFonts w:ascii="Calibri" w:hAnsi="Calibri" w:eastAsia="Calibri" w:cs="Calibri"/>
                <w:b/>
                <w:sz w:val="24"/>
                <w:szCs w:val="24"/>
              </w:rPr>
            </w:pPr>
            <w:r>
              <w:rPr>
                <w:rFonts w:ascii="Calibri" w:hAnsi="Calibri" w:eastAsia="Calibri" w:cs="Calibri"/>
                <w:b/>
                <w:sz w:val="24"/>
                <w:szCs w:val="24"/>
              </w:rPr>
              <w:t>Fields</w:t>
            </w:r>
          </w:p>
        </w:tc>
        <w:tc>
          <w:tcPr>
            <w:tcW w:w="1576" w:type="dxa"/>
            <w:tcBorders>
              <w:top w:val="single" w:color="000000" w:sz="6" w:space="0"/>
              <w:bottom w:val="single" w:color="000000" w:sz="6" w:space="0"/>
              <w:right w:val="single" w:color="000000" w:sz="6" w:space="0"/>
            </w:tcBorders>
          </w:tcPr>
          <w:p w:rsidR="00BA2BE8" w:rsidP="0091387A" w:rsidRDefault="00BA2BE8" w14:paraId="09F42885" w14:textId="77777777">
            <w:pPr>
              <w:pStyle w:val="LO-normal"/>
              <w:rPr>
                <w:rFonts w:ascii="Calibri" w:hAnsi="Calibri" w:eastAsia="Calibri" w:cs="Calibri"/>
                <w:b/>
                <w:sz w:val="24"/>
                <w:szCs w:val="24"/>
              </w:rPr>
            </w:pPr>
            <w:r>
              <w:rPr>
                <w:rFonts w:ascii="Calibri" w:hAnsi="Calibri" w:eastAsia="Calibri" w:cs="Calibri"/>
                <w:b/>
                <w:sz w:val="24"/>
                <w:szCs w:val="24"/>
              </w:rPr>
              <w:t>Control</w:t>
            </w:r>
          </w:p>
        </w:tc>
        <w:tc>
          <w:tcPr>
            <w:tcW w:w="1619" w:type="dxa"/>
            <w:tcBorders>
              <w:top w:val="single" w:color="000000" w:sz="6" w:space="0"/>
              <w:bottom w:val="single" w:color="000000" w:sz="6" w:space="0"/>
              <w:right w:val="single" w:color="000000" w:sz="6" w:space="0"/>
            </w:tcBorders>
          </w:tcPr>
          <w:p w:rsidR="00BA2BE8" w:rsidP="0091387A" w:rsidRDefault="00BA2BE8" w14:paraId="76C32A17" w14:textId="77777777">
            <w:pPr>
              <w:pStyle w:val="LO-normal"/>
              <w:rPr>
                <w:rFonts w:ascii="Calibri" w:hAnsi="Calibri" w:eastAsia="Calibri" w:cs="Calibri"/>
                <w:b/>
                <w:sz w:val="24"/>
                <w:szCs w:val="24"/>
              </w:rPr>
            </w:pPr>
            <w:r>
              <w:rPr>
                <w:rFonts w:ascii="Calibri" w:hAnsi="Calibri" w:eastAsia="Calibri" w:cs="Calibri"/>
                <w:b/>
                <w:sz w:val="24"/>
                <w:szCs w:val="24"/>
              </w:rPr>
              <w:t>Mandatory</w:t>
            </w:r>
          </w:p>
        </w:tc>
        <w:tc>
          <w:tcPr>
            <w:tcW w:w="1725" w:type="dxa"/>
            <w:tcBorders>
              <w:top w:val="single" w:color="000000" w:sz="6" w:space="0"/>
              <w:bottom w:val="single" w:color="000000" w:sz="6" w:space="0"/>
              <w:right w:val="single" w:color="000000" w:sz="6" w:space="0"/>
            </w:tcBorders>
          </w:tcPr>
          <w:p w:rsidR="00BA2BE8" w:rsidP="0091387A" w:rsidRDefault="00BA2BE8" w14:paraId="3832A1E7" w14:textId="77777777">
            <w:pPr>
              <w:pStyle w:val="LO-normal"/>
              <w:rPr>
                <w:rFonts w:ascii="Calibri" w:hAnsi="Calibri" w:eastAsia="Calibri" w:cs="Calibri"/>
                <w:b/>
                <w:sz w:val="24"/>
                <w:szCs w:val="24"/>
              </w:rPr>
            </w:pPr>
            <w:r>
              <w:rPr>
                <w:rFonts w:ascii="Calibri" w:hAnsi="Calibri" w:eastAsia="Calibri" w:cs="Calibri"/>
                <w:b/>
                <w:sz w:val="24"/>
                <w:szCs w:val="24"/>
              </w:rPr>
              <w:t>Value</w:t>
            </w:r>
          </w:p>
        </w:tc>
        <w:tc>
          <w:tcPr>
            <w:tcW w:w="1365" w:type="dxa"/>
            <w:tcBorders>
              <w:top w:val="single" w:color="000000" w:sz="6" w:space="0"/>
              <w:bottom w:val="single" w:color="000000" w:sz="6" w:space="0"/>
              <w:right w:val="single" w:color="000000" w:sz="6" w:space="0"/>
            </w:tcBorders>
          </w:tcPr>
          <w:p w:rsidR="00BA2BE8" w:rsidP="0091387A" w:rsidRDefault="00BA2BE8" w14:paraId="0979E3FA" w14:textId="77777777">
            <w:pPr>
              <w:pStyle w:val="LO-normal"/>
              <w:rPr>
                <w:rFonts w:ascii="Calibri" w:hAnsi="Calibri" w:eastAsia="Calibri" w:cs="Calibri"/>
                <w:b/>
                <w:sz w:val="24"/>
                <w:szCs w:val="24"/>
              </w:rPr>
            </w:pPr>
            <w:r>
              <w:rPr>
                <w:rFonts w:ascii="Calibri" w:hAnsi="Calibri" w:eastAsia="Calibri" w:cs="Calibri"/>
                <w:b/>
                <w:sz w:val="24"/>
                <w:szCs w:val="24"/>
              </w:rPr>
              <w:t>Default</w:t>
            </w:r>
          </w:p>
        </w:tc>
      </w:tr>
      <w:tr w:rsidR="00BA2BE8" w:rsidTr="0091387A" w14:paraId="0E6D2F98" w14:textId="77777777">
        <w:trPr>
          <w:trHeight w:val="480"/>
        </w:trPr>
        <w:tc>
          <w:tcPr>
            <w:tcW w:w="899" w:type="dxa"/>
            <w:tcBorders>
              <w:left w:val="single" w:color="000000" w:sz="6" w:space="0"/>
              <w:bottom w:val="single" w:color="000000" w:sz="6" w:space="0"/>
              <w:right w:val="single" w:color="000000" w:sz="6" w:space="0"/>
            </w:tcBorders>
          </w:tcPr>
          <w:p w:rsidR="00BA2BE8" w:rsidP="0091387A" w:rsidRDefault="00BA2BE8" w14:paraId="396A4BB0" w14:textId="77777777">
            <w:pPr>
              <w:pStyle w:val="LO-normal"/>
              <w:rPr>
                <w:rFonts w:ascii="Calibri" w:hAnsi="Calibri" w:eastAsia="Calibri" w:cs="Calibri"/>
                <w:sz w:val="24"/>
                <w:szCs w:val="24"/>
              </w:rPr>
            </w:pPr>
            <w:r>
              <w:rPr>
                <w:rFonts w:ascii="Calibri" w:hAnsi="Calibri" w:eastAsia="Calibri" w:cs="Calibri"/>
                <w:sz w:val="24"/>
                <w:szCs w:val="24"/>
              </w:rPr>
              <w:t>1</w:t>
            </w:r>
          </w:p>
        </w:tc>
        <w:tc>
          <w:tcPr>
            <w:tcW w:w="2160" w:type="dxa"/>
            <w:tcBorders>
              <w:bottom w:val="single" w:color="000000" w:sz="6" w:space="0"/>
              <w:right w:val="single" w:color="000000" w:sz="6" w:space="0"/>
            </w:tcBorders>
          </w:tcPr>
          <w:p w:rsidR="00BA2BE8" w:rsidP="0091387A" w:rsidRDefault="00BA2BE8" w14:paraId="3DE665F8" w14:textId="77777777">
            <w:pPr>
              <w:pStyle w:val="LO-normal"/>
              <w:rPr>
                <w:rFonts w:ascii="Calibri" w:hAnsi="Calibri" w:eastAsia="Calibri" w:cs="Calibri"/>
                <w:sz w:val="24"/>
                <w:szCs w:val="24"/>
              </w:rPr>
            </w:pPr>
            <w:r>
              <w:rPr>
                <w:rFonts w:ascii="Calibri" w:hAnsi="Calibri" w:eastAsia="Calibri" w:cs="Calibri"/>
                <w:sz w:val="24"/>
                <w:szCs w:val="24"/>
              </w:rPr>
              <w:t>Pick-up car type</w:t>
            </w:r>
          </w:p>
        </w:tc>
        <w:tc>
          <w:tcPr>
            <w:tcW w:w="1576" w:type="dxa"/>
            <w:tcBorders>
              <w:bottom w:val="single" w:color="000000" w:sz="6" w:space="0"/>
              <w:right w:val="single" w:color="000000" w:sz="6" w:space="0"/>
            </w:tcBorders>
          </w:tcPr>
          <w:p w:rsidR="00BA2BE8" w:rsidP="0091387A" w:rsidRDefault="00BA2BE8" w14:paraId="4AE2BC6D" w14:textId="77777777">
            <w:pPr>
              <w:pStyle w:val="LO-normal"/>
              <w:rPr>
                <w:rFonts w:ascii="Calibri" w:hAnsi="Calibri" w:eastAsia="Calibri" w:cs="Calibri"/>
                <w:sz w:val="24"/>
                <w:szCs w:val="24"/>
              </w:rPr>
            </w:pPr>
            <w:r>
              <w:rPr>
                <w:rFonts w:ascii="Calibri" w:hAnsi="Calibri" w:eastAsia="Calibri" w:cs="Calibri"/>
                <w:sz w:val="24"/>
                <w:szCs w:val="24"/>
              </w:rPr>
              <w:t>Dropdown</w:t>
            </w:r>
          </w:p>
        </w:tc>
        <w:tc>
          <w:tcPr>
            <w:tcW w:w="1619" w:type="dxa"/>
            <w:tcBorders>
              <w:bottom w:val="single" w:color="000000" w:sz="6" w:space="0"/>
              <w:right w:val="single" w:color="000000" w:sz="6" w:space="0"/>
            </w:tcBorders>
          </w:tcPr>
          <w:p w:rsidR="00BA2BE8" w:rsidP="0091387A" w:rsidRDefault="00BA2BE8" w14:paraId="7763798F" w14:textId="77777777">
            <w:pPr>
              <w:pStyle w:val="LO-normal"/>
              <w:rPr>
                <w:rFonts w:ascii="Calibri" w:hAnsi="Calibri" w:eastAsia="Calibri" w:cs="Calibri"/>
                <w:sz w:val="24"/>
                <w:szCs w:val="24"/>
              </w:rPr>
            </w:pPr>
            <w:r>
              <w:rPr>
                <w:rFonts w:ascii="Calibri" w:hAnsi="Calibri" w:eastAsia="Calibri" w:cs="Calibri"/>
                <w:sz w:val="24"/>
                <w:szCs w:val="24"/>
              </w:rPr>
              <w:t>Required</w:t>
            </w:r>
          </w:p>
        </w:tc>
        <w:tc>
          <w:tcPr>
            <w:tcW w:w="1725" w:type="dxa"/>
            <w:tcBorders>
              <w:bottom w:val="single" w:color="000000" w:sz="6" w:space="0"/>
              <w:right w:val="single" w:color="000000" w:sz="6" w:space="0"/>
            </w:tcBorders>
          </w:tcPr>
          <w:p w:rsidR="00BA2BE8" w:rsidP="0091387A" w:rsidRDefault="00BA2BE8" w14:paraId="3E3B6C98" w14:textId="77777777">
            <w:pPr>
              <w:pStyle w:val="LO-normal"/>
              <w:rPr>
                <w:rFonts w:ascii="Calibri" w:hAnsi="Calibri" w:eastAsia="Calibri" w:cs="Calibri"/>
                <w:sz w:val="24"/>
                <w:szCs w:val="24"/>
              </w:rPr>
            </w:pPr>
          </w:p>
        </w:tc>
        <w:tc>
          <w:tcPr>
            <w:tcW w:w="1365" w:type="dxa"/>
            <w:tcBorders>
              <w:bottom w:val="single" w:color="000000" w:sz="6" w:space="0"/>
              <w:right w:val="single" w:color="000000" w:sz="6" w:space="0"/>
            </w:tcBorders>
          </w:tcPr>
          <w:p w:rsidR="00BA2BE8" w:rsidP="0091387A" w:rsidRDefault="00BA2BE8" w14:paraId="08C1D0A0" w14:textId="77777777">
            <w:pPr>
              <w:pStyle w:val="LO-normal"/>
              <w:rPr>
                <w:rFonts w:ascii="Calibri" w:hAnsi="Calibri" w:eastAsia="Calibri" w:cs="Calibri"/>
                <w:b/>
                <w:sz w:val="24"/>
                <w:szCs w:val="24"/>
              </w:rPr>
            </w:pPr>
            <w:r>
              <w:rPr>
                <w:rFonts w:ascii="Calibri" w:hAnsi="Calibri" w:eastAsia="Calibri" w:cs="Calibri"/>
                <w:b/>
                <w:sz w:val="24"/>
                <w:szCs w:val="24"/>
              </w:rPr>
              <w:t xml:space="preserve"> </w:t>
            </w:r>
          </w:p>
        </w:tc>
      </w:tr>
      <w:tr w:rsidR="00BA2BE8" w:rsidTr="0091387A" w14:paraId="6178504A" w14:textId="77777777">
        <w:trPr>
          <w:trHeight w:val="480"/>
        </w:trPr>
        <w:tc>
          <w:tcPr>
            <w:tcW w:w="899" w:type="dxa"/>
            <w:tcBorders>
              <w:left w:val="single" w:color="000000" w:sz="6" w:space="0"/>
              <w:bottom w:val="single" w:color="000000" w:sz="6" w:space="0"/>
              <w:right w:val="single" w:color="000000" w:sz="6" w:space="0"/>
            </w:tcBorders>
          </w:tcPr>
          <w:p w:rsidR="00BA2BE8" w:rsidP="0091387A" w:rsidRDefault="00BA2BE8" w14:paraId="0DC786CE" w14:textId="77777777">
            <w:pPr>
              <w:pStyle w:val="LO-normal"/>
              <w:rPr>
                <w:rFonts w:ascii="Calibri" w:hAnsi="Calibri" w:eastAsia="Calibri" w:cs="Calibri"/>
                <w:sz w:val="24"/>
                <w:szCs w:val="24"/>
              </w:rPr>
            </w:pPr>
          </w:p>
        </w:tc>
        <w:tc>
          <w:tcPr>
            <w:tcW w:w="2160" w:type="dxa"/>
            <w:tcBorders>
              <w:bottom w:val="single" w:color="000000" w:sz="6" w:space="0"/>
              <w:right w:val="single" w:color="000000" w:sz="6" w:space="0"/>
            </w:tcBorders>
          </w:tcPr>
          <w:p w:rsidR="00BA2BE8" w:rsidP="0091387A" w:rsidRDefault="00BA2BE8" w14:paraId="3A8B433C" w14:textId="77777777">
            <w:pPr>
              <w:pStyle w:val="LO-normal"/>
              <w:rPr>
                <w:rFonts w:ascii="Calibri" w:hAnsi="Calibri" w:eastAsia="Calibri" w:cs="Calibri"/>
                <w:b/>
                <w:sz w:val="24"/>
                <w:szCs w:val="24"/>
              </w:rPr>
            </w:pPr>
            <w:r>
              <w:rPr>
                <w:rFonts w:ascii="Calibri" w:hAnsi="Calibri" w:eastAsia="Calibri" w:cs="Calibri"/>
                <w:b/>
                <w:sz w:val="24"/>
                <w:szCs w:val="24"/>
              </w:rPr>
              <w:t>Initial Rates</w:t>
            </w:r>
          </w:p>
        </w:tc>
        <w:tc>
          <w:tcPr>
            <w:tcW w:w="1576" w:type="dxa"/>
            <w:tcBorders>
              <w:bottom w:val="single" w:color="000000" w:sz="6" w:space="0"/>
              <w:right w:val="single" w:color="000000" w:sz="6" w:space="0"/>
            </w:tcBorders>
          </w:tcPr>
          <w:p w:rsidR="00BA2BE8" w:rsidP="0091387A" w:rsidRDefault="00BA2BE8" w14:paraId="0B9F29B2" w14:textId="77777777">
            <w:pPr>
              <w:pStyle w:val="LO-normal"/>
              <w:rPr>
                <w:rFonts w:ascii="Calibri" w:hAnsi="Calibri" w:eastAsia="Calibri" w:cs="Calibri"/>
                <w:sz w:val="24"/>
                <w:szCs w:val="24"/>
              </w:rPr>
            </w:pPr>
          </w:p>
        </w:tc>
        <w:tc>
          <w:tcPr>
            <w:tcW w:w="1619" w:type="dxa"/>
            <w:tcBorders>
              <w:bottom w:val="single" w:color="000000" w:sz="6" w:space="0"/>
              <w:right w:val="single" w:color="000000" w:sz="6" w:space="0"/>
            </w:tcBorders>
          </w:tcPr>
          <w:p w:rsidR="00BA2BE8" w:rsidP="0091387A" w:rsidRDefault="00BA2BE8" w14:paraId="740F3D6B" w14:textId="77777777">
            <w:pPr>
              <w:pStyle w:val="LO-normal"/>
              <w:rPr>
                <w:rFonts w:ascii="Calibri" w:hAnsi="Calibri" w:eastAsia="Calibri" w:cs="Calibri"/>
                <w:sz w:val="24"/>
                <w:szCs w:val="24"/>
              </w:rPr>
            </w:pPr>
          </w:p>
        </w:tc>
        <w:tc>
          <w:tcPr>
            <w:tcW w:w="1725" w:type="dxa"/>
            <w:tcBorders>
              <w:bottom w:val="single" w:color="000000" w:sz="6" w:space="0"/>
              <w:right w:val="single" w:color="000000" w:sz="6" w:space="0"/>
            </w:tcBorders>
          </w:tcPr>
          <w:p w:rsidR="00BA2BE8" w:rsidP="0091387A" w:rsidRDefault="00BA2BE8" w14:paraId="07B43513" w14:textId="77777777">
            <w:pPr>
              <w:pStyle w:val="LO-normal"/>
              <w:rPr>
                <w:rFonts w:ascii="Calibri" w:hAnsi="Calibri" w:eastAsia="Calibri" w:cs="Calibri"/>
                <w:sz w:val="24"/>
                <w:szCs w:val="24"/>
              </w:rPr>
            </w:pPr>
          </w:p>
        </w:tc>
        <w:tc>
          <w:tcPr>
            <w:tcW w:w="1365" w:type="dxa"/>
            <w:tcBorders>
              <w:bottom w:val="single" w:color="000000" w:sz="6" w:space="0"/>
              <w:right w:val="single" w:color="000000" w:sz="6" w:space="0"/>
            </w:tcBorders>
          </w:tcPr>
          <w:p w:rsidR="00BA2BE8" w:rsidP="0091387A" w:rsidRDefault="00BA2BE8" w14:paraId="2764CF7A" w14:textId="77777777">
            <w:pPr>
              <w:pStyle w:val="LO-normal"/>
              <w:rPr>
                <w:rFonts w:ascii="Calibri" w:hAnsi="Calibri" w:eastAsia="Calibri" w:cs="Calibri"/>
                <w:b/>
                <w:sz w:val="24"/>
                <w:szCs w:val="24"/>
              </w:rPr>
            </w:pPr>
          </w:p>
        </w:tc>
      </w:tr>
      <w:tr w:rsidR="00BA2BE8" w:rsidTr="0091387A" w14:paraId="119BF43C" w14:textId="77777777">
        <w:trPr>
          <w:trHeight w:val="480"/>
        </w:trPr>
        <w:tc>
          <w:tcPr>
            <w:tcW w:w="899" w:type="dxa"/>
            <w:tcBorders>
              <w:left w:val="single" w:color="000000" w:sz="6" w:space="0"/>
              <w:bottom w:val="single" w:color="000000" w:sz="6" w:space="0"/>
              <w:right w:val="single" w:color="000000" w:sz="6" w:space="0"/>
            </w:tcBorders>
          </w:tcPr>
          <w:p w:rsidR="00BA2BE8" w:rsidP="0091387A" w:rsidRDefault="00BA2BE8" w14:paraId="5FACFFF9" w14:textId="77777777">
            <w:pPr>
              <w:pStyle w:val="LO-normal"/>
              <w:rPr>
                <w:rFonts w:ascii="Calibri" w:hAnsi="Calibri" w:eastAsia="Calibri" w:cs="Calibri"/>
                <w:sz w:val="24"/>
                <w:szCs w:val="24"/>
              </w:rPr>
            </w:pPr>
            <w:r>
              <w:rPr>
                <w:rFonts w:ascii="Calibri" w:hAnsi="Calibri" w:eastAsia="Calibri" w:cs="Calibri"/>
                <w:sz w:val="24"/>
                <w:szCs w:val="24"/>
              </w:rPr>
              <w:t>1</w:t>
            </w:r>
          </w:p>
        </w:tc>
        <w:tc>
          <w:tcPr>
            <w:tcW w:w="2160" w:type="dxa"/>
            <w:tcBorders>
              <w:bottom w:val="single" w:color="000000" w:sz="6" w:space="0"/>
              <w:right w:val="single" w:color="000000" w:sz="6" w:space="0"/>
            </w:tcBorders>
          </w:tcPr>
          <w:p w:rsidR="00BA2BE8" w:rsidP="0091387A" w:rsidRDefault="00BA2BE8" w14:paraId="0AE4CC2D" w14:textId="77777777">
            <w:pPr>
              <w:pStyle w:val="LO-normal"/>
              <w:rPr>
                <w:rFonts w:ascii="Calibri" w:hAnsi="Calibri" w:eastAsia="Calibri" w:cs="Calibri"/>
                <w:sz w:val="24"/>
                <w:szCs w:val="24"/>
              </w:rPr>
            </w:pPr>
            <w:r>
              <w:rPr>
                <w:rFonts w:ascii="Calibri" w:hAnsi="Calibri" w:eastAsia="Calibri" w:cs="Calibri"/>
                <w:sz w:val="24"/>
                <w:szCs w:val="24"/>
              </w:rPr>
              <w:t>Price per km</w:t>
            </w:r>
          </w:p>
        </w:tc>
        <w:tc>
          <w:tcPr>
            <w:tcW w:w="1576" w:type="dxa"/>
            <w:tcBorders>
              <w:bottom w:val="single" w:color="000000" w:sz="6" w:space="0"/>
              <w:right w:val="single" w:color="000000" w:sz="6" w:space="0"/>
            </w:tcBorders>
          </w:tcPr>
          <w:p w:rsidR="00BA2BE8" w:rsidP="0091387A" w:rsidRDefault="00BA2BE8" w14:paraId="0679903A" w14:textId="77777777">
            <w:pPr>
              <w:pStyle w:val="LO-normal"/>
              <w:rPr>
                <w:rFonts w:ascii="Calibri" w:hAnsi="Calibri" w:eastAsia="Calibri" w:cs="Calibri"/>
                <w:sz w:val="24"/>
                <w:szCs w:val="24"/>
              </w:rPr>
            </w:pPr>
            <w:r>
              <w:rPr>
                <w:rFonts w:ascii="Calibri" w:hAnsi="Calibri" w:eastAsia="Calibri" w:cs="Calibri"/>
                <w:sz w:val="24"/>
                <w:szCs w:val="24"/>
              </w:rPr>
              <w:t>Text box</w:t>
            </w:r>
          </w:p>
        </w:tc>
        <w:tc>
          <w:tcPr>
            <w:tcW w:w="1619" w:type="dxa"/>
            <w:tcBorders>
              <w:bottom w:val="single" w:color="000000" w:sz="6" w:space="0"/>
              <w:right w:val="single" w:color="000000" w:sz="6" w:space="0"/>
            </w:tcBorders>
          </w:tcPr>
          <w:p w:rsidR="00BA2BE8" w:rsidP="0091387A" w:rsidRDefault="00BA2BE8" w14:paraId="009EA531" w14:textId="77777777">
            <w:pPr>
              <w:pStyle w:val="LO-normal"/>
              <w:rPr>
                <w:rFonts w:ascii="Calibri" w:hAnsi="Calibri" w:eastAsia="Calibri" w:cs="Calibri"/>
                <w:sz w:val="24"/>
                <w:szCs w:val="24"/>
              </w:rPr>
            </w:pPr>
            <w:r>
              <w:rPr>
                <w:rFonts w:ascii="Calibri" w:hAnsi="Calibri" w:eastAsia="Calibri" w:cs="Calibri"/>
                <w:sz w:val="24"/>
                <w:szCs w:val="24"/>
              </w:rPr>
              <w:t>Required</w:t>
            </w:r>
          </w:p>
        </w:tc>
        <w:tc>
          <w:tcPr>
            <w:tcW w:w="1725" w:type="dxa"/>
            <w:tcBorders>
              <w:bottom w:val="single" w:color="000000" w:sz="6" w:space="0"/>
              <w:right w:val="single" w:color="000000" w:sz="6" w:space="0"/>
            </w:tcBorders>
          </w:tcPr>
          <w:p w:rsidR="00BA2BE8" w:rsidP="0091387A" w:rsidRDefault="00BA2BE8" w14:paraId="6133EB0B" w14:textId="77777777">
            <w:pPr>
              <w:pStyle w:val="LO-normal"/>
              <w:rPr>
                <w:rFonts w:ascii="Calibri" w:hAnsi="Calibri" w:eastAsia="Calibri" w:cs="Calibri"/>
                <w:sz w:val="24"/>
                <w:szCs w:val="24"/>
              </w:rPr>
            </w:pPr>
          </w:p>
        </w:tc>
        <w:tc>
          <w:tcPr>
            <w:tcW w:w="1365" w:type="dxa"/>
            <w:tcBorders>
              <w:bottom w:val="single" w:color="000000" w:sz="6" w:space="0"/>
              <w:right w:val="single" w:color="000000" w:sz="6" w:space="0"/>
            </w:tcBorders>
          </w:tcPr>
          <w:p w:rsidR="00BA2BE8" w:rsidP="0091387A" w:rsidRDefault="00BA2BE8" w14:paraId="1FCCDF37" w14:textId="77777777">
            <w:pPr>
              <w:pStyle w:val="LO-normal"/>
              <w:rPr>
                <w:rFonts w:ascii="Calibri" w:hAnsi="Calibri" w:eastAsia="Calibri" w:cs="Calibri"/>
                <w:b/>
                <w:sz w:val="24"/>
                <w:szCs w:val="24"/>
              </w:rPr>
            </w:pPr>
          </w:p>
        </w:tc>
      </w:tr>
      <w:tr w:rsidR="00BA2BE8" w:rsidTr="0091387A" w14:paraId="027F2F1C" w14:textId="77777777">
        <w:trPr>
          <w:trHeight w:val="480"/>
        </w:trPr>
        <w:tc>
          <w:tcPr>
            <w:tcW w:w="899" w:type="dxa"/>
            <w:tcBorders>
              <w:left w:val="single" w:color="000000" w:sz="6" w:space="0"/>
              <w:bottom w:val="single" w:color="000000" w:sz="6" w:space="0"/>
              <w:right w:val="single" w:color="000000" w:sz="6" w:space="0"/>
            </w:tcBorders>
          </w:tcPr>
          <w:p w:rsidR="00BA2BE8" w:rsidP="0091387A" w:rsidRDefault="00BA2BE8" w14:paraId="26F55E91" w14:textId="77777777">
            <w:pPr>
              <w:pStyle w:val="LO-normal"/>
              <w:rPr>
                <w:rFonts w:ascii="Calibri" w:hAnsi="Calibri" w:eastAsia="Calibri" w:cs="Calibri"/>
                <w:sz w:val="24"/>
                <w:szCs w:val="24"/>
              </w:rPr>
            </w:pPr>
            <w:r>
              <w:rPr>
                <w:rFonts w:ascii="Calibri" w:hAnsi="Calibri" w:eastAsia="Calibri" w:cs="Calibri"/>
                <w:sz w:val="24"/>
                <w:szCs w:val="24"/>
              </w:rPr>
              <w:t>2</w:t>
            </w:r>
          </w:p>
        </w:tc>
        <w:tc>
          <w:tcPr>
            <w:tcW w:w="2160" w:type="dxa"/>
            <w:tcBorders>
              <w:bottom w:val="single" w:color="000000" w:sz="6" w:space="0"/>
              <w:right w:val="single" w:color="000000" w:sz="6" w:space="0"/>
            </w:tcBorders>
          </w:tcPr>
          <w:p w:rsidR="00BA2BE8" w:rsidP="0091387A" w:rsidRDefault="003162BF" w14:paraId="2E39A011" w14:textId="6E0509D8">
            <w:pPr>
              <w:pStyle w:val="LO-normal"/>
              <w:rPr>
                <w:rFonts w:ascii="Calibri" w:hAnsi="Calibri" w:eastAsia="Calibri" w:cs="Calibri"/>
                <w:sz w:val="24"/>
                <w:szCs w:val="24"/>
              </w:rPr>
            </w:pPr>
            <w:r>
              <w:rPr>
                <w:rFonts w:ascii="Calibri" w:hAnsi="Calibri" w:eastAsia="Calibri" w:cs="Calibri"/>
                <w:sz w:val="24"/>
                <w:szCs w:val="24"/>
              </w:rPr>
              <w:t>Kilometers</w:t>
            </w:r>
            <w:r w:rsidR="00BA2BE8">
              <w:rPr>
                <w:rFonts w:ascii="Calibri" w:hAnsi="Calibri" w:eastAsia="Calibri" w:cs="Calibri"/>
                <w:sz w:val="24"/>
                <w:szCs w:val="24"/>
              </w:rPr>
              <w:t xml:space="preserve"> Included</w:t>
            </w:r>
          </w:p>
        </w:tc>
        <w:tc>
          <w:tcPr>
            <w:tcW w:w="1576" w:type="dxa"/>
            <w:tcBorders>
              <w:bottom w:val="single" w:color="000000" w:sz="6" w:space="0"/>
              <w:right w:val="single" w:color="000000" w:sz="6" w:space="0"/>
            </w:tcBorders>
          </w:tcPr>
          <w:p w:rsidR="00BA2BE8" w:rsidP="0091387A" w:rsidRDefault="00BA2BE8" w14:paraId="73BE7946" w14:textId="77777777">
            <w:pPr>
              <w:pStyle w:val="LO-normal"/>
              <w:rPr>
                <w:rFonts w:ascii="Calibri" w:hAnsi="Calibri" w:eastAsia="Calibri" w:cs="Calibri"/>
                <w:sz w:val="24"/>
                <w:szCs w:val="24"/>
              </w:rPr>
            </w:pPr>
            <w:r>
              <w:rPr>
                <w:rFonts w:ascii="Calibri" w:hAnsi="Calibri" w:eastAsia="Calibri" w:cs="Calibri"/>
                <w:sz w:val="24"/>
                <w:szCs w:val="24"/>
              </w:rPr>
              <w:t>Text box</w:t>
            </w:r>
          </w:p>
        </w:tc>
        <w:tc>
          <w:tcPr>
            <w:tcW w:w="1619" w:type="dxa"/>
            <w:tcBorders>
              <w:bottom w:val="single" w:color="000000" w:sz="6" w:space="0"/>
              <w:right w:val="single" w:color="000000" w:sz="6" w:space="0"/>
            </w:tcBorders>
          </w:tcPr>
          <w:p w:rsidR="00BA2BE8" w:rsidP="0091387A" w:rsidRDefault="00BA2BE8" w14:paraId="6D3F6F1C" w14:textId="77777777">
            <w:pPr>
              <w:pStyle w:val="LO-normal"/>
              <w:rPr>
                <w:rFonts w:ascii="Calibri" w:hAnsi="Calibri" w:eastAsia="Calibri" w:cs="Calibri"/>
                <w:sz w:val="24"/>
                <w:szCs w:val="24"/>
              </w:rPr>
            </w:pPr>
            <w:r>
              <w:rPr>
                <w:rFonts w:ascii="Calibri" w:hAnsi="Calibri" w:eastAsia="Calibri" w:cs="Calibri"/>
                <w:sz w:val="24"/>
                <w:szCs w:val="24"/>
              </w:rPr>
              <w:t>Required</w:t>
            </w:r>
          </w:p>
        </w:tc>
        <w:tc>
          <w:tcPr>
            <w:tcW w:w="1725" w:type="dxa"/>
            <w:tcBorders>
              <w:bottom w:val="single" w:color="000000" w:sz="6" w:space="0"/>
              <w:right w:val="single" w:color="000000" w:sz="6" w:space="0"/>
            </w:tcBorders>
          </w:tcPr>
          <w:p w:rsidR="00BA2BE8" w:rsidP="0091387A" w:rsidRDefault="00BA2BE8" w14:paraId="3596689A" w14:textId="77777777">
            <w:pPr>
              <w:pStyle w:val="LO-normal"/>
              <w:rPr>
                <w:rFonts w:ascii="Calibri" w:hAnsi="Calibri" w:eastAsia="Calibri" w:cs="Calibri"/>
                <w:sz w:val="24"/>
                <w:szCs w:val="24"/>
              </w:rPr>
            </w:pPr>
          </w:p>
        </w:tc>
        <w:tc>
          <w:tcPr>
            <w:tcW w:w="1365" w:type="dxa"/>
            <w:tcBorders>
              <w:bottom w:val="single" w:color="000000" w:sz="6" w:space="0"/>
              <w:right w:val="single" w:color="000000" w:sz="6" w:space="0"/>
            </w:tcBorders>
          </w:tcPr>
          <w:p w:rsidR="00BA2BE8" w:rsidP="0091387A" w:rsidRDefault="00BA2BE8" w14:paraId="6637B748" w14:textId="77777777">
            <w:pPr>
              <w:pStyle w:val="LO-normal"/>
              <w:rPr>
                <w:rFonts w:ascii="Calibri" w:hAnsi="Calibri" w:eastAsia="Calibri" w:cs="Calibri"/>
                <w:b/>
                <w:sz w:val="24"/>
                <w:szCs w:val="24"/>
              </w:rPr>
            </w:pPr>
          </w:p>
        </w:tc>
      </w:tr>
      <w:tr w:rsidR="00BA2BE8" w:rsidTr="0091387A" w14:paraId="0AC153F8" w14:textId="77777777">
        <w:trPr>
          <w:trHeight w:val="480"/>
        </w:trPr>
        <w:tc>
          <w:tcPr>
            <w:tcW w:w="899" w:type="dxa"/>
            <w:tcBorders>
              <w:left w:val="single" w:color="000000" w:sz="6" w:space="0"/>
              <w:bottom w:val="single" w:color="000000" w:sz="6" w:space="0"/>
              <w:right w:val="single" w:color="000000" w:sz="6" w:space="0"/>
            </w:tcBorders>
          </w:tcPr>
          <w:p w:rsidR="00BA2BE8" w:rsidP="0091387A" w:rsidRDefault="00BA2BE8" w14:paraId="643EF280" w14:textId="77777777">
            <w:pPr>
              <w:pStyle w:val="LO-normal"/>
              <w:rPr>
                <w:rFonts w:ascii="Calibri" w:hAnsi="Calibri" w:eastAsia="Calibri" w:cs="Calibri"/>
                <w:sz w:val="24"/>
                <w:szCs w:val="24"/>
              </w:rPr>
            </w:pPr>
          </w:p>
        </w:tc>
        <w:tc>
          <w:tcPr>
            <w:tcW w:w="2160" w:type="dxa"/>
            <w:tcBorders>
              <w:bottom w:val="single" w:color="000000" w:sz="6" w:space="0"/>
              <w:right w:val="single" w:color="000000" w:sz="6" w:space="0"/>
            </w:tcBorders>
          </w:tcPr>
          <w:p w:rsidR="00BA2BE8" w:rsidP="0091387A" w:rsidRDefault="00BA2BE8" w14:paraId="5DEA1495" w14:textId="77777777">
            <w:pPr>
              <w:pStyle w:val="LO-normal"/>
              <w:rPr>
                <w:rFonts w:ascii="Calibri" w:hAnsi="Calibri" w:eastAsia="Calibri" w:cs="Calibri"/>
                <w:b/>
                <w:sz w:val="24"/>
                <w:szCs w:val="24"/>
              </w:rPr>
            </w:pPr>
            <w:r>
              <w:rPr>
                <w:rFonts w:ascii="Calibri" w:hAnsi="Calibri" w:eastAsia="Calibri" w:cs="Calibri"/>
                <w:b/>
                <w:sz w:val="24"/>
                <w:szCs w:val="24"/>
              </w:rPr>
              <w:t>BAND 1</w:t>
            </w:r>
          </w:p>
        </w:tc>
        <w:tc>
          <w:tcPr>
            <w:tcW w:w="1576" w:type="dxa"/>
            <w:tcBorders>
              <w:bottom w:val="single" w:color="000000" w:sz="6" w:space="0"/>
              <w:right w:val="single" w:color="000000" w:sz="6" w:space="0"/>
            </w:tcBorders>
          </w:tcPr>
          <w:p w:rsidR="00BA2BE8" w:rsidP="0091387A" w:rsidRDefault="00BA2BE8" w14:paraId="7824812D" w14:textId="77777777">
            <w:pPr>
              <w:pStyle w:val="LO-normal"/>
              <w:rPr>
                <w:rFonts w:ascii="Calibri" w:hAnsi="Calibri" w:eastAsia="Calibri" w:cs="Calibri"/>
                <w:sz w:val="24"/>
                <w:szCs w:val="24"/>
              </w:rPr>
            </w:pPr>
          </w:p>
        </w:tc>
        <w:tc>
          <w:tcPr>
            <w:tcW w:w="1619" w:type="dxa"/>
            <w:tcBorders>
              <w:bottom w:val="single" w:color="000000" w:sz="6" w:space="0"/>
              <w:right w:val="single" w:color="000000" w:sz="6" w:space="0"/>
            </w:tcBorders>
          </w:tcPr>
          <w:p w:rsidR="00BA2BE8" w:rsidP="0091387A" w:rsidRDefault="00BA2BE8" w14:paraId="2B7C8E84" w14:textId="77777777">
            <w:pPr>
              <w:pStyle w:val="LO-normal"/>
              <w:rPr>
                <w:rFonts w:ascii="Calibri" w:hAnsi="Calibri" w:eastAsia="Calibri" w:cs="Calibri"/>
                <w:sz w:val="24"/>
                <w:szCs w:val="24"/>
              </w:rPr>
            </w:pPr>
          </w:p>
        </w:tc>
        <w:tc>
          <w:tcPr>
            <w:tcW w:w="1725" w:type="dxa"/>
            <w:tcBorders>
              <w:bottom w:val="single" w:color="000000" w:sz="6" w:space="0"/>
              <w:right w:val="single" w:color="000000" w:sz="6" w:space="0"/>
            </w:tcBorders>
          </w:tcPr>
          <w:p w:rsidR="00BA2BE8" w:rsidP="0091387A" w:rsidRDefault="00BA2BE8" w14:paraId="64741878" w14:textId="77777777">
            <w:pPr>
              <w:pStyle w:val="LO-normal"/>
              <w:rPr>
                <w:rFonts w:ascii="Calibri" w:hAnsi="Calibri" w:eastAsia="Calibri" w:cs="Calibri"/>
                <w:sz w:val="24"/>
                <w:szCs w:val="24"/>
              </w:rPr>
            </w:pPr>
          </w:p>
        </w:tc>
        <w:tc>
          <w:tcPr>
            <w:tcW w:w="1365" w:type="dxa"/>
            <w:tcBorders>
              <w:bottom w:val="single" w:color="000000" w:sz="6" w:space="0"/>
              <w:right w:val="single" w:color="000000" w:sz="6" w:space="0"/>
            </w:tcBorders>
          </w:tcPr>
          <w:p w:rsidR="00BA2BE8" w:rsidP="0091387A" w:rsidRDefault="00BA2BE8" w14:paraId="54DBAE7A" w14:textId="77777777">
            <w:pPr>
              <w:pStyle w:val="LO-normal"/>
              <w:rPr>
                <w:rFonts w:ascii="Calibri" w:hAnsi="Calibri" w:eastAsia="Calibri" w:cs="Calibri"/>
                <w:b/>
                <w:sz w:val="24"/>
                <w:szCs w:val="24"/>
              </w:rPr>
            </w:pPr>
          </w:p>
        </w:tc>
      </w:tr>
      <w:tr w:rsidR="00BA2BE8" w:rsidTr="0091387A" w14:paraId="0E59A5F8" w14:textId="77777777">
        <w:trPr>
          <w:trHeight w:val="480"/>
        </w:trPr>
        <w:tc>
          <w:tcPr>
            <w:tcW w:w="899" w:type="dxa"/>
            <w:tcBorders>
              <w:left w:val="single" w:color="000000" w:sz="6" w:space="0"/>
              <w:bottom w:val="single" w:color="000000" w:sz="6" w:space="0"/>
              <w:right w:val="single" w:color="000000" w:sz="6" w:space="0"/>
            </w:tcBorders>
          </w:tcPr>
          <w:p w:rsidR="00BA2BE8" w:rsidP="0091387A" w:rsidRDefault="00BA2BE8" w14:paraId="35BEF5CF" w14:textId="77777777">
            <w:pPr>
              <w:pStyle w:val="LO-normal"/>
              <w:rPr>
                <w:rFonts w:ascii="Calibri" w:hAnsi="Calibri" w:eastAsia="Calibri" w:cs="Calibri"/>
                <w:sz w:val="24"/>
                <w:szCs w:val="24"/>
              </w:rPr>
            </w:pPr>
            <w:r>
              <w:rPr>
                <w:rFonts w:ascii="Calibri" w:hAnsi="Calibri" w:eastAsia="Calibri" w:cs="Calibri"/>
                <w:sz w:val="24"/>
                <w:szCs w:val="24"/>
              </w:rPr>
              <w:t>1</w:t>
            </w:r>
          </w:p>
        </w:tc>
        <w:tc>
          <w:tcPr>
            <w:tcW w:w="2160" w:type="dxa"/>
            <w:tcBorders>
              <w:bottom w:val="single" w:color="000000" w:sz="6" w:space="0"/>
              <w:right w:val="single" w:color="000000" w:sz="6" w:space="0"/>
            </w:tcBorders>
          </w:tcPr>
          <w:p w:rsidR="00BA2BE8" w:rsidP="0091387A" w:rsidRDefault="00BA2BE8" w14:paraId="79E8E02F" w14:textId="77777777">
            <w:pPr>
              <w:pStyle w:val="LO-normal"/>
              <w:rPr>
                <w:rFonts w:ascii="Calibri" w:hAnsi="Calibri" w:eastAsia="Calibri" w:cs="Calibri"/>
                <w:sz w:val="24"/>
                <w:szCs w:val="24"/>
              </w:rPr>
            </w:pPr>
            <w:r>
              <w:rPr>
                <w:rFonts w:ascii="Calibri" w:hAnsi="Calibri" w:eastAsia="Calibri" w:cs="Calibri"/>
                <w:sz w:val="24"/>
                <w:szCs w:val="24"/>
              </w:rPr>
              <w:t>Price per km</w:t>
            </w:r>
          </w:p>
        </w:tc>
        <w:tc>
          <w:tcPr>
            <w:tcW w:w="1576" w:type="dxa"/>
            <w:tcBorders>
              <w:bottom w:val="single" w:color="000000" w:sz="6" w:space="0"/>
              <w:right w:val="single" w:color="000000" w:sz="6" w:space="0"/>
            </w:tcBorders>
          </w:tcPr>
          <w:p w:rsidR="00BA2BE8" w:rsidP="0091387A" w:rsidRDefault="00BA2BE8" w14:paraId="75ED710B" w14:textId="77777777">
            <w:pPr>
              <w:pStyle w:val="LO-normal"/>
              <w:rPr>
                <w:rFonts w:ascii="Calibri" w:hAnsi="Calibri" w:eastAsia="Calibri" w:cs="Calibri"/>
                <w:sz w:val="24"/>
                <w:szCs w:val="24"/>
              </w:rPr>
            </w:pPr>
            <w:r>
              <w:rPr>
                <w:rFonts w:ascii="Calibri" w:hAnsi="Calibri" w:eastAsia="Calibri" w:cs="Calibri"/>
                <w:sz w:val="24"/>
                <w:szCs w:val="24"/>
              </w:rPr>
              <w:t>Text box</w:t>
            </w:r>
          </w:p>
        </w:tc>
        <w:tc>
          <w:tcPr>
            <w:tcW w:w="1619" w:type="dxa"/>
            <w:tcBorders>
              <w:bottom w:val="single" w:color="000000" w:sz="6" w:space="0"/>
              <w:right w:val="single" w:color="000000" w:sz="6" w:space="0"/>
            </w:tcBorders>
          </w:tcPr>
          <w:p w:rsidR="00BA2BE8" w:rsidP="0091387A" w:rsidRDefault="00BA2BE8" w14:paraId="3116AA82" w14:textId="77777777">
            <w:pPr>
              <w:pStyle w:val="LO-normal"/>
              <w:rPr>
                <w:rFonts w:ascii="Calibri" w:hAnsi="Calibri" w:eastAsia="Calibri" w:cs="Calibri"/>
                <w:sz w:val="24"/>
                <w:szCs w:val="24"/>
              </w:rPr>
            </w:pPr>
            <w:r>
              <w:rPr>
                <w:rFonts w:ascii="Calibri" w:hAnsi="Calibri" w:eastAsia="Calibri" w:cs="Calibri"/>
                <w:sz w:val="24"/>
                <w:szCs w:val="24"/>
              </w:rPr>
              <w:t>Required</w:t>
            </w:r>
          </w:p>
        </w:tc>
        <w:tc>
          <w:tcPr>
            <w:tcW w:w="1725" w:type="dxa"/>
            <w:tcBorders>
              <w:bottom w:val="single" w:color="000000" w:sz="6" w:space="0"/>
              <w:right w:val="single" w:color="000000" w:sz="6" w:space="0"/>
            </w:tcBorders>
          </w:tcPr>
          <w:p w:rsidR="00BA2BE8" w:rsidP="0091387A" w:rsidRDefault="00BA2BE8" w14:paraId="4D980C47" w14:textId="77777777">
            <w:pPr>
              <w:pStyle w:val="LO-normal"/>
              <w:rPr>
                <w:rFonts w:ascii="Calibri" w:hAnsi="Calibri" w:eastAsia="Calibri" w:cs="Calibri"/>
                <w:sz w:val="24"/>
                <w:szCs w:val="24"/>
              </w:rPr>
            </w:pPr>
          </w:p>
        </w:tc>
        <w:tc>
          <w:tcPr>
            <w:tcW w:w="1365" w:type="dxa"/>
            <w:tcBorders>
              <w:bottom w:val="single" w:color="000000" w:sz="6" w:space="0"/>
              <w:right w:val="single" w:color="000000" w:sz="6" w:space="0"/>
            </w:tcBorders>
          </w:tcPr>
          <w:p w:rsidR="00BA2BE8" w:rsidP="0091387A" w:rsidRDefault="00BA2BE8" w14:paraId="5D1BCB78" w14:textId="77777777">
            <w:pPr>
              <w:pStyle w:val="LO-normal"/>
              <w:rPr>
                <w:rFonts w:ascii="Calibri" w:hAnsi="Calibri" w:eastAsia="Calibri" w:cs="Calibri"/>
                <w:b/>
                <w:sz w:val="24"/>
                <w:szCs w:val="24"/>
              </w:rPr>
            </w:pPr>
          </w:p>
        </w:tc>
      </w:tr>
      <w:tr w:rsidR="00BA2BE8" w:rsidTr="0091387A" w14:paraId="4D844BEC" w14:textId="77777777">
        <w:trPr>
          <w:trHeight w:val="480"/>
        </w:trPr>
        <w:tc>
          <w:tcPr>
            <w:tcW w:w="899" w:type="dxa"/>
            <w:tcBorders>
              <w:left w:val="single" w:color="000000" w:sz="6" w:space="0"/>
              <w:bottom w:val="single" w:color="000000" w:sz="6" w:space="0"/>
              <w:right w:val="single" w:color="000000" w:sz="6" w:space="0"/>
            </w:tcBorders>
          </w:tcPr>
          <w:p w:rsidR="00BA2BE8" w:rsidP="0091387A" w:rsidRDefault="00BA2BE8" w14:paraId="2040D9BC" w14:textId="77777777">
            <w:pPr>
              <w:pStyle w:val="LO-normal"/>
              <w:rPr>
                <w:rFonts w:ascii="Calibri" w:hAnsi="Calibri" w:eastAsia="Calibri" w:cs="Calibri"/>
                <w:sz w:val="24"/>
                <w:szCs w:val="24"/>
              </w:rPr>
            </w:pPr>
            <w:r>
              <w:rPr>
                <w:rFonts w:ascii="Calibri" w:hAnsi="Calibri" w:eastAsia="Calibri" w:cs="Calibri"/>
                <w:sz w:val="24"/>
                <w:szCs w:val="24"/>
              </w:rPr>
              <w:t>2</w:t>
            </w:r>
          </w:p>
        </w:tc>
        <w:tc>
          <w:tcPr>
            <w:tcW w:w="2160" w:type="dxa"/>
            <w:tcBorders>
              <w:bottom w:val="single" w:color="000000" w:sz="6" w:space="0"/>
              <w:right w:val="single" w:color="000000" w:sz="6" w:space="0"/>
            </w:tcBorders>
          </w:tcPr>
          <w:p w:rsidR="00BA2BE8" w:rsidP="0091387A" w:rsidRDefault="00BA2BE8" w14:paraId="72EDD570" w14:textId="77777777">
            <w:pPr>
              <w:pStyle w:val="LO-normal"/>
              <w:rPr>
                <w:rFonts w:ascii="Calibri" w:hAnsi="Calibri" w:eastAsia="Calibri" w:cs="Calibri"/>
                <w:sz w:val="24"/>
                <w:szCs w:val="24"/>
              </w:rPr>
            </w:pPr>
            <w:r>
              <w:rPr>
                <w:rFonts w:ascii="Calibri" w:hAnsi="Calibri" w:eastAsia="Calibri" w:cs="Calibri"/>
                <w:sz w:val="24"/>
                <w:szCs w:val="24"/>
              </w:rPr>
              <w:t>Next Distance</w:t>
            </w:r>
          </w:p>
        </w:tc>
        <w:tc>
          <w:tcPr>
            <w:tcW w:w="1576" w:type="dxa"/>
            <w:tcBorders>
              <w:bottom w:val="single" w:color="000000" w:sz="6" w:space="0"/>
              <w:right w:val="single" w:color="000000" w:sz="6" w:space="0"/>
            </w:tcBorders>
          </w:tcPr>
          <w:p w:rsidR="00BA2BE8" w:rsidP="0091387A" w:rsidRDefault="00BA2BE8" w14:paraId="29222938" w14:textId="77777777">
            <w:pPr>
              <w:pStyle w:val="LO-normal"/>
              <w:rPr>
                <w:rFonts w:ascii="Calibri" w:hAnsi="Calibri" w:eastAsia="Calibri" w:cs="Calibri"/>
                <w:sz w:val="24"/>
                <w:szCs w:val="24"/>
              </w:rPr>
            </w:pPr>
            <w:r>
              <w:rPr>
                <w:rFonts w:ascii="Calibri" w:hAnsi="Calibri" w:eastAsia="Calibri" w:cs="Calibri"/>
                <w:sz w:val="24"/>
                <w:szCs w:val="24"/>
              </w:rPr>
              <w:t>Text box</w:t>
            </w:r>
          </w:p>
        </w:tc>
        <w:tc>
          <w:tcPr>
            <w:tcW w:w="1619" w:type="dxa"/>
            <w:tcBorders>
              <w:bottom w:val="single" w:color="000000" w:sz="6" w:space="0"/>
              <w:right w:val="single" w:color="000000" w:sz="6" w:space="0"/>
            </w:tcBorders>
          </w:tcPr>
          <w:p w:rsidR="00BA2BE8" w:rsidP="0091387A" w:rsidRDefault="00BA2BE8" w14:paraId="1E9402D1" w14:textId="77777777">
            <w:pPr>
              <w:pStyle w:val="LO-normal"/>
              <w:rPr>
                <w:rFonts w:ascii="Calibri" w:hAnsi="Calibri" w:eastAsia="Calibri" w:cs="Calibri"/>
                <w:sz w:val="24"/>
                <w:szCs w:val="24"/>
              </w:rPr>
            </w:pPr>
            <w:r>
              <w:rPr>
                <w:rFonts w:ascii="Calibri" w:hAnsi="Calibri" w:eastAsia="Calibri" w:cs="Calibri"/>
                <w:sz w:val="24"/>
                <w:szCs w:val="24"/>
              </w:rPr>
              <w:t>Required</w:t>
            </w:r>
          </w:p>
        </w:tc>
        <w:tc>
          <w:tcPr>
            <w:tcW w:w="1725" w:type="dxa"/>
            <w:tcBorders>
              <w:bottom w:val="single" w:color="000000" w:sz="6" w:space="0"/>
              <w:right w:val="single" w:color="000000" w:sz="6" w:space="0"/>
            </w:tcBorders>
          </w:tcPr>
          <w:p w:rsidR="00BA2BE8" w:rsidP="0091387A" w:rsidRDefault="00BA2BE8" w14:paraId="2F3CCB9E" w14:textId="77777777">
            <w:pPr>
              <w:pStyle w:val="LO-normal"/>
              <w:rPr>
                <w:rFonts w:ascii="Calibri" w:hAnsi="Calibri" w:eastAsia="Calibri" w:cs="Calibri"/>
                <w:sz w:val="24"/>
                <w:szCs w:val="24"/>
              </w:rPr>
            </w:pPr>
          </w:p>
        </w:tc>
        <w:tc>
          <w:tcPr>
            <w:tcW w:w="1365" w:type="dxa"/>
            <w:tcBorders>
              <w:bottom w:val="single" w:color="000000" w:sz="6" w:space="0"/>
              <w:right w:val="single" w:color="000000" w:sz="6" w:space="0"/>
            </w:tcBorders>
          </w:tcPr>
          <w:p w:rsidR="00BA2BE8" w:rsidP="0091387A" w:rsidRDefault="00BA2BE8" w14:paraId="4A5C2F02" w14:textId="77777777">
            <w:pPr>
              <w:pStyle w:val="LO-normal"/>
              <w:rPr>
                <w:rFonts w:ascii="Calibri" w:hAnsi="Calibri" w:eastAsia="Calibri" w:cs="Calibri"/>
                <w:b/>
                <w:sz w:val="24"/>
                <w:szCs w:val="24"/>
              </w:rPr>
            </w:pPr>
          </w:p>
        </w:tc>
      </w:tr>
      <w:tr w:rsidR="00BA2BE8" w:rsidTr="0091387A" w14:paraId="5B0D239C" w14:textId="77777777">
        <w:trPr>
          <w:trHeight w:val="480"/>
        </w:trPr>
        <w:tc>
          <w:tcPr>
            <w:tcW w:w="899" w:type="dxa"/>
            <w:tcBorders>
              <w:left w:val="single" w:color="000000" w:sz="6" w:space="0"/>
              <w:bottom w:val="single" w:color="000000" w:sz="6" w:space="0"/>
              <w:right w:val="single" w:color="000000" w:sz="6" w:space="0"/>
            </w:tcBorders>
          </w:tcPr>
          <w:p w:rsidR="00BA2BE8" w:rsidP="0091387A" w:rsidRDefault="00BA2BE8" w14:paraId="676181A9" w14:textId="77777777">
            <w:pPr>
              <w:pStyle w:val="LO-normal"/>
              <w:rPr>
                <w:rFonts w:ascii="Calibri" w:hAnsi="Calibri" w:eastAsia="Calibri" w:cs="Calibri"/>
                <w:sz w:val="24"/>
                <w:szCs w:val="24"/>
              </w:rPr>
            </w:pPr>
          </w:p>
        </w:tc>
        <w:tc>
          <w:tcPr>
            <w:tcW w:w="2160" w:type="dxa"/>
            <w:tcBorders>
              <w:bottom w:val="single" w:color="000000" w:sz="6" w:space="0"/>
              <w:right w:val="single" w:color="000000" w:sz="6" w:space="0"/>
            </w:tcBorders>
          </w:tcPr>
          <w:p w:rsidR="00BA2BE8" w:rsidP="0091387A" w:rsidRDefault="00BA2BE8" w14:paraId="22B823F0" w14:textId="77777777">
            <w:pPr>
              <w:pStyle w:val="LO-normal"/>
              <w:rPr>
                <w:rFonts w:ascii="Calibri" w:hAnsi="Calibri" w:eastAsia="Calibri" w:cs="Calibri"/>
                <w:b/>
                <w:sz w:val="24"/>
                <w:szCs w:val="24"/>
              </w:rPr>
            </w:pPr>
            <w:r>
              <w:rPr>
                <w:rFonts w:ascii="Calibri" w:hAnsi="Calibri" w:eastAsia="Calibri" w:cs="Calibri"/>
                <w:b/>
                <w:sz w:val="24"/>
                <w:szCs w:val="24"/>
              </w:rPr>
              <w:t>BAND 2</w:t>
            </w:r>
          </w:p>
        </w:tc>
        <w:tc>
          <w:tcPr>
            <w:tcW w:w="1576" w:type="dxa"/>
            <w:tcBorders>
              <w:bottom w:val="single" w:color="000000" w:sz="6" w:space="0"/>
              <w:right w:val="single" w:color="000000" w:sz="6" w:space="0"/>
            </w:tcBorders>
          </w:tcPr>
          <w:p w:rsidR="00BA2BE8" w:rsidP="0091387A" w:rsidRDefault="00BA2BE8" w14:paraId="0D47651D" w14:textId="77777777">
            <w:pPr>
              <w:pStyle w:val="LO-normal"/>
              <w:rPr>
                <w:rFonts w:ascii="Calibri" w:hAnsi="Calibri" w:eastAsia="Calibri" w:cs="Calibri"/>
                <w:sz w:val="24"/>
                <w:szCs w:val="24"/>
              </w:rPr>
            </w:pPr>
          </w:p>
        </w:tc>
        <w:tc>
          <w:tcPr>
            <w:tcW w:w="1619" w:type="dxa"/>
            <w:tcBorders>
              <w:bottom w:val="single" w:color="000000" w:sz="6" w:space="0"/>
              <w:right w:val="single" w:color="000000" w:sz="6" w:space="0"/>
            </w:tcBorders>
          </w:tcPr>
          <w:p w:rsidR="00BA2BE8" w:rsidP="0091387A" w:rsidRDefault="00BA2BE8" w14:paraId="06FEC27C" w14:textId="77777777">
            <w:pPr>
              <w:pStyle w:val="LO-normal"/>
              <w:rPr>
                <w:rFonts w:ascii="Calibri" w:hAnsi="Calibri" w:eastAsia="Calibri" w:cs="Calibri"/>
                <w:sz w:val="24"/>
                <w:szCs w:val="24"/>
              </w:rPr>
            </w:pPr>
          </w:p>
        </w:tc>
        <w:tc>
          <w:tcPr>
            <w:tcW w:w="1725" w:type="dxa"/>
            <w:tcBorders>
              <w:bottom w:val="single" w:color="000000" w:sz="6" w:space="0"/>
              <w:right w:val="single" w:color="000000" w:sz="6" w:space="0"/>
            </w:tcBorders>
          </w:tcPr>
          <w:p w:rsidR="00BA2BE8" w:rsidP="0091387A" w:rsidRDefault="00BA2BE8" w14:paraId="7677C451" w14:textId="77777777">
            <w:pPr>
              <w:pStyle w:val="LO-normal"/>
              <w:rPr>
                <w:rFonts w:ascii="Calibri" w:hAnsi="Calibri" w:eastAsia="Calibri" w:cs="Calibri"/>
                <w:sz w:val="24"/>
                <w:szCs w:val="24"/>
              </w:rPr>
            </w:pPr>
          </w:p>
        </w:tc>
        <w:tc>
          <w:tcPr>
            <w:tcW w:w="1365" w:type="dxa"/>
            <w:tcBorders>
              <w:bottom w:val="single" w:color="000000" w:sz="6" w:space="0"/>
              <w:right w:val="single" w:color="000000" w:sz="6" w:space="0"/>
            </w:tcBorders>
          </w:tcPr>
          <w:p w:rsidR="00BA2BE8" w:rsidP="0091387A" w:rsidRDefault="00BA2BE8" w14:paraId="6BB35D3F" w14:textId="77777777">
            <w:pPr>
              <w:pStyle w:val="LO-normal"/>
              <w:rPr>
                <w:rFonts w:ascii="Calibri" w:hAnsi="Calibri" w:eastAsia="Calibri" w:cs="Calibri"/>
                <w:b/>
                <w:sz w:val="24"/>
                <w:szCs w:val="24"/>
              </w:rPr>
            </w:pPr>
          </w:p>
        </w:tc>
      </w:tr>
      <w:tr w:rsidR="00BA2BE8" w:rsidTr="0091387A" w14:paraId="262C0563" w14:textId="77777777">
        <w:trPr>
          <w:trHeight w:val="480"/>
        </w:trPr>
        <w:tc>
          <w:tcPr>
            <w:tcW w:w="899" w:type="dxa"/>
            <w:tcBorders>
              <w:left w:val="single" w:color="000000" w:sz="6" w:space="0"/>
              <w:bottom w:val="single" w:color="000000" w:sz="6" w:space="0"/>
              <w:right w:val="single" w:color="000000" w:sz="6" w:space="0"/>
            </w:tcBorders>
          </w:tcPr>
          <w:p w:rsidR="00BA2BE8" w:rsidP="0091387A" w:rsidRDefault="00BA2BE8" w14:paraId="221BFCE7" w14:textId="77777777">
            <w:pPr>
              <w:pStyle w:val="LO-normal"/>
              <w:rPr>
                <w:rFonts w:ascii="Calibri" w:hAnsi="Calibri" w:eastAsia="Calibri" w:cs="Calibri"/>
                <w:sz w:val="24"/>
                <w:szCs w:val="24"/>
              </w:rPr>
            </w:pPr>
            <w:r>
              <w:rPr>
                <w:rFonts w:ascii="Calibri" w:hAnsi="Calibri" w:eastAsia="Calibri" w:cs="Calibri"/>
                <w:sz w:val="24"/>
                <w:szCs w:val="24"/>
              </w:rPr>
              <w:t>1</w:t>
            </w:r>
          </w:p>
        </w:tc>
        <w:tc>
          <w:tcPr>
            <w:tcW w:w="2160" w:type="dxa"/>
            <w:tcBorders>
              <w:bottom w:val="single" w:color="000000" w:sz="6" w:space="0"/>
              <w:right w:val="single" w:color="000000" w:sz="6" w:space="0"/>
            </w:tcBorders>
          </w:tcPr>
          <w:p w:rsidR="00BA2BE8" w:rsidP="0091387A" w:rsidRDefault="00BA2BE8" w14:paraId="26C1EC9B" w14:textId="77777777">
            <w:pPr>
              <w:pStyle w:val="LO-normal"/>
              <w:rPr>
                <w:rFonts w:ascii="Calibri" w:hAnsi="Calibri" w:eastAsia="Calibri" w:cs="Calibri"/>
                <w:sz w:val="24"/>
                <w:szCs w:val="24"/>
              </w:rPr>
            </w:pPr>
            <w:r>
              <w:rPr>
                <w:rFonts w:ascii="Calibri" w:hAnsi="Calibri" w:eastAsia="Calibri" w:cs="Calibri"/>
                <w:sz w:val="24"/>
                <w:szCs w:val="24"/>
              </w:rPr>
              <w:t>Price per km</w:t>
            </w:r>
          </w:p>
        </w:tc>
        <w:tc>
          <w:tcPr>
            <w:tcW w:w="1576" w:type="dxa"/>
            <w:tcBorders>
              <w:bottom w:val="single" w:color="000000" w:sz="6" w:space="0"/>
              <w:right w:val="single" w:color="000000" w:sz="6" w:space="0"/>
            </w:tcBorders>
          </w:tcPr>
          <w:p w:rsidR="00BA2BE8" w:rsidP="0091387A" w:rsidRDefault="00BA2BE8" w14:paraId="789EC31B" w14:textId="77777777">
            <w:pPr>
              <w:pStyle w:val="LO-normal"/>
              <w:rPr>
                <w:rFonts w:ascii="Calibri" w:hAnsi="Calibri" w:eastAsia="Calibri" w:cs="Calibri"/>
                <w:sz w:val="24"/>
                <w:szCs w:val="24"/>
              </w:rPr>
            </w:pPr>
            <w:r>
              <w:rPr>
                <w:rFonts w:ascii="Calibri" w:hAnsi="Calibri" w:eastAsia="Calibri" w:cs="Calibri"/>
                <w:sz w:val="24"/>
                <w:szCs w:val="24"/>
              </w:rPr>
              <w:t>Text box</w:t>
            </w:r>
          </w:p>
        </w:tc>
        <w:tc>
          <w:tcPr>
            <w:tcW w:w="1619" w:type="dxa"/>
            <w:tcBorders>
              <w:bottom w:val="single" w:color="000000" w:sz="6" w:space="0"/>
              <w:right w:val="single" w:color="000000" w:sz="6" w:space="0"/>
            </w:tcBorders>
          </w:tcPr>
          <w:p w:rsidR="00BA2BE8" w:rsidP="0091387A" w:rsidRDefault="00BA2BE8" w14:paraId="7DAFE9FA" w14:textId="77777777">
            <w:pPr>
              <w:pStyle w:val="LO-normal"/>
              <w:rPr>
                <w:rFonts w:ascii="Calibri" w:hAnsi="Calibri" w:eastAsia="Calibri" w:cs="Calibri"/>
                <w:sz w:val="24"/>
                <w:szCs w:val="24"/>
              </w:rPr>
            </w:pPr>
            <w:r>
              <w:rPr>
                <w:rFonts w:ascii="Calibri" w:hAnsi="Calibri" w:eastAsia="Calibri" w:cs="Calibri"/>
                <w:sz w:val="24"/>
                <w:szCs w:val="24"/>
              </w:rPr>
              <w:t>Required</w:t>
            </w:r>
          </w:p>
        </w:tc>
        <w:tc>
          <w:tcPr>
            <w:tcW w:w="1725" w:type="dxa"/>
            <w:tcBorders>
              <w:bottom w:val="single" w:color="000000" w:sz="6" w:space="0"/>
              <w:right w:val="single" w:color="000000" w:sz="6" w:space="0"/>
            </w:tcBorders>
          </w:tcPr>
          <w:p w:rsidR="00BA2BE8" w:rsidP="0091387A" w:rsidRDefault="00BA2BE8" w14:paraId="60B00FBC" w14:textId="77777777">
            <w:pPr>
              <w:pStyle w:val="LO-normal"/>
              <w:rPr>
                <w:rFonts w:ascii="Calibri" w:hAnsi="Calibri" w:eastAsia="Calibri" w:cs="Calibri"/>
                <w:sz w:val="24"/>
                <w:szCs w:val="24"/>
              </w:rPr>
            </w:pPr>
          </w:p>
        </w:tc>
        <w:tc>
          <w:tcPr>
            <w:tcW w:w="1365" w:type="dxa"/>
            <w:tcBorders>
              <w:bottom w:val="single" w:color="000000" w:sz="6" w:space="0"/>
              <w:right w:val="single" w:color="000000" w:sz="6" w:space="0"/>
            </w:tcBorders>
          </w:tcPr>
          <w:p w:rsidR="00BA2BE8" w:rsidP="0091387A" w:rsidRDefault="00BA2BE8" w14:paraId="5D587922" w14:textId="77777777">
            <w:pPr>
              <w:pStyle w:val="LO-normal"/>
              <w:rPr>
                <w:rFonts w:ascii="Calibri" w:hAnsi="Calibri" w:eastAsia="Calibri" w:cs="Calibri"/>
                <w:b/>
                <w:sz w:val="24"/>
                <w:szCs w:val="24"/>
              </w:rPr>
            </w:pPr>
          </w:p>
        </w:tc>
      </w:tr>
      <w:tr w:rsidR="00BA2BE8" w:rsidTr="0091387A" w14:paraId="05DCF374" w14:textId="77777777">
        <w:trPr>
          <w:trHeight w:val="480"/>
        </w:trPr>
        <w:tc>
          <w:tcPr>
            <w:tcW w:w="899" w:type="dxa"/>
            <w:tcBorders>
              <w:left w:val="single" w:color="000000" w:sz="6" w:space="0"/>
              <w:bottom w:val="single" w:color="000000" w:sz="6" w:space="0"/>
              <w:right w:val="single" w:color="000000" w:sz="6" w:space="0"/>
            </w:tcBorders>
          </w:tcPr>
          <w:p w:rsidR="00BA2BE8" w:rsidP="0091387A" w:rsidRDefault="00BA2BE8" w14:paraId="01D7805C" w14:textId="77777777">
            <w:pPr>
              <w:pStyle w:val="LO-normal"/>
              <w:rPr>
                <w:rFonts w:ascii="Calibri" w:hAnsi="Calibri" w:eastAsia="Calibri" w:cs="Calibri"/>
                <w:sz w:val="24"/>
                <w:szCs w:val="24"/>
              </w:rPr>
            </w:pPr>
            <w:r>
              <w:rPr>
                <w:rFonts w:ascii="Calibri" w:hAnsi="Calibri" w:eastAsia="Calibri" w:cs="Calibri"/>
                <w:sz w:val="24"/>
                <w:szCs w:val="24"/>
              </w:rPr>
              <w:t>2</w:t>
            </w:r>
          </w:p>
        </w:tc>
        <w:tc>
          <w:tcPr>
            <w:tcW w:w="2160" w:type="dxa"/>
            <w:tcBorders>
              <w:bottom w:val="single" w:color="000000" w:sz="6" w:space="0"/>
              <w:right w:val="single" w:color="000000" w:sz="6" w:space="0"/>
            </w:tcBorders>
          </w:tcPr>
          <w:p w:rsidR="00BA2BE8" w:rsidP="0091387A" w:rsidRDefault="00BA2BE8" w14:paraId="4363F149" w14:textId="77777777">
            <w:pPr>
              <w:pStyle w:val="LO-normal"/>
              <w:rPr>
                <w:rFonts w:ascii="Calibri" w:hAnsi="Calibri" w:eastAsia="Calibri" w:cs="Calibri"/>
                <w:sz w:val="24"/>
                <w:szCs w:val="24"/>
              </w:rPr>
            </w:pPr>
            <w:r>
              <w:rPr>
                <w:rFonts w:ascii="Calibri" w:hAnsi="Calibri" w:eastAsia="Calibri" w:cs="Calibri"/>
                <w:sz w:val="24"/>
                <w:szCs w:val="24"/>
              </w:rPr>
              <w:t>Next Distance</w:t>
            </w:r>
          </w:p>
        </w:tc>
        <w:tc>
          <w:tcPr>
            <w:tcW w:w="1576" w:type="dxa"/>
            <w:tcBorders>
              <w:bottom w:val="single" w:color="000000" w:sz="6" w:space="0"/>
              <w:right w:val="single" w:color="000000" w:sz="6" w:space="0"/>
            </w:tcBorders>
          </w:tcPr>
          <w:p w:rsidR="00BA2BE8" w:rsidP="0091387A" w:rsidRDefault="00BA2BE8" w14:paraId="6C2C4946" w14:textId="77777777">
            <w:pPr>
              <w:pStyle w:val="LO-normal"/>
              <w:rPr>
                <w:rFonts w:ascii="Calibri" w:hAnsi="Calibri" w:eastAsia="Calibri" w:cs="Calibri"/>
                <w:sz w:val="24"/>
                <w:szCs w:val="24"/>
              </w:rPr>
            </w:pPr>
            <w:r>
              <w:rPr>
                <w:rFonts w:ascii="Calibri" w:hAnsi="Calibri" w:eastAsia="Calibri" w:cs="Calibri"/>
                <w:sz w:val="24"/>
                <w:szCs w:val="24"/>
              </w:rPr>
              <w:t>Text box</w:t>
            </w:r>
          </w:p>
        </w:tc>
        <w:tc>
          <w:tcPr>
            <w:tcW w:w="1619" w:type="dxa"/>
            <w:tcBorders>
              <w:bottom w:val="single" w:color="000000" w:sz="6" w:space="0"/>
              <w:right w:val="single" w:color="000000" w:sz="6" w:space="0"/>
            </w:tcBorders>
          </w:tcPr>
          <w:p w:rsidR="00BA2BE8" w:rsidP="0091387A" w:rsidRDefault="00BA2BE8" w14:paraId="7A03E568" w14:textId="77777777">
            <w:pPr>
              <w:pStyle w:val="LO-normal"/>
              <w:rPr>
                <w:rFonts w:ascii="Calibri" w:hAnsi="Calibri" w:eastAsia="Calibri" w:cs="Calibri"/>
                <w:sz w:val="24"/>
                <w:szCs w:val="24"/>
              </w:rPr>
            </w:pPr>
            <w:r>
              <w:rPr>
                <w:rFonts w:ascii="Calibri" w:hAnsi="Calibri" w:eastAsia="Calibri" w:cs="Calibri"/>
                <w:sz w:val="24"/>
                <w:szCs w:val="24"/>
              </w:rPr>
              <w:t>Required</w:t>
            </w:r>
          </w:p>
        </w:tc>
        <w:tc>
          <w:tcPr>
            <w:tcW w:w="1725" w:type="dxa"/>
            <w:tcBorders>
              <w:bottom w:val="single" w:color="000000" w:sz="6" w:space="0"/>
              <w:right w:val="single" w:color="000000" w:sz="6" w:space="0"/>
            </w:tcBorders>
          </w:tcPr>
          <w:p w:rsidR="00BA2BE8" w:rsidP="0091387A" w:rsidRDefault="00BA2BE8" w14:paraId="0284C50A" w14:textId="77777777">
            <w:pPr>
              <w:pStyle w:val="LO-normal"/>
              <w:rPr>
                <w:rFonts w:ascii="Calibri" w:hAnsi="Calibri" w:eastAsia="Calibri" w:cs="Calibri"/>
                <w:sz w:val="24"/>
                <w:szCs w:val="24"/>
              </w:rPr>
            </w:pPr>
          </w:p>
        </w:tc>
        <w:tc>
          <w:tcPr>
            <w:tcW w:w="1365" w:type="dxa"/>
            <w:tcBorders>
              <w:bottom w:val="single" w:color="000000" w:sz="6" w:space="0"/>
              <w:right w:val="single" w:color="000000" w:sz="6" w:space="0"/>
            </w:tcBorders>
          </w:tcPr>
          <w:p w:rsidR="00BA2BE8" w:rsidP="0091387A" w:rsidRDefault="00BA2BE8" w14:paraId="3A87C6A8" w14:textId="77777777">
            <w:pPr>
              <w:pStyle w:val="LO-normal"/>
              <w:rPr>
                <w:rFonts w:ascii="Calibri" w:hAnsi="Calibri" w:eastAsia="Calibri" w:cs="Calibri"/>
                <w:b/>
                <w:sz w:val="24"/>
                <w:szCs w:val="24"/>
              </w:rPr>
            </w:pPr>
          </w:p>
        </w:tc>
      </w:tr>
    </w:tbl>
    <w:p w:rsidR="00BA2BE8" w:rsidP="00BA2BE8" w:rsidRDefault="00BA2BE8" w14:paraId="08745A26" w14:textId="77777777">
      <w:pPr>
        <w:pStyle w:val="LO-normal"/>
        <w:spacing w:after="140" w:line="300" w:lineRule="auto"/>
        <w:rPr>
          <w:rFonts w:ascii="Calibri" w:hAnsi="Calibri" w:eastAsia="Calibri" w:cs="Calibri"/>
          <w:sz w:val="24"/>
          <w:szCs w:val="24"/>
        </w:rPr>
      </w:pPr>
    </w:p>
    <w:p w:rsidR="00BA2BE8" w:rsidP="4DF41364" w:rsidRDefault="00BA2BE8" w14:paraId="72B30F56" w14:textId="77777777">
      <w:pPr>
        <w:pStyle w:val="LO-normal"/>
        <w:spacing w:after="140" w:line="300" w:lineRule="auto"/>
        <w:rPr>
          <w:rFonts w:ascii="Calibri" w:hAnsi="Calibri" w:eastAsia="Calibri" w:cs="Calibri"/>
          <w:sz w:val="24"/>
          <w:szCs w:val="24"/>
          <w:lang w:val="en-US"/>
        </w:rPr>
      </w:pPr>
      <w:r w:rsidRPr="4DF41364">
        <w:rPr>
          <w:rFonts w:ascii="Calibri" w:hAnsi="Calibri" w:eastAsia="Calibri" w:cs="Calibri"/>
          <w:sz w:val="24"/>
          <w:szCs w:val="24"/>
          <w:lang w:val="en-US"/>
        </w:rPr>
        <w:t>If the journey involves challenging terrain, an additional amount will be added to the total fare.</w:t>
      </w:r>
    </w:p>
    <w:tbl>
      <w:tblPr>
        <w:tblW w:w="8295" w:type="dxa"/>
        <w:tblCellMar>
          <w:top w:w="100" w:type="dxa"/>
          <w:left w:w="100" w:type="dxa"/>
          <w:bottom w:w="100" w:type="dxa"/>
          <w:right w:w="100" w:type="dxa"/>
        </w:tblCellMar>
        <w:tblLook w:val="0600" w:firstRow="0" w:lastRow="0" w:firstColumn="0" w:lastColumn="0" w:noHBand="1" w:noVBand="1"/>
      </w:tblPr>
      <w:tblGrid>
        <w:gridCol w:w="764"/>
        <w:gridCol w:w="1635"/>
        <w:gridCol w:w="1696"/>
        <w:gridCol w:w="2099"/>
        <w:gridCol w:w="2101"/>
      </w:tblGrid>
      <w:tr w:rsidR="00BA2BE8" w:rsidTr="0091387A" w14:paraId="640B3DE7" w14:textId="77777777">
        <w:tc>
          <w:tcPr>
            <w:tcW w:w="764" w:type="dxa"/>
            <w:tcBorders>
              <w:top w:val="single" w:color="000000" w:sz="8" w:space="0"/>
              <w:left w:val="single" w:color="000000" w:sz="8" w:space="0"/>
              <w:bottom w:val="single" w:color="000000" w:sz="8" w:space="0"/>
              <w:right w:val="single" w:color="000000" w:sz="8" w:space="0"/>
            </w:tcBorders>
          </w:tcPr>
          <w:p w:rsidR="00BA2BE8" w:rsidP="0091387A" w:rsidRDefault="00BA2BE8" w14:paraId="5A604489" w14:textId="77777777">
            <w:pPr>
              <w:pStyle w:val="LO-normal"/>
              <w:widowControl w:val="0"/>
              <w:spacing w:line="240" w:lineRule="auto"/>
              <w:rPr>
                <w:rFonts w:ascii="Calibri" w:hAnsi="Calibri" w:eastAsia="Calibri" w:cs="Calibri"/>
                <w:b/>
                <w:sz w:val="24"/>
                <w:szCs w:val="24"/>
              </w:rPr>
            </w:pPr>
            <w:r>
              <w:rPr>
                <w:rFonts w:ascii="Calibri" w:hAnsi="Calibri" w:eastAsia="Calibri" w:cs="Calibri"/>
                <w:b/>
                <w:sz w:val="24"/>
                <w:szCs w:val="24"/>
              </w:rPr>
              <w:t>S.NO</w:t>
            </w:r>
          </w:p>
        </w:tc>
        <w:tc>
          <w:tcPr>
            <w:tcW w:w="1635" w:type="dxa"/>
            <w:tcBorders>
              <w:top w:val="single" w:color="000000" w:sz="8" w:space="0"/>
              <w:left w:val="single" w:color="000000" w:sz="8" w:space="0"/>
              <w:bottom w:val="single" w:color="000000" w:sz="8" w:space="0"/>
              <w:right w:val="single" w:color="000000" w:sz="8" w:space="0"/>
            </w:tcBorders>
          </w:tcPr>
          <w:p w:rsidR="00BA2BE8" w:rsidP="0091387A" w:rsidRDefault="00BA2BE8" w14:paraId="3A3223FF" w14:textId="77777777">
            <w:pPr>
              <w:pStyle w:val="LO-normal"/>
              <w:widowControl w:val="0"/>
              <w:spacing w:line="240" w:lineRule="auto"/>
              <w:rPr>
                <w:rFonts w:ascii="Calibri" w:hAnsi="Calibri" w:eastAsia="Calibri" w:cs="Calibri"/>
                <w:b/>
                <w:sz w:val="24"/>
                <w:szCs w:val="24"/>
              </w:rPr>
            </w:pPr>
            <w:r>
              <w:rPr>
                <w:rFonts w:ascii="Calibri" w:hAnsi="Calibri" w:eastAsia="Calibri" w:cs="Calibri"/>
                <w:b/>
                <w:sz w:val="24"/>
                <w:szCs w:val="24"/>
              </w:rPr>
              <w:t>Fields</w:t>
            </w:r>
          </w:p>
        </w:tc>
        <w:tc>
          <w:tcPr>
            <w:tcW w:w="1696" w:type="dxa"/>
            <w:tcBorders>
              <w:top w:val="single" w:color="000000" w:sz="8" w:space="0"/>
              <w:left w:val="single" w:color="000000" w:sz="8" w:space="0"/>
              <w:bottom w:val="single" w:color="000000" w:sz="8" w:space="0"/>
              <w:right w:val="single" w:color="000000" w:sz="8" w:space="0"/>
            </w:tcBorders>
          </w:tcPr>
          <w:p w:rsidR="00BA2BE8" w:rsidP="0091387A" w:rsidRDefault="00BA2BE8" w14:paraId="309BBA84" w14:textId="77777777">
            <w:pPr>
              <w:pStyle w:val="LO-normal"/>
              <w:widowControl w:val="0"/>
              <w:spacing w:line="240" w:lineRule="auto"/>
              <w:rPr>
                <w:rFonts w:ascii="Calibri" w:hAnsi="Calibri" w:eastAsia="Calibri" w:cs="Calibri"/>
                <w:b/>
                <w:sz w:val="24"/>
                <w:szCs w:val="24"/>
              </w:rPr>
            </w:pPr>
            <w:r>
              <w:rPr>
                <w:rFonts w:ascii="Calibri" w:hAnsi="Calibri" w:eastAsia="Calibri" w:cs="Calibri"/>
                <w:b/>
                <w:sz w:val="24"/>
                <w:szCs w:val="24"/>
              </w:rPr>
              <w:t>Control</w:t>
            </w:r>
          </w:p>
        </w:tc>
        <w:tc>
          <w:tcPr>
            <w:tcW w:w="2099" w:type="dxa"/>
            <w:tcBorders>
              <w:top w:val="single" w:color="000000" w:sz="8" w:space="0"/>
              <w:left w:val="single" w:color="000000" w:sz="8" w:space="0"/>
              <w:bottom w:val="single" w:color="000000" w:sz="8" w:space="0"/>
              <w:right w:val="single" w:color="000000" w:sz="8" w:space="0"/>
            </w:tcBorders>
          </w:tcPr>
          <w:p w:rsidR="00BA2BE8" w:rsidP="0091387A" w:rsidRDefault="00BA2BE8" w14:paraId="614F1B5D" w14:textId="77777777">
            <w:pPr>
              <w:pStyle w:val="LO-normal"/>
              <w:widowControl w:val="0"/>
              <w:spacing w:line="240" w:lineRule="auto"/>
              <w:rPr>
                <w:rFonts w:ascii="Calibri" w:hAnsi="Calibri" w:eastAsia="Calibri" w:cs="Calibri"/>
                <w:b/>
                <w:sz w:val="24"/>
                <w:szCs w:val="24"/>
              </w:rPr>
            </w:pPr>
            <w:r>
              <w:rPr>
                <w:rFonts w:ascii="Calibri" w:hAnsi="Calibri" w:eastAsia="Calibri" w:cs="Calibri"/>
                <w:b/>
                <w:sz w:val="24"/>
                <w:szCs w:val="24"/>
              </w:rPr>
              <w:t>Mandatory</w:t>
            </w:r>
          </w:p>
        </w:tc>
        <w:tc>
          <w:tcPr>
            <w:tcW w:w="2101" w:type="dxa"/>
            <w:tcBorders>
              <w:top w:val="single" w:color="000000" w:sz="8" w:space="0"/>
              <w:left w:val="single" w:color="000000" w:sz="8" w:space="0"/>
              <w:bottom w:val="single" w:color="000000" w:sz="8" w:space="0"/>
              <w:right w:val="single" w:color="000000" w:sz="8" w:space="0"/>
            </w:tcBorders>
          </w:tcPr>
          <w:p w:rsidR="00BA2BE8" w:rsidP="0091387A" w:rsidRDefault="00BA2BE8" w14:paraId="32D9AE94" w14:textId="77777777">
            <w:pPr>
              <w:pStyle w:val="LO-normal"/>
              <w:widowControl w:val="0"/>
              <w:spacing w:line="240" w:lineRule="auto"/>
              <w:rPr>
                <w:rFonts w:ascii="Calibri" w:hAnsi="Calibri" w:eastAsia="Calibri" w:cs="Calibri"/>
                <w:b/>
                <w:sz w:val="24"/>
                <w:szCs w:val="24"/>
              </w:rPr>
            </w:pPr>
            <w:r>
              <w:rPr>
                <w:rFonts w:ascii="Calibri" w:hAnsi="Calibri" w:eastAsia="Calibri" w:cs="Calibri"/>
                <w:b/>
                <w:sz w:val="24"/>
                <w:szCs w:val="24"/>
              </w:rPr>
              <w:t>Value</w:t>
            </w:r>
          </w:p>
        </w:tc>
      </w:tr>
      <w:tr w:rsidR="00BA2BE8" w:rsidTr="0091387A" w14:paraId="04D3FD27" w14:textId="77777777">
        <w:tc>
          <w:tcPr>
            <w:tcW w:w="764" w:type="dxa"/>
            <w:tcBorders>
              <w:top w:val="single" w:color="000000" w:sz="8" w:space="0"/>
              <w:left w:val="single" w:color="000000" w:sz="8" w:space="0"/>
              <w:bottom w:val="single" w:color="000000" w:sz="8" w:space="0"/>
              <w:right w:val="single" w:color="000000" w:sz="8" w:space="0"/>
            </w:tcBorders>
          </w:tcPr>
          <w:p w:rsidR="00BA2BE8" w:rsidP="0091387A" w:rsidRDefault="00BA2BE8" w14:paraId="1E52B477" w14:textId="77777777">
            <w:pPr>
              <w:pStyle w:val="LO-normal"/>
              <w:widowControl w:val="0"/>
              <w:spacing w:line="240" w:lineRule="auto"/>
              <w:rPr>
                <w:rFonts w:ascii="Calibri" w:hAnsi="Calibri" w:eastAsia="Calibri" w:cs="Calibri"/>
                <w:sz w:val="24"/>
                <w:szCs w:val="24"/>
              </w:rPr>
            </w:pPr>
            <w:r>
              <w:rPr>
                <w:rFonts w:ascii="Calibri" w:hAnsi="Calibri" w:eastAsia="Calibri" w:cs="Calibri"/>
                <w:sz w:val="24"/>
                <w:szCs w:val="24"/>
              </w:rPr>
              <w:t>1</w:t>
            </w:r>
          </w:p>
        </w:tc>
        <w:tc>
          <w:tcPr>
            <w:tcW w:w="1635" w:type="dxa"/>
            <w:tcBorders>
              <w:top w:val="single" w:color="000000" w:sz="8" w:space="0"/>
              <w:left w:val="single" w:color="000000" w:sz="8" w:space="0"/>
              <w:bottom w:val="single" w:color="000000" w:sz="8" w:space="0"/>
              <w:right w:val="single" w:color="000000" w:sz="8" w:space="0"/>
            </w:tcBorders>
          </w:tcPr>
          <w:p w:rsidR="00BA2BE8" w:rsidP="0091387A" w:rsidRDefault="00BA2BE8" w14:paraId="65E20222" w14:textId="77777777">
            <w:pPr>
              <w:pStyle w:val="LO-normal"/>
              <w:widowControl w:val="0"/>
              <w:spacing w:line="240" w:lineRule="auto"/>
              <w:rPr>
                <w:rFonts w:ascii="Calibri" w:hAnsi="Calibri" w:eastAsia="Calibri" w:cs="Calibri"/>
                <w:sz w:val="24"/>
                <w:szCs w:val="24"/>
              </w:rPr>
            </w:pPr>
            <w:r>
              <w:rPr>
                <w:rFonts w:ascii="Calibri" w:hAnsi="Calibri" w:eastAsia="Calibri" w:cs="Calibri"/>
                <w:sz w:val="24"/>
                <w:szCs w:val="24"/>
              </w:rPr>
              <w:t>Area Type</w:t>
            </w:r>
          </w:p>
        </w:tc>
        <w:tc>
          <w:tcPr>
            <w:tcW w:w="1696" w:type="dxa"/>
            <w:tcBorders>
              <w:top w:val="single" w:color="000000" w:sz="8" w:space="0"/>
              <w:left w:val="single" w:color="000000" w:sz="8" w:space="0"/>
              <w:bottom w:val="single" w:color="000000" w:sz="8" w:space="0"/>
              <w:right w:val="single" w:color="000000" w:sz="8" w:space="0"/>
            </w:tcBorders>
          </w:tcPr>
          <w:p w:rsidR="00BA2BE8" w:rsidP="0091387A" w:rsidRDefault="00BA2BE8" w14:paraId="2A78C871" w14:textId="77777777">
            <w:pPr>
              <w:pStyle w:val="LO-normal"/>
              <w:widowControl w:val="0"/>
              <w:spacing w:line="240" w:lineRule="auto"/>
              <w:rPr>
                <w:rFonts w:ascii="Calibri" w:hAnsi="Calibri" w:eastAsia="Calibri" w:cs="Calibri"/>
                <w:sz w:val="24"/>
                <w:szCs w:val="24"/>
              </w:rPr>
            </w:pPr>
            <w:r>
              <w:rPr>
                <w:rFonts w:ascii="Calibri" w:hAnsi="Calibri" w:eastAsia="Calibri" w:cs="Calibri"/>
                <w:sz w:val="24"/>
                <w:szCs w:val="24"/>
              </w:rPr>
              <w:t>Dropdown</w:t>
            </w:r>
          </w:p>
        </w:tc>
        <w:tc>
          <w:tcPr>
            <w:tcW w:w="2099" w:type="dxa"/>
            <w:tcBorders>
              <w:top w:val="single" w:color="000000" w:sz="8" w:space="0"/>
              <w:left w:val="single" w:color="000000" w:sz="8" w:space="0"/>
              <w:bottom w:val="single" w:color="000000" w:sz="8" w:space="0"/>
              <w:right w:val="single" w:color="000000" w:sz="8" w:space="0"/>
            </w:tcBorders>
          </w:tcPr>
          <w:p w:rsidR="00BA2BE8" w:rsidP="0091387A" w:rsidRDefault="00BA2BE8" w14:paraId="76AE54B7" w14:textId="77777777">
            <w:pPr>
              <w:pStyle w:val="LO-normal"/>
              <w:widowControl w:val="0"/>
              <w:spacing w:line="240" w:lineRule="auto"/>
              <w:rPr>
                <w:rFonts w:ascii="Calibri" w:hAnsi="Calibri" w:eastAsia="Calibri" w:cs="Calibri"/>
                <w:sz w:val="24"/>
                <w:szCs w:val="24"/>
              </w:rPr>
            </w:pPr>
            <w:r>
              <w:rPr>
                <w:rFonts w:ascii="Calibri" w:hAnsi="Calibri" w:eastAsia="Calibri" w:cs="Calibri"/>
                <w:sz w:val="24"/>
                <w:szCs w:val="24"/>
              </w:rPr>
              <w:t>Optional</w:t>
            </w:r>
          </w:p>
        </w:tc>
        <w:tc>
          <w:tcPr>
            <w:tcW w:w="2101" w:type="dxa"/>
            <w:tcBorders>
              <w:top w:val="single" w:color="000000" w:sz="8" w:space="0"/>
              <w:left w:val="single" w:color="000000" w:sz="8" w:space="0"/>
              <w:bottom w:val="single" w:color="000000" w:sz="8" w:space="0"/>
              <w:right w:val="single" w:color="000000" w:sz="8" w:space="0"/>
            </w:tcBorders>
          </w:tcPr>
          <w:p w:rsidR="00BA2BE8" w:rsidP="0091387A" w:rsidRDefault="00BA2BE8" w14:paraId="18F4DD21" w14:textId="77777777">
            <w:pPr>
              <w:pStyle w:val="LO-normal"/>
              <w:widowControl w:val="0"/>
              <w:spacing w:line="240" w:lineRule="auto"/>
              <w:rPr>
                <w:rFonts w:ascii="Calibri" w:hAnsi="Calibri" w:eastAsia="Calibri" w:cs="Calibri"/>
                <w:sz w:val="24"/>
                <w:szCs w:val="24"/>
              </w:rPr>
            </w:pPr>
            <w:r>
              <w:rPr>
                <w:rFonts w:ascii="Calibri" w:hAnsi="Calibri" w:eastAsia="Calibri" w:cs="Calibri"/>
                <w:sz w:val="24"/>
                <w:szCs w:val="24"/>
              </w:rPr>
              <w:t>Terrain, Flat</w:t>
            </w:r>
          </w:p>
        </w:tc>
      </w:tr>
      <w:tr w:rsidR="00BA2BE8" w:rsidTr="0091387A" w14:paraId="49FC2024" w14:textId="77777777">
        <w:tc>
          <w:tcPr>
            <w:tcW w:w="764" w:type="dxa"/>
            <w:tcBorders>
              <w:top w:val="single" w:color="000000" w:sz="8" w:space="0"/>
              <w:left w:val="single" w:color="000000" w:sz="8" w:space="0"/>
              <w:bottom w:val="single" w:color="000000" w:sz="8" w:space="0"/>
              <w:right w:val="single" w:color="000000" w:sz="8" w:space="0"/>
            </w:tcBorders>
          </w:tcPr>
          <w:p w:rsidR="00BA2BE8" w:rsidP="0091387A" w:rsidRDefault="00BA2BE8" w14:paraId="53A3838E" w14:textId="77777777">
            <w:pPr>
              <w:pStyle w:val="LO-normal"/>
              <w:widowControl w:val="0"/>
              <w:spacing w:line="240" w:lineRule="auto"/>
              <w:rPr>
                <w:rFonts w:ascii="Calibri" w:hAnsi="Calibri" w:eastAsia="Calibri" w:cs="Calibri"/>
                <w:sz w:val="24"/>
                <w:szCs w:val="24"/>
              </w:rPr>
            </w:pPr>
            <w:r>
              <w:rPr>
                <w:rFonts w:ascii="Calibri" w:hAnsi="Calibri" w:eastAsia="Calibri" w:cs="Calibri"/>
                <w:sz w:val="24"/>
                <w:szCs w:val="24"/>
              </w:rPr>
              <w:t>2</w:t>
            </w:r>
          </w:p>
        </w:tc>
        <w:tc>
          <w:tcPr>
            <w:tcW w:w="1635" w:type="dxa"/>
            <w:tcBorders>
              <w:top w:val="single" w:color="000000" w:sz="8" w:space="0"/>
              <w:left w:val="single" w:color="000000" w:sz="8" w:space="0"/>
              <w:bottom w:val="single" w:color="000000" w:sz="8" w:space="0"/>
              <w:right w:val="single" w:color="000000" w:sz="8" w:space="0"/>
            </w:tcBorders>
          </w:tcPr>
          <w:p w:rsidR="00BA2BE8" w:rsidP="0091387A" w:rsidRDefault="00BA2BE8" w14:paraId="42FAB5E1" w14:textId="77777777">
            <w:pPr>
              <w:pStyle w:val="LO-normal"/>
              <w:widowControl w:val="0"/>
              <w:spacing w:line="240" w:lineRule="auto"/>
              <w:rPr>
                <w:rFonts w:ascii="Calibri" w:hAnsi="Calibri" w:eastAsia="Calibri" w:cs="Calibri"/>
                <w:sz w:val="24"/>
                <w:szCs w:val="24"/>
              </w:rPr>
            </w:pPr>
            <w:r>
              <w:rPr>
                <w:rFonts w:ascii="Calibri" w:hAnsi="Calibri" w:eastAsia="Calibri" w:cs="Calibri"/>
                <w:sz w:val="24"/>
                <w:szCs w:val="24"/>
              </w:rPr>
              <w:t>Rate Type</w:t>
            </w:r>
          </w:p>
        </w:tc>
        <w:tc>
          <w:tcPr>
            <w:tcW w:w="1696" w:type="dxa"/>
            <w:tcBorders>
              <w:top w:val="single" w:color="000000" w:sz="8" w:space="0"/>
              <w:left w:val="single" w:color="000000" w:sz="8" w:space="0"/>
              <w:bottom w:val="single" w:color="000000" w:sz="8" w:space="0"/>
              <w:right w:val="single" w:color="000000" w:sz="8" w:space="0"/>
            </w:tcBorders>
          </w:tcPr>
          <w:p w:rsidR="00BA2BE8" w:rsidP="0091387A" w:rsidRDefault="00BA2BE8" w14:paraId="272043AB" w14:textId="77777777">
            <w:pPr>
              <w:pStyle w:val="LO-normal"/>
              <w:widowControl w:val="0"/>
              <w:spacing w:line="240" w:lineRule="auto"/>
              <w:rPr>
                <w:rFonts w:ascii="Calibri" w:hAnsi="Calibri" w:eastAsia="Calibri" w:cs="Calibri"/>
                <w:sz w:val="24"/>
                <w:szCs w:val="24"/>
              </w:rPr>
            </w:pPr>
            <w:r>
              <w:rPr>
                <w:rFonts w:ascii="Calibri" w:hAnsi="Calibri" w:eastAsia="Calibri" w:cs="Calibri"/>
                <w:sz w:val="24"/>
                <w:szCs w:val="24"/>
              </w:rPr>
              <w:t>Dropdown</w:t>
            </w:r>
          </w:p>
        </w:tc>
        <w:tc>
          <w:tcPr>
            <w:tcW w:w="2099" w:type="dxa"/>
            <w:tcBorders>
              <w:top w:val="single" w:color="000000" w:sz="8" w:space="0"/>
              <w:left w:val="single" w:color="000000" w:sz="8" w:space="0"/>
              <w:bottom w:val="single" w:color="000000" w:sz="8" w:space="0"/>
              <w:right w:val="single" w:color="000000" w:sz="8" w:space="0"/>
            </w:tcBorders>
          </w:tcPr>
          <w:p w:rsidR="00BA2BE8" w:rsidP="0091387A" w:rsidRDefault="00BA2BE8" w14:paraId="1BD0C32D" w14:textId="77777777">
            <w:pPr>
              <w:pStyle w:val="LO-normal"/>
              <w:widowControl w:val="0"/>
              <w:spacing w:line="240" w:lineRule="auto"/>
              <w:rPr>
                <w:rFonts w:ascii="Calibri" w:hAnsi="Calibri" w:eastAsia="Calibri" w:cs="Calibri"/>
                <w:sz w:val="24"/>
                <w:szCs w:val="24"/>
              </w:rPr>
            </w:pPr>
            <w:r>
              <w:rPr>
                <w:rFonts w:ascii="Calibri" w:hAnsi="Calibri" w:eastAsia="Calibri" w:cs="Calibri"/>
                <w:sz w:val="24"/>
                <w:szCs w:val="24"/>
              </w:rPr>
              <w:t>Optional</w:t>
            </w:r>
          </w:p>
        </w:tc>
        <w:tc>
          <w:tcPr>
            <w:tcW w:w="2101" w:type="dxa"/>
            <w:tcBorders>
              <w:top w:val="single" w:color="000000" w:sz="8" w:space="0"/>
              <w:left w:val="single" w:color="000000" w:sz="8" w:space="0"/>
              <w:bottom w:val="single" w:color="000000" w:sz="8" w:space="0"/>
              <w:right w:val="single" w:color="000000" w:sz="8" w:space="0"/>
            </w:tcBorders>
          </w:tcPr>
          <w:p w:rsidR="00BA2BE8" w:rsidP="0091387A" w:rsidRDefault="00BA2BE8" w14:paraId="32DC56D6" w14:textId="77777777">
            <w:pPr>
              <w:pStyle w:val="LO-normal"/>
              <w:widowControl w:val="0"/>
              <w:spacing w:line="240" w:lineRule="auto"/>
              <w:rPr>
                <w:rFonts w:ascii="Calibri" w:hAnsi="Calibri" w:eastAsia="Calibri" w:cs="Calibri"/>
                <w:sz w:val="24"/>
                <w:szCs w:val="24"/>
              </w:rPr>
            </w:pPr>
            <w:r>
              <w:rPr>
                <w:rFonts w:ascii="Calibri" w:hAnsi="Calibri" w:eastAsia="Calibri" w:cs="Calibri"/>
                <w:sz w:val="24"/>
                <w:szCs w:val="24"/>
              </w:rPr>
              <w:t>Percentage, Amount</w:t>
            </w:r>
          </w:p>
        </w:tc>
      </w:tr>
    </w:tbl>
    <w:p w:rsidR="00BA2BE8" w:rsidP="00BA2BE8" w:rsidRDefault="00BA2BE8" w14:paraId="6869DB18" w14:textId="77777777">
      <w:pPr>
        <w:pStyle w:val="LO-normal"/>
        <w:spacing w:after="140" w:line="300" w:lineRule="auto"/>
        <w:rPr>
          <w:rFonts w:ascii="Calibri" w:hAnsi="Calibri" w:eastAsia="Calibri" w:cs="Calibri"/>
          <w:b/>
          <w:sz w:val="24"/>
          <w:szCs w:val="24"/>
        </w:rPr>
      </w:pPr>
    </w:p>
    <w:p w:rsidR="00BA2BE8" w:rsidP="00BA2BE8" w:rsidRDefault="00BA2BE8" w14:paraId="400715A4" w14:textId="77777777">
      <w:pPr>
        <w:pStyle w:val="LO-normal"/>
        <w:spacing w:after="140" w:line="300" w:lineRule="auto"/>
        <w:rPr>
          <w:rFonts w:ascii="Calibri" w:hAnsi="Calibri" w:eastAsia="Calibri" w:cs="Calibri"/>
          <w:b/>
          <w:sz w:val="24"/>
          <w:szCs w:val="24"/>
        </w:rPr>
      </w:pPr>
      <w:r>
        <w:rPr>
          <w:rFonts w:ascii="Calibri" w:hAnsi="Calibri" w:eastAsia="Calibri" w:cs="Calibri"/>
          <w:b/>
          <w:sz w:val="24"/>
          <w:szCs w:val="24"/>
        </w:rPr>
        <w:t>HOURLY RATE RULES</w:t>
      </w:r>
    </w:p>
    <w:p w:rsidR="00BA2BE8" w:rsidP="00BA2BE8" w:rsidRDefault="00BA2BE8" w14:paraId="6AD5F9F6" w14:textId="77777777">
      <w:pPr>
        <w:pStyle w:val="LO-normal"/>
        <w:shd w:val="clear" w:color="auto" w:fill="FFFFFF"/>
        <w:spacing w:line="211" w:lineRule="auto"/>
        <w:rPr>
          <w:rFonts w:ascii="Calibri" w:hAnsi="Calibri" w:eastAsia="Calibri" w:cs="Calibri"/>
          <w:b/>
          <w:sz w:val="28"/>
          <w:szCs w:val="28"/>
        </w:rPr>
      </w:pPr>
    </w:p>
    <w:tbl>
      <w:tblPr>
        <w:tblW w:w="9330" w:type="dxa"/>
        <w:tblCellMar>
          <w:top w:w="100" w:type="dxa"/>
          <w:left w:w="100" w:type="dxa"/>
          <w:bottom w:w="100" w:type="dxa"/>
          <w:right w:w="100" w:type="dxa"/>
        </w:tblCellMar>
        <w:tblLook w:val="0600" w:firstRow="0" w:lastRow="0" w:firstColumn="0" w:lastColumn="0" w:noHBand="1" w:noVBand="1"/>
      </w:tblPr>
      <w:tblGrid>
        <w:gridCol w:w="885"/>
        <w:gridCol w:w="2160"/>
        <w:gridCol w:w="1575"/>
        <w:gridCol w:w="1620"/>
        <w:gridCol w:w="1726"/>
        <w:gridCol w:w="1364"/>
      </w:tblGrid>
      <w:tr w:rsidR="00BA2BE8" w:rsidTr="0091387A" w14:paraId="6826C5E6" w14:textId="77777777">
        <w:trPr>
          <w:trHeight w:val="495"/>
        </w:trPr>
        <w:tc>
          <w:tcPr>
            <w:tcW w:w="884" w:type="dxa"/>
            <w:tcBorders>
              <w:top w:val="single" w:color="000000" w:sz="6" w:space="0"/>
              <w:left w:val="single" w:color="000000" w:sz="6" w:space="0"/>
              <w:bottom w:val="single" w:color="000000" w:sz="6" w:space="0"/>
              <w:right w:val="single" w:color="000000" w:sz="6" w:space="0"/>
            </w:tcBorders>
          </w:tcPr>
          <w:p w:rsidR="00BA2BE8" w:rsidP="0091387A" w:rsidRDefault="00BA2BE8" w14:paraId="2DE333DA" w14:textId="77777777">
            <w:pPr>
              <w:pStyle w:val="LO-normal"/>
              <w:rPr>
                <w:rFonts w:ascii="Calibri" w:hAnsi="Calibri" w:eastAsia="Calibri" w:cs="Calibri"/>
                <w:b/>
                <w:sz w:val="24"/>
                <w:szCs w:val="24"/>
              </w:rPr>
            </w:pPr>
            <w:r>
              <w:rPr>
                <w:rFonts w:ascii="Calibri" w:hAnsi="Calibri" w:eastAsia="Calibri" w:cs="Calibri"/>
                <w:b/>
                <w:sz w:val="24"/>
                <w:szCs w:val="24"/>
              </w:rPr>
              <w:t>S NO</w:t>
            </w:r>
          </w:p>
        </w:tc>
        <w:tc>
          <w:tcPr>
            <w:tcW w:w="2160" w:type="dxa"/>
            <w:tcBorders>
              <w:top w:val="single" w:color="000000" w:sz="6" w:space="0"/>
              <w:bottom w:val="single" w:color="000000" w:sz="6" w:space="0"/>
              <w:right w:val="single" w:color="000000" w:sz="6" w:space="0"/>
            </w:tcBorders>
          </w:tcPr>
          <w:p w:rsidR="00BA2BE8" w:rsidP="0091387A" w:rsidRDefault="00BA2BE8" w14:paraId="0048F1D0" w14:textId="77777777">
            <w:pPr>
              <w:pStyle w:val="LO-normal"/>
              <w:rPr>
                <w:rFonts w:ascii="Calibri" w:hAnsi="Calibri" w:eastAsia="Calibri" w:cs="Calibri"/>
                <w:b/>
                <w:sz w:val="24"/>
                <w:szCs w:val="24"/>
              </w:rPr>
            </w:pPr>
            <w:r>
              <w:rPr>
                <w:rFonts w:ascii="Calibri" w:hAnsi="Calibri" w:eastAsia="Calibri" w:cs="Calibri"/>
                <w:b/>
                <w:sz w:val="24"/>
                <w:szCs w:val="24"/>
              </w:rPr>
              <w:t>Fields</w:t>
            </w:r>
          </w:p>
        </w:tc>
        <w:tc>
          <w:tcPr>
            <w:tcW w:w="1575" w:type="dxa"/>
            <w:tcBorders>
              <w:top w:val="single" w:color="000000" w:sz="6" w:space="0"/>
              <w:bottom w:val="single" w:color="000000" w:sz="6" w:space="0"/>
              <w:right w:val="single" w:color="000000" w:sz="6" w:space="0"/>
            </w:tcBorders>
          </w:tcPr>
          <w:p w:rsidR="00BA2BE8" w:rsidP="0091387A" w:rsidRDefault="00BA2BE8" w14:paraId="09717436" w14:textId="77777777">
            <w:pPr>
              <w:pStyle w:val="LO-normal"/>
              <w:rPr>
                <w:rFonts w:ascii="Calibri" w:hAnsi="Calibri" w:eastAsia="Calibri" w:cs="Calibri"/>
                <w:b/>
                <w:sz w:val="24"/>
                <w:szCs w:val="24"/>
              </w:rPr>
            </w:pPr>
            <w:r>
              <w:rPr>
                <w:rFonts w:ascii="Calibri" w:hAnsi="Calibri" w:eastAsia="Calibri" w:cs="Calibri"/>
                <w:b/>
                <w:sz w:val="24"/>
                <w:szCs w:val="24"/>
              </w:rPr>
              <w:t>Control</w:t>
            </w:r>
          </w:p>
        </w:tc>
        <w:tc>
          <w:tcPr>
            <w:tcW w:w="1620" w:type="dxa"/>
            <w:tcBorders>
              <w:top w:val="single" w:color="000000" w:sz="6" w:space="0"/>
              <w:bottom w:val="single" w:color="000000" w:sz="6" w:space="0"/>
              <w:right w:val="single" w:color="000000" w:sz="6" w:space="0"/>
            </w:tcBorders>
          </w:tcPr>
          <w:p w:rsidR="00BA2BE8" w:rsidP="0091387A" w:rsidRDefault="00BA2BE8" w14:paraId="6083DF35" w14:textId="77777777">
            <w:pPr>
              <w:pStyle w:val="LO-normal"/>
              <w:rPr>
                <w:rFonts w:ascii="Calibri" w:hAnsi="Calibri" w:eastAsia="Calibri" w:cs="Calibri"/>
                <w:b/>
                <w:sz w:val="24"/>
                <w:szCs w:val="24"/>
              </w:rPr>
            </w:pPr>
            <w:r>
              <w:rPr>
                <w:rFonts w:ascii="Calibri" w:hAnsi="Calibri" w:eastAsia="Calibri" w:cs="Calibri"/>
                <w:b/>
                <w:sz w:val="24"/>
                <w:szCs w:val="24"/>
              </w:rPr>
              <w:t>Mandatory</w:t>
            </w:r>
          </w:p>
        </w:tc>
        <w:tc>
          <w:tcPr>
            <w:tcW w:w="1726" w:type="dxa"/>
            <w:tcBorders>
              <w:top w:val="single" w:color="000000" w:sz="6" w:space="0"/>
              <w:bottom w:val="single" w:color="000000" w:sz="6" w:space="0"/>
              <w:right w:val="single" w:color="000000" w:sz="6" w:space="0"/>
            </w:tcBorders>
          </w:tcPr>
          <w:p w:rsidR="00BA2BE8" w:rsidP="0091387A" w:rsidRDefault="00BA2BE8" w14:paraId="3E16E72F" w14:textId="77777777">
            <w:pPr>
              <w:pStyle w:val="LO-normal"/>
              <w:rPr>
                <w:rFonts w:ascii="Calibri" w:hAnsi="Calibri" w:eastAsia="Calibri" w:cs="Calibri"/>
                <w:b/>
                <w:sz w:val="24"/>
                <w:szCs w:val="24"/>
              </w:rPr>
            </w:pPr>
            <w:r>
              <w:rPr>
                <w:rFonts w:ascii="Calibri" w:hAnsi="Calibri" w:eastAsia="Calibri" w:cs="Calibri"/>
                <w:b/>
                <w:sz w:val="24"/>
                <w:szCs w:val="24"/>
              </w:rPr>
              <w:t>Value</w:t>
            </w:r>
          </w:p>
        </w:tc>
        <w:tc>
          <w:tcPr>
            <w:tcW w:w="1364" w:type="dxa"/>
            <w:tcBorders>
              <w:top w:val="single" w:color="000000" w:sz="6" w:space="0"/>
              <w:bottom w:val="single" w:color="000000" w:sz="6" w:space="0"/>
              <w:right w:val="single" w:color="000000" w:sz="6" w:space="0"/>
            </w:tcBorders>
          </w:tcPr>
          <w:p w:rsidR="00BA2BE8" w:rsidP="0091387A" w:rsidRDefault="00BA2BE8" w14:paraId="0FAFD90F" w14:textId="77777777">
            <w:pPr>
              <w:pStyle w:val="LO-normal"/>
              <w:rPr>
                <w:rFonts w:ascii="Calibri" w:hAnsi="Calibri" w:eastAsia="Calibri" w:cs="Calibri"/>
                <w:b/>
                <w:sz w:val="24"/>
                <w:szCs w:val="24"/>
              </w:rPr>
            </w:pPr>
            <w:r>
              <w:rPr>
                <w:rFonts w:ascii="Calibri" w:hAnsi="Calibri" w:eastAsia="Calibri" w:cs="Calibri"/>
                <w:b/>
                <w:sz w:val="24"/>
                <w:szCs w:val="24"/>
              </w:rPr>
              <w:t>Default</w:t>
            </w:r>
          </w:p>
        </w:tc>
      </w:tr>
      <w:tr w:rsidR="00BA2BE8" w:rsidTr="0091387A" w14:paraId="5DA979EC" w14:textId="77777777">
        <w:tc>
          <w:tcPr>
            <w:tcW w:w="884" w:type="dxa"/>
            <w:tcBorders>
              <w:left w:val="single" w:color="000000" w:sz="6" w:space="0"/>
              <w:bottom w:val="single" w:color="000000" w:sz="6" w:space="0"/>
              <w:right w:val="single" w:color="000000" w:sz="6" w:space="0"/>
            </w:tcBorders>
          </w:tcPr>
          <w:p w:rsidR="00BA2BE8" w:rsidP="0091387A" w:rsidRDefault="00BA2BE8" w14:paraId="32830443" w14:textId="77777777">
            <w:pPr>
              <w:pStyle w:val="LO-normal"/>
              <w:rPr>
                <w:rFonts w:ascii="Calibri" w:hAnsi="Calibri" w:eastAsia="Calibri" w:cs="Calibri"/>
                <w:sz w:val="24"/>
                <w:szCs w:val="24"/>
              </w:rPr>
            </w:pPr>
          </w:p>
        </w:tc>
        <w:tc>
          <w:tcPr>
            <w:tcW w:w="2160" w:type="dxa"/>
            <w:tcBorders>
              <w:bottom w:val="single" w:color="000000" w:sz="6" w:space="0"/>
              <w:right w:val="single" w:color="000000" w:sz="6" w:space="0"/>
            </w:tcBorders>
          </w:tcPr>
          <w:p w:rsidR="00BA2BE8" w:rsidP="0091387A" w:rsidRDefault="00BA2BE8" w14:paraId="674753E8" w14:textId="77777777">
            <w:pPr>
              <w:pStyle w:val="LO-normal"/>
              <w:rPr>
                <w:rFonts w:ascii="Calibri" w:hAnsi="Calibri" w:eastAsia="Calibri" w:cs="Calibri"/>
                <w:b/>
                <w:sz w:val="24"/>
                <w:szCs w:val="24"/>
              </w:rPr>
            </w:pPr>
            <w:r>
              <w:rPr>
                <w:rFonts w:ascii="Calibri" w:hAnsi="Calibri" w:eastAsia="Calibri" w:cs="Calibri"/>
                <w:b/>
                <w:sz w:val="24"/>
                <w:szCs w:val="24"/>
              </w:rPr>
              <w:t>PEAK TIMES</w:t>
            </w:r>
          </w:p>
        </w:tc>
        <w:tc>
          <w:tcPr>
            <w:tcW w:w="1575" w:type="dxa"/>
            <w:tcBorders>
              <w:bottom w:val="single" w:color="000000" w:sz="6" w:space="0"/>
              <w:right w:val="single" w:color="000000" w:sz="6" w:space="0"/>
            </w:tcBorders>
          </w:tcPr>
          <w:p w:rsidR="00BA2BE8" w:rsidP="0091387A" w:rsidRDefault="00BA2BE8" w14:paraId="366AD5C1" w14:textId="77777777">
            <w:pPr>
              <w:pStyle w:val="LO-normal"/>
              <w:rPr>
                <w:rFonts w:ascii="Calibri" w:hAnsi="Calibri" w:eastAsia="Calibri" w:cs="Calibri"/>
                <w:sz w:val="24"/>
                <w:szCs w:val="24"/>
              </w:rPr>
            </w:pPr>
          </w:p>
        </w:tc>
        <w:tc>
          <w:tcPr>
            <w:tcW w:w="1620" w:type="dxa"/>
            <w:tcBorders>
              <w:bottom w:val="single" w:color="000000" w:sz="6" w:space="0"/>
              <w:right w:val="single" w:color="000000" w:sz="6" w:space="0"/>
            </w:tcBorders>
          </w:tcPr>
          <w:p w:rsidR="00BA2BE8" w:rsidP="0091387A" w:rsidRDefault="00BA2BE8" w14:paraId="3B972B39" w14:textId="77777777">
            <w:pPr>
              <w:pStyle w:val="LO-normal"/>
              <w:rPr>
                <w:rFonts w:ascii="Calibri" w:hAnsi="Calibri" w:eastAsia="Calibri" w:cs="Calibri"/>
                <w:sz w:val="24"/>
                <w:szCs w:val="24"/>
              </w:rPr>
            </w:pPr>
          </w:p>
        </w:tc>
        <w:tc>
          <w:tcPr>
            <w:tcW w:w="1726" w:type="dxa"/>
            <w:tcBorders>
              <w:bottom w:val="single" w:color="000000" w:sz="6" w:space="0"/>
              <w:right w:val="single" w:color="000000" w:sz="6" w:space="0"/>
            </w:tcBorders>
          </w:tcPr>
          <w:p w:rsidR="00BA2BE8" w:rsidP="0091387A" w:rsidRDefault="00BA2BE8" w14:paraId="316208F1" w14:textId="77777777">
            <w:pPr>
              <w:pStyle w:val="LO-normal"/>
              <w:rPr>
                <w:rFonts w:ascii="Calibri" w:hAnsi="Calibri" w:eastAsia="Calibri" w:cs="Calibri"/>
                <w:sz w:val="24"/>
                <w:szCs w:val="24"/>
              </w:rPr>
            </w:pPr>
          </w:p>
        </w:tc>
        <w:tc>
          <w:tcPr>
            <w:tcW w:w="1364" w:type="dxa"/>
            <w:tcBorders>
              <w:bottom w:val="single" w:color="000000" w:sz="6" w:space="0"/>
              <w:right w:val="single" w:color="000000" w:sz="6" w:space="0"/>
            </w:tcBorders>
          </w:tcPr>
          <w:p w:rsidR="00BA2BE8" w:rsidP="0091387A" w:rsidRDefault="00BA2BE8" w14:paraId="18FDDA39" w14:textId="77777777">
            <w:pPr>
              <w:pStyle w:val="LO-normal"/>
              <w:rPr>
                <w:rFonts w:ascii="Calibri" w:hAnsi="Calibri" w:eastAsia="Calibri" w:cs="Calibri"/>
                <w:b/>
                <w:sz w:val="28"/>
                <w:szCs w:val="28"/>
              </w:rPr>
            </w:pPr>
            <w:r>
              <w:rPr>
                <w:rFonts w:ascii="Calibri" w:hAnsi="Calibri" w:eastAsia="Calibri" w:cs="Calibri"/>
                <w:b/>
                <w:sz w:val="28"/>
                <w:szCs w:val="28"/>
              </w:rPr>
              <w:t xml:space="preserve"> </w:t>
            </w:r>
          </w:p>
        </w:tc>
      </w:tr>
      <w:tr w:rsidR="00BA2BE8" w:rsidTr="0091387A" w14:paraId="0EEAB258" w14:textId="77777777">
        <w:trPr>
          <w:trHeight w:val="570"/>
        </w:trPr>
        <w:tc>
          <w:tcPr>
            <w:tcW w:w="884" w:type="dxa"/>
            <w:tcBorders>
              <w:left w:val="single" w:color="000000" w:sz="6" w:space="0"/>
              <w:bottom w:val="single" w:color="000000" w:sz="6" w:space="0"/>
              <w:right w:val="single" w:color="000000" w:sz="6" w:space="0"/>
            </w:tcBorders>
          </w:tcPr>
          <w:p w:rsidR="00BA2BE8" w:rsidP="0091387A" w:rsidRDefault="00BA2BE8" w14:paraId="49B73BEF" w14:textId="77777777">
            <w:pPr>
              <w:pStyle w:val="LO-normal"/>
              <w:rPr>
                <w:rFonts w:ascii="Calibri" w:hAnsi="Calibri" w:eastAsia="Calibri" w:cs="Calibri"/>
                <w:sz w:val="24"/>
                <w:szCs w:val="24"/>
              </w:rPr>
            </w:pPr>
            <w:r>
              <w:rPr>
                <w:rFonts w:ascii="Calibri" w:hAnsi="Calibri" w:eastAsia="Calibri" w:cs="Calibri"/>
                <w:sz w:val="24"/>
                <w:szCs w:val="24"/>
              </w:rPr>
              <w:t>1</w:t>
            </w:r>
          </w:p>
        </w:tc>
        <w:tc>
          <w:tcPr>
            <w:tcW w:w="2160" w:type="dxa"/>
            <w:tcBorders>
              <w:bottom w:val="single" w:color="000000" w:sz="6" w:space="0"/>
              <w:right w:val="single" w:color="000000" w:sz="6" w:space="0"/>
            </w:tcBorders>
          </w:tcPr>
          <w:p w:rsidR="00BA2BE8" w:rsidP="0091387A" w:rsidRDefault="00BA2BE8" w14:paraId="15831A91" w14:textId="77777777">
            <w:pPr>
              <w:pStyle w:val="LO-normal"/>
              <w:rPr>
                <w:rFonts w:ascii="Calibri" w:hAnsi="Calibri" w:eastAsia="Calibri" w:cs="Calibri"/>
                <w:sz w:val="24"/>
                <w:szCs w:val="24"/>
              </w:rPr>
            </w:pPr>
            <w:r>
              <w:rPr>
                <w:rFonts w:ascii="Calibri" w:hAnsi="Calibri" w:eastAsia="Calibri" w:cs="Calibri"/>
                <w:sz w:val="24"/>
                <w:szCs w:val="24"/>
              </w:rPr>
              <w:t>Increased By</w:t>
            </w:r>
          </w:p>
        </w:tc>
        <w:tc>
          <w:tcPr>
            <w:tcW w:w="1575" w:type="dxa"/>
            <w:tcBorders>
              <w:bottom w:val="single" w:color="000000" w:sz="6" w:space="0"/>
              <w:right w:val="single" w:color="000000" w:sz="6" w:space="0"/>
            </w:tcBorders>
          </w:tcPr>
          <w:p w:rsidR="00BA2BE8" w:rsidP="0091387A" w:rsidRDefault="00BA2BE8" w14:paraId="619EDEE0" w14:textId="77777777">
            <w:pPr>
              <w:pStyle w:val="LO-normal"/>
              <w:rPr>
                <w:rFonts w:ascii="Calibri" w:hAnsi="Calibri" w:eastAsia="Calibri" w:cs="Calibri"/>
                <w:sz w:val="24"/>
                <w:szCs w:val="24"/>
              </w:rPr>
            </w:pPr>
            <w:r>
              <w:rPr>
                <w:rFonts w:ascii="Calibri" w:hAnsi="Calibri" w:eastAsia="Calibri" w:cs="Calibri"/>
                <w:sz w:val="24"/>
                <w:szCs w:val="24"/>
              </w:rPr>
              <w:t>Text Box</w:t>
            </w:r>
          </w:p>
        </w:tc>
        <w:tc>
          <w:tcPr>
            <w:tcW w:w="1620" w:type="dxa"/>
            <w:tcBorders>
              <w:bottom w:val="single" w:color="000000" w:sz="6" w:space="0"/>
              <w:right w:val="single" w:color="000000" w:sz="6" w:space="0"/>
            </w:tcBorders>
          </w:tcPr>
          <w:p w:rsidR="00BA2BE8" w:rsidP="0091387A" w:rsidRDefault="00BA2BE8" w14:paraId="26D92C0A" w14:textId="77777777">
            <w:pPr>
              <w:pStyle w:val="LO-normal"/>
              <w:rPr>
                <w:rFonts w:ascii="Calibri" w:hAnsi="Calibri" w:eastAsia="Calibri" w:cs="Calibri"/>
                <w:sz w:val="24"/>
                <w:szCs w:val="24"/>
              </w:rPr>
            </w:pPr>
          </w:p>
        </w:tc>
        <w:tc>
          <w:tcPr>
            <w:tcW w:w="1726" w:type="dxa"/>
            <w:tcBorders>
              <w:bottom w:val="single" w:color="000000" w:sz="6" w:space="0"/>
              <w:right w:val="single" w:color="000000" w:sz="6" w:space="0"/>
            </w:tcBorders>
          </w:tcPr>
          <w:p w:rsidR="00BA2BE8" w:rsidP="0091387A" w:rsidRDefault="00BA2BE8" w14:paraId="747B4E5A" w14:textId="77777777">
            <w:pPr>
              <w:pStyle w:val="LO-normal"/>
              <w:rPr>
                <w:rFonts w:ascii="Calibri" w:hAnsi="Calibri" w:eastAsia="Calibri" w:cs="Calibri"/>
                <w:sz w:val="24"/>
                <w:szCs w:val="24"/>
              </w:rPr>
            </w:pPr>
            <w:r>
              <w:rPr>
                <w:rFonts w:ascii="Calibri" w:hAnsi="Calibri" w:eastAsia="Calibri" w:cs="Calibri"/>
                <w:sz w:val="24"/>
                <w:szCs w:val="24"/>
              </w:rPr>
              <w:t>Amount, Percentage</w:t>
            </w:r>
          </w:p>
        </w:tc>
        <w:tc>
          <w:tcPr>
            <w:tcW w:w="1364" w:type="dxa"/>
            <w:tcBorders>
              <w:bottom w:val="single" w:color="000000" w:sz="6" w:space="0"/>
              <w:right w:val="single" w:color="000000" w:sz="6" w:space="0"/>
            </w:tcBorders>
          </w:tcPr>
          <w:p w:rsidR="00BA2BE8" w:rsidP="0091387A" w:rsidRDefault="00BA2BE8" w14:paraId="3979C0EA" w14:textId="77777777">
            <w:pPr>
              <w:pStyle w:val="LO-normal"/>
              <w:rPr>
                <w:rFonts w:ascii="Calibri" w:hAnsi="Calibri" w:eastAsia="Calibri" w:cs="Calibri"/>
                <w:b/>
                <w:sz w:val="28"/>
                <w:szCs w:val="28"/>
              </w:rPr>
            </w:pPr>
          </w:p>
        </w:tc>
      </w:tr>
      <w:tr w:rsidR="00BA2BE8" w:rsidTr="0091387A" w14:paraId="7D8E7442" w14:textId="77777777">
        <w:trPr>
          <w:trHeight w:val="570"/>
        </w:trPr>
        <w:tc>
          <w:tcPr>
            <w:tcW w:w="884" w:type="dxa"/>
            <w:tcBorders>
              <w:left w:val="single" w:color="000000" w:sz="6" w:space="0"/>
              <w:bottom w:val="single" w:color="000000" w:sz="6" w:space="0"/>
              <w:right w:val="single" w:color="000000" w:sz="6" w:space="0"/>
            </w:tcBorders>
          </w:tcPr>
          <w:p w:rsidR="00BA2BE8" w:rsidP="0091387A" w:rsidRDefault="00BA2BE8" w14:paraId="5CC88B92" w14:textId="77777777">
            <w:pPr>
              <w:pStyle w:val="LO-normal"/>
              <w:rPr>
                <w:rFonts w:ascii="Calibri" w:hAnsi="Calibri" w:eastAsia="Calibri" w:cs="Calibri"/>
                <w:sz w:val="24"/>
                <w:szCs w:val="24"/>
              </w:rPr>
            </w:pPr>
            <w:r>
              <w:rPr>
                <w:rFonts w:ascii="Calibri" w:hAnsi="Calibri" w:eastAsia="Calibri" w:cs="Calibri"/>
                <w:sz w:val="24"/>
                <w:szCs w:val="24"/>
              </w:rPr>
              <w:t>2</w:t>
            </w:r>
          </w:p>
        </w:tc>
        <w:tc>
          <w:tcPr>
            <w:tcW w:w="2160" w:type="dxa"/>
            <w:tcBorders>
              <w:bottom w:val="single" w:color="000000" w:sz="6" w:space="0"/>
              <w:right w:val="single" w:color="000000" w:sz="6" w:space="0"/>
            </w:tcBorders>
          </w:tcPr>
          <w:p w:rsidR="00BA2BE8" w:rsidP="0091387A" w:rsidRDefault="00BA2BE8" w14:paraId="149F4352" w14:textId="77777777">
            <w:pPr>
              <w:pStyle w:val="LO-normal"/>
              <w:rPr>
                <w:rFonts w:ascii="Calibri" w:hAnsi="Calibri" w:eastAsia="Calibri" w:cs="Calibri"/>
                <w:sz w:val="24"/>
                <w:szCs w:val="24"/>
              </w:rPr>
            </w:pPr>
            <w:r>
              <w:rPr>
                <w:rFonts w:ascii="Calibri" w:hAnsi="Calibri" w:eastAsia="Calibri" w:cs="Calibri"/>
                <w:sz w:val="24"/>
                <w:szCs w:val="24"/>
              </w:rPr>
              <w:t>Start Time</w:t>
            </w:r>
          </w:p>
        </w:tc>
        <w:tc>
          <w:tcPr>
            <w:tcW w:w="1575" w:type="dxa"/>
            <w:tcBorders>
              <w:bottom w:val="single" w:color="000000" w:sz="6" w:space="0"/>
              <w:right w:val="single" w:color="000000" w:sz="6" w:space="0"/>
            </w:tcBorders>
          </w:tcPr>
          <w:p w:rsidR="00BA2BE8" w:rsidP="0091387A" w:rsidRDefault="00BA2BE8" w14:paraId="3CE66E1E" w14:textId="77777777">
            <w:pPr>
              <w:pStyle w:val="LO-normal"/>
              <w:rPr>
                <w:rFonts w:ascii="Calibri" w:hAnsi="Calibri" w:eastAsia="Calibri" w:cs="Calibri"/>
                <w:sz w:val="24"/>
                <w:szCs w:val="24"/>
              </w:rPr>
            </w:pPr>
            <w:r>
              <w:rPr>
                <w:rFonts w:ascii="Calibri" w:hAnsi="Calibri" w:eastAsia="Calibri" w:cs="Calibri"/>
                <w:sz w:val="24"/>
                <w:szCs w:val="24"/>
              </w:rPr>
              <w:t>Text Box with clock</w:t>
            </w:r>
          </w:p>
        </w:tc>
        <w:tc>
          <w:tcPr>
            <w:tcW w:w="1620" w:type="dxa"/>
            <w:tcBorders>
              <w:bottom w:val="single" w:color="000000" w:sz="6" w:space="0"/>
              <w:right w:val="single" w:color="000000" w:sz="6" w:space="0"/>
            </w:tcBorders>
          </w:tcPr>
          <w:p w:rsidR="00BA2BE8" w:rsidP="0091387A" w:rsidRDefault="00BA2BE8" w14:paraId="6F1B39C1" w14:textId="77777777">
            <w:pPr>
              <w:pStyle w:val="LO-normal"/>
              <w:rPr>
                <w:rFonts w:ascii="Calibri" w:hAnsi="Calibri" w:eastAsia="Calibri" w:cs="Calibri"/>
                <w:sz w:val="24"/>
                <w:szCs w:val="24"/>
              </w:rPr>
            </w:pPr>
          </w:p>
        </w:tc>
        <w:tc>
          <w:tcPr>
            <w:tcW w:w="1726" w:type="dxa"/>
            <w:tcBorders>
              <w:bottom w:val="single" w:color="000000" w:sz="6" w:space="0"/>
              <w:right w:val="single" w:color="000000" w:sz="6" w:space="0"/>
            </w:tcBorders>
          </w:tcPr>
          <w:p w:rsidR="00BA2BE8" w:rsidP="0091387A" w:rsidRDefault="00BA2BE8" w14:paraId="02839E8C" w14:textId="77777777">
            <w:pPr>
              <w:pStyle w:val="LO-normal"/>
              <w:rPr>
                <w:rFonts w:ascii="Calibri" w:hAnsi="Calibri" w:eastAsia="Calibri" w:cs="Calibri"/>
                <w:sz w:val="24"/>
                <w:szCs w:val="24"/>
              </w:rPr>
            </w:pPr>
          </w:p>
        </w:tc>
        <w:tc>
          <w:tcPr>
            <w:tcW w:w="1364" w:type="dxa"/>
            <w:tcBorders>
              <w:bottom w:val="single" w:color="000000" w:sz="6" w:space="0"/>
              <w:right w:val="single" w:color="000000" w:sz="6" w:space="0"/>
            </w:tcBorders>
          </w:tcPr>
          <w:p w:rsidR="00BA2BE8" w:rsidP="0091387A" w:rsidRDefault="00BA2BE8" w14:paraId="0E661709" w14:textId="77777777">
            <w:pPr>
              <w:pStyle w:val="LO-normal"/>
              <w:rPr>
                <w:rFonts w:ascii="Calibri" w:hAnsi="Calibri" w:eastAsia="Calibri" w:cs="Calibri"/>
                <w:b/>
                <w:sz w:val="28"/>
                <w:szCs w:val="28"/>
              </w:rPr>
            </w:pPr>
          </w:p>
        </w:tc>
      </w:tr>
      <w:tr w:rsidR="00BA2BE8" w:rsidTr="0091387A" w14:paraId="203EDEA7" w14:textId="77777777">
        <w:trPr>
          <w:trHeight w:val="570"/>
        </w:trPr>
        <w:tc>
          <w:tcPr>
            <w:tcW w:w="884" w:type="dxa"/>
            <w:tcBorders>
              <w:left w:val="single" w:color="000000" w:sz="6" w:space="0"/>
              <w:bottom w:val="single" w:color="000000" w:sz="6" w:space="0"/>
              <w:right w:val="single" w:color="000000" w:sz="6" w:space="0"/>
            </w:tcBorders>
          </w:tcPr>
          <w:p w:rsidR="00BA2BE8" w:rsidP="0091387A" w:rsidRDefault="00BA2BE8" w14:paraId="5D0EFD76" w14:textId="77777777">
            <w:pPr>
              <w:pStyle w:val="LO-normal"/>
              <w:rPr>
                <w:rFonts w:ascii="Calibri" w:hAnsi="Calibri" w:eastAsia="Calibri" w:cs="Calibri"/>
                <w:sz w:val="24"/>
                <w:szCs w:val="24"/>
              </w:rPr>
            </w:pPr>
            <w:r>
              <w:rPr>
                <w:rFonts w:ascii="Calibri" w:hAnsi="Calibri" w:eastAsia="Calibri" w:cs="Calibri"/>
                <w:sz w:val="24"/>
                <w:szCs w:val="24"/>
              </w:rPr>
              <w:t>3</w:t>
            </w:r>
          </w:p>
        </w:tc>
        <w:tc>
          <w:tcPr>
            <w:tcW w:w="2160" w:type="dxa"/>
            <w:tcBorders>
              <w:bottom w:val="single" w:color="000000" w:sz="6" w:space="0"/>
              <w:right w:val="single" w:color="000000" w:sz="6" w:space="0"/>
            </w:tcBorders>
          </w:tcPr>
          <w:p w:rsidR="00BA2BE8" w:rsidP="0091387A" w:rsidRDefault="00BA2BE8" w14:paraId="231E90E1" w14:textId="77777777">
            <w:pPr>
              <w:pStyle w:val="LO-normal"/>
              <w:rPr>
                <w:rFonts w:ascii="Calibri" w:hAnsi="Calibri" w:eastAsia="Calibri" w:cs="Calibri"/>
                <w:sz w:val="24"/>
                <w:szCs w:val="24"/>
              </w:rPr>
            </w:pPr>
            <w:r>
              <w:rPr>
                <w:rFonts w:ascii="Calibri" w:hAnsi="Calibri" w:eastAsia="Calibri" w:cs="Calibri"/>
                <w:sz w:val="24"/>
                <w:szCs w:val="24"/>
              </w:rPr>
              <w:t>End Time</w:t>
            </w:r>
          </w:p>
        </w:tc>
        <w:tc>
          <w:tcPr>
            <w:tcW w:w="1575" w:type="dxa"/>
            <w:tcBorders>
              <w:bottom w:val="single" w:color="000000" w:sz="6" w:space="0"/>
              <w:right w:val="single" w:color="000000" w:sz="6" w:space="0"/>
            </w:tcBorders>
          </w:tcPr>
          <w:p w:rsidR="00BA2BE8" w:rsidP="0091387A" w:rsidRDefault="00BA2BE8" w14:paraId="66A8C8A0" w14:textId="77777777">
            <w:pPr>
              <w:pStyle w:val="LO-normal"/>
              <w:rPr>
                <w:rFonts w:ascii="Calibri" w:hAnsi="Calibri" w:eastAsia="Calibri" w:cs="Calibri"/>
                <w:sz w:val="24"/>
                <w:szCs w:val="24"/>
              </w:rPr>
            </w:pPr>
            <w:r>
              <w:rPr>
                <w:rFonts w:ascii="Calibri" w:hAnsi="Calibri" w:eastAsia="Calibri" w:cs="Calibri"/>
                <w:sz w:val="24"/>
                <w:szCs w:val="24"/>
              </w:rPr>
              <w:t>Text Box with clock</w:t>
            </w:r>
          </w:p>
        </w:tc>
        <w:tc>
          <w:tcPr>
            <w:tcW w:w="1620" w:type="dxa"/>
            <w:tcBorders>
              <w:bottom w:val="single" w:color="000000" w:sz="6" w:space="0"/>
              <w:right w:val="single" w:color="000000" w:sz="6" w:space="0"/>
            </w:tcBorders>
          </w:tcPr>
          <w:p w:rsidR="00BA2BE8" w:rsidP="0091387A" w:rsidRDefault="00BA2BE8" w14:paraId="74258780" w14:textId="77777777">
            <w:pPr>
              <w:pStyle w:val="LO-normal"/>
              <w:rPr>
                <w:rFonts w:ascii="Calibri" w:hAnsi="Calibri" w:eastAsia="Calibri" w:cs="Calibri"/>
                <w:sz w:val="24"/>
                <w:szCs w:val="24"/>
              </w:rPr>
            </w:pPr>
          </w:p>
        </w:tc>
        <w:tc>
          <w:tcPr>
            <w:tcW w:w="1726" w:type="dxa"/>
            <w:tcBorders>
              <w:bottom w:val="single" w:color="000000" w:sz="6" w:space="0"/>
              <w:right w:val="single" w:color="000000" w:sz="6" w:space="0"/>
            </w:tcBorders>
          </w:tcPr>
          <w:p w:rsidR="00BA2BE8" w:rsidP="0091387A" w:rsidRDefault="00BA2BE8" w14:paraId="5ECC307C" w14:textId="77777777">
            <w:pPr>
              <w:pStyle w:val="LO-normal"/>
              <w:rPr>
                <w:rFonts w:ascii="Calibri" w:hAnsi="Calibri" w:eastAsia="Calibri" w:cs="Calibri"/>
                <w:sz w:val="24"/>
                <w:szCs w:val="24"/>
              </w:rPr>
            </w:pPr>
          </w:p>
        </w:tc>
        <w:tc>
          <w:tcPr>
            <w:tcW w:w="1364" w:type="dxa"/>
            <w:tcBorders>
              <w:bottom w:val="single" w:color="000000" w:sz="6" w:space="0"/>
              <w:right w:val="single" w:color="000000" w:sz="6" w:space="0"/>
            </w:tcBorders>
          </w:tcPr>
          <w:p w:rsidR="00BA2BE8" w:rsidP="0091387A" w:rsidRDefault="00BA2BE8" w14:paraId="5A6CEFF8" w14:textId="77777777">
            <w:pPr>
              <w:pStyle w:val="LO-normal"/>
              <w:rPr>
                <w:rFonts w:ascii="Calibri" w:hAnsi="Calibri" w:eastAsia="Calibri" w:cs="Calibri"/>
                <w:b/>
                <w:sz w:val="28"/>
                <w:szCs w:val="28"/>
              </w:rPr>
            </w:pPr>
          </w:p>
        </w:tc>
      </w:tr>
      <w:tr w:rsidR="00BA2BE8" w:rsidTr="0091387A" w14:paraId="5886734B" w14:textId="77777777">
        <w:trPr>
          <w:trHeight w:val="570"/>
        </w:trPr>
        <w:tc>
          <w:tcPr>
            <w:tcW w:w="884" w:type="dxa"/>
            <w:tcBorders>
              <w:left w:val="single" w:color="000000" w:sz="6" w:space="0"/>
              <w:bottom w:val="single" w:color="000000" w:sz="6" w:space="0"/>
              <w:right w:val="single" w:color="000000" w:sz="6" w:space="0"/>
            </w:tcBorders>
          </w:tcPr>
          <w:p w:rsidR="00BA2BE8" w:rsidP="0091387A" w:rsidRDefault="00BA2BE8" w14:paraId="26F0732D" w14:textId="77777777">
            <w:pPr>
              <w:pStyle w:val="LO-normal"/>
              <w:rPr>
                <w:rFonts w:ascii="Calibri" w:hAnsi="Calibri" w:eastAsia="Calibri" w:cs="Calibri"/>
                <w:sz w:val="24"/>
                <w:szCs w:val="24"/>
              </w:rPr>
            </w:pPr>
          </w:p>
        </w:tc>
        <w:tc>
          <w:tcPr>
            <w:tcW w:w="2160" w:type="dxa"/>
            <w:tcBorders>
              <w:bottom w:val="single" w:color="000000" w:sz="6" w:space="0"/>
              <w:right w:val="single" w:color="000000" w:sz="6" w:space="0"/>
            </w:tcBorders>
          </w:tcPr>
          <w:p w:rsidR="00BA2BE8" w:rsidP="0091387A" w:rsidRDefault="00BA2BE8" w14:paraId="717F5C43" w14:textId="77777777">
            <w:pPr>
              <w:pStyle w:val="LO-normal"/>
              <w:rPr>
                <w:rFonts w:ascii="Calibri" w:hAnsi="Calibri" w:eastAsia="Calibri" w:cs="Calibri"/>
                <w:b/>
                <w:sz w:val="24"/>
                <w:szCs w:val="24"/>
              </w:rPr>
            </w:pPr>
            <w:r>
              <w:rPr>
                <w:rFonts w:ascii="Calibri" w:hAnsi="Calibri" w:eastAsia="Calibri" w:cs="Calibri"/>
                <w:b/>
                <w:sz w:val="24"/>
                <w:szCs w:val="24"/>
              </w:rPr>
              <w:t>MID NIGHT TIMES</w:t>
            </w:r>
          </w:p>
        </w:tc>
        <w:tc>
          <w:tcPr>
            <w:tcW w:w="1575" w:type="dxa"/>
            <w:tcBorders>
              <w:bottom w:val="single" w:color="000000" w:sz="6" w:space="0"/>
              <w:right w:val="single" w:color="000000" w:sz="6" w:space="0"/>
            </w:tcBorders>
          </w:tcPr>
          <w:p w:rsidR="00BA2BE8" w:rsidP="0091387A" w:rsidRDefault="00BA2BE8" w14:paraId="3E036B27" w14:textId="77777777">
            <w:pPr>
              <w:pStyle w:val="LO-normal"/>
              <w:rPr>
                <w:rFonts w:ascii="Calibri" w:hAnsi="Calibri" w:eastAsia="Calibri" w:cs="Calibri"/>
                <w:sz w:val="24"/>
                <w:szCs w:val="24"/>
              </w:rPr>
            </w:pPr>
          </w:p>
        </w:tc>
        <w:tc>
          <w:tcPr>
            <w:tcW w:w="1620" w:type="dxa"/>
            <w:tcBorders>
              <w:bottom w:val="single" w:color="000000" w:sz="6" w:space="0"/>
              <w:right w:val="single" w:color="000000" w:sz="6" w:space="0"/>
            </w:tcBorders>
          </w:tcPr>
          <w:p w:rsidR="00BA2BE8" w:rsidP="0091387A" w:rsidRDefault="00BA2BE8" w14:paraId="243297E7" w14:textId="77777777">
            <w:pPr>
              <w:pStyle w:val="LO-normal"/>
              <w:rPr>
                <w:rFonts w:ascii="Calibri" w:hAnsi="Calibri" w:eastAsia="Calibri" w:cs="Calibri"/>
                <w:sz w:val="24"/>
                <w:szCs w:val="24"/>
              </w:rPr>
            </w:pPr>
          </w:p>
        </w:tc>
        <w:tc>
          <w:tcPr>
            <w:tcW w:w="1726" w:type="dxa"/>
            <w:tcBorders>
              <w:bottom w:val="single" w:color="000000" w:sz="6" w:space="0"/>
              <w:right w:val="single" w:color="000000" w:sz="6" w:space="0"/>
            </w:tcBorders>
          </w:tcPr>
          <w:p w:rsidR="00BA2BE8" w:rsidP="0091387A" w:rsidRDefault="00BA2BE8" w14:paraId="43FA3F80" w14:textId="77777777">
            <w:pPr>
              <w:pStyle w:val="LO-normal"/>
              <w:rPr>
                <w:rFonts w:ascii="Calibri" w:hAnsi="Calibri" w:eastAsia="Calibri" w:cs="Calibri"/>
                <w:sz w:val="24"/>
                <w:szCs w:val="24"/>
              </w:rPr>
            </w:pPr>
          </w:p>
        </w:tc>
        <w:tc>
          <w:tcPr>
            <w:tcW w:w="1364" w:type="dxa"/>
            <w:tcBorders>
              <w:bottom w:val="single" w:color="000000" w:sz="6" w:space="0"/>
              <w:right w:val="single" w:color="000000" w:sz="6" w:space="0"/>
            </w:tcBorders>
          </w:tcPr>
          <w:p w:rsidR="00BA2BE8" w:rsidP="0091387A" w:rsidRDefault="00BA2BE8" w14:paraId="7262EF62" w14:textId="77777777">
            <w:pPr>
              <w:pStyle w:val="LO-normal"/>
              <w:rPr>
                <w:rFonts w:ascii="Calibri" w:hAnsi="Calibri" w:eastAsia="Calibri" w:cs="Calibri"/>
                <w:b/>
                <w:sz w:val="28"/>
                <w:szCs w:val="28"/>
              </w:rPr>
            </w:pPr>
          </w:p>
        </w:tc>
      </w:tr>
      <w:tr w:rsidR="00BA2BE8" w:rsidTr="0091387A" w14:paraId="52A9A739" w14:textId="77777777">
        <w:trPr>
          <w:trHeight w:val="570"/>
        </w:trPr>
        <w:tc>
          <w:tcPr>
            <w:tcW w:w="884" w:type="dxa"/>
            <w:tcBorders>
              <w:left w:val="single" w:color="000000" w:sz="6" w:space="0"/>
              <w:bottom w:val="single" w:color="000000" w:sz="6" w:space="0"/>
              <w:right w:val="single" w:color="000000" w:sz="6" w:space="0"/>
            </w:tcBorders>
          </w:tcPr>
          <w:p w:rsidR="00BA2BE8" w:rsidP="0091387A" w:rsidRDefault="00BA2BE8" w14:paraId="3901E547" w14:textId="77777777">
            <w:pPr>
              <w:pStyle w:val="LO-normal"/>
              <w:rPr>
                <w:rFonts w:ascii="Calibri" w:hAnsi="Calibri" w:eastAsia="Calibri" w:cs="Calibri"/>
                <w:sz w:val="24"/>
                <w:szCs w:val="24"/>
              </w:rPr>
            </w:pPr>
            <w:r>
              <w:rPr>
                <w:rFonts w:ascii="Calibri" w:hAnsi="Calibri" w:eastAsia="Calibri" w:cs="Calibri"/>
                <w:sz w:val="24"/>
                <w:szCs w:val="24"/>
              </w:rPr>
              <w:t>1</w:t>
            </w:r>
          </w:p>
        </w:tc>
        <w:tc>
          <w:tcPr>
            <w:tcW w:w="2160" w:type="dxa"/>
            <w:tcBorders>
              <w:bottom w:val="single" w:color="000000" w:sz="6" w:space="0"/>
              <w:right w:val="single" w:color="000000" w:sz="6" w:space="0"/>
            </w:tcBorders>
          </w:tcPr>
          <w:p w:rsidR="00BA2BE8" w:rsidP="0091387A" w:rsidRDefault="00BA2BE8" w14:paraId="18C5B740" w14:textId="77777777">
            <w:pPr>
              <w:pStyle w:val="LO-normal"/>
              <w:rPr>
                <w:rFonts w:ascii="Calibri" w:hAnsi="Calibri" w:eastAsia="Calibri" w:cs="Calibri"/>
                <w:sz w:val="24"/>
                <w:szCs w:val="24"/>
              </w:rPr>
            </w:pPr>
            <w:r>
              <w:rPr>
                <w:rFonts w:ascii="Calibri" w:hAnsi="Calibri" w:eastAsia="Calibri" w:cs="Calibri"/>
                <w:sz w:val="24"/>
                <w:szCs w:val="24"/>
              </w:rPr>
              <w:t>Increase By</w:t>
            </w:r>
          </w:p>
        </w:tc>
        <w:tc>
          <w:tcPr>
            <w:tcW w:w="1575" w:type="dxa"/>
            <w:tcBorders>
              <w:bottom w:val="single" w:color="000000" w:sz="6" w:space="0"/>
              <w:right w:val="single" w:color="000000" w:sz="6" w:space="0"/>
            </w:tcBorders>
          </w:tcPr>
          <w:p w:rsidR="00BA2BE8" w:rsidP="0091387A" w:rsidRDefault="00BA2BE8" w14:paraId="7413DFA6" w14:textId="77777777">
            <w:pPr>
              <w:pStyle w:val="LO-normal"/>
              <w:rPr>
                <w:rFonts w:ascii="Calibri" w:hAnsi="Calibri" w:eastAsia="Calibri" w:cs="Calibri"/>
                <w:sz w:val="24"/>
                <w:szCs w:val="24"/>
              </w:rPr>
            </w:pPr>
            <w:r>
              <w:rPr>
                <w:rFonts w:ascii="Calibri" w:hAnsi="Calibri" w:eastAsia="Calibri" w:cs="Calibri"/>
                <w:sz w:val="24"/>
                <w:szCs w:val="24"/>
              </w:rPr>
              <w:t>Text box</w:t>
            </w:r>
          </w:p>
        </w:tc>
        <w:tc>
          <w:tcPr>
            <w:tcW w:w="1620" w:type="dxa"/>
            <w:tcBorders>
              <w:bottom w:val="single" w:color="000000" w:sz="6" w:space="0"/>
              <w:right w:val="single" w:color="000000" w:sz="6" w:space="0"/>
            </w:tcBorders>
          </w:tcPr>
          <w:p w:rsidR="00BA2BE8" w:rsidP="0091387A" w:rsidRDefault="00BA2BE8" w14:paraId="3977D57F" w14:textId="77777777">
            <w:pPr>
              <w:pStyle w:val="LO-normal"/>
              <w:rPr>
                <w:rFonts w:ascii="Calibri" w:hAnsi="Calibri" w:eastAsia="Calibri" w:cs="Calibri"/>
                <w:sz w:val="24"/>
                <w:szCs w:val="24"/>
              </w:rPr>
            </w:pPr>
          </w:p>
        </w:tc>
        <w:tc>
          <w:tcPr>
            <w:tcW w:w="1726" w:type="dxa"/>
            <w:tcBorders>
              <w:bottom w:val="single" w:color="000000" w:sz="6" w:space="0"/>
              <w:right w:val="single" w:color="000000" w:sz="6" w:space="0"/>
            </w:tcBorders>
          </w:tcPr>
          <w:p w:rsidR="00BA2BE8" w:rsidP="0091387A" w:rsidRDefault="00BA2BE8" w14:paraId="45463C15" w14:textId="77777777">
            <w:pPr>
              <w:pStyle w:val="LO-normal"/>
              <w:rPr>
                <w:rFonts w:ascii="Calibri" w:hAnsi="Calibri" w:eastAsia="Calibri" w:cs="Calibri"/>
                <w:sz w:val="24"/>
                <w:szCs w:val="24"/>
              </w:rPr>
            </w:pPr>
            <w:r>
              <w:rPr>
                <w:rFonts w:ascii="Calibri" w:hAnsi="Calibri" w:eastAsia="Calibri" w:cs="Calibri"/>
                <w:sz w:val="24"/>
                <w:szCs w:val="24"/>
              </w:rPr>
              <w:t>Amount, Percentage</w:t>
            </w:r>
          </w:p>
        </w:tc>
        <w:tc>
          <w:tcPr>
            <w:tcW w:w="1364" w:type="dxa"/>
            <w:tcBorders>
              <w:bottom w:val="single" w:color="000000" w:sz="6" w:space="0"/>
              <w:right w:val="single" w:color="000000" w:sz="6" w:space="0"/>
            </w:tcBorders>
          </w:tcPr>
          <w:p w:rsidR="00BA2BE8" w:rsidP="0091387A" w:rsidRDefault="00BA2BE8" w14:paraId="327BCE64" w14:textId="77777777">
            <w:pPr>
              <w:pStyle w:val="LO-normal"/>
              <w:rPr>
                <w:rFonts w:ascii="Calibri" w:hAnsi="Calibri" w:eastAsia="Calibri" w:cs="Calibri"/>
                <w:b/>
                <w:sz w:val="28"/>
                <w:szCs w:val="28"/>
              </w:rPr>
            </w:pPr>
          </w:p>
        </w:tc>
      </w:tr>
      <w:tr w:rsidR="00BA2BE8" w:rsidTr="0091387A" w14:paraId="1C71FD03" w14:textId="77777777">
        <w:trPr>
          <w:trHeight w:val="570"/>
        </w:trPr>
        <w:tc>
          <w:tcPr>
            <w:tcW w:w="884" w:type="dxa"/>
            <w:tcBorders>
              <w:left w:val="single" w:color="000000" w:sz="6" w:space="0"/>
              <w:bottom w:val="single" w:color="000000" w:sz="6" w:space="0"/>
              <w:right w:val="single" w:color="000000" w:sz="6" w:space="0"/>
            </w:tcBorders>
          </w:tcPr>
          <w:p w:rsidR="00BA2BE8" w:rsidP="0091387A" w:rsidRDefault="00BA2BE8" w14:paraId="518107D4" w14:textId="77777777">
            <w:pPr>
              <w:pStyle w:val="LO-normal"/>
              <w:rPr>
                <w:rFonts w:ascii="Calibri" w:hAnsi="Calibri" w:eastAsia="Calibri" w:cs="Calibri"/>
                <w:sz w:val="24"/>
                <w:szCs w:val="24"/>
              </w:rPr>
            </w:pPr>
            <w:r>
              <w:rPr>
                <w:rFonts w:ascii="Calibri" w:hAnsi="Calibri" w:eastAsia="Calibri" w:cs="Calibri"/>
                <w:sz w:val="24"/>
                <w:szCs w:val="24"/>
              </w:rPr>
              <w:t>2</w:t>
            </w:r>
          </w:p>
        </w:tc>
        <w:tc>
          <w:tcPr>
            <w:tcW w:w="2160" w:type="dxa"/>
            <w:tcBorders>
              <w:bottom w:val="single" w:color="000000" w:sz="6" w:space="0"/>
              <w:right w:val="single" w:color="000000" w:sz="6" w:space="0"/>
            </w:tcBorders>
          </w:tcPr>
          <w:p w:rsidR="00BA2BE8" w:rsidP="0091387A" w:rsidRDefault="00BA2BE8" w14:paraId="5E162CDA" w14:textId="77777777">
            <w:pPr>
              <w:pStyle w:val="LO-normal"/>
              <w:rPr>
                <w:rFonts w:ascii="Calibri" w:hAnsi="Calibri" w:eastAsia="Calibri" w:cs="Calibri"/>
                <w:sz w:val="24"/>
                <w:szCs w:val="24"/>
              </w:rPr>
            </w:pPr>
            <w:r>
              <w:rPr>
                <w:rFonts w:ascii="Calibri" w:hAnsi="Calibri" w:eastAsia="Calibri" w:cs="Calibri"/>
                <w:sz w:val="24"/>
                <w:szCs w:val="24"/>
              </w:rPr>
              <w:t>Start Time</w:t>
            </w:r>
          </w:p>
        </w:tc>
        <w:tc>
          <w:tcPr>
            <w:tcW w:w="1575" w:type="dxa"/>
            <w:tcBorders>
              <w:bottom w:val="single" w:color="000000" w:sz="6" w:space="0"/>
              <w:right w:val="single" w:color="000000" w:sz="6" w:space="0"/>
            </w:tcBorders>
          </w:tcPr>
          <w:p w:rsidR="00BA2BE8" w:rsidP="0091387A" w:rsidRDefault="00BA2BE8" w14:paraId="13C3830F" w14:textId="77777777">
            <w:pPr>
              <w:pStyle w:val="LO-normal"/>
              <w:rPr>
                <w:rFonts w:ascii="Calibri" w:hAnsi="Calibri" w:eastAsia="Calibri" w:cs="Calibri"/>
                <w:sz w:val="24"/>
                <w:szCs w:val="24"/>
              </w:rPr>
            </w:pPr>
            <w:r>
              <w:rPr>
                <w:rFonts w:ascii="Calibri" w:hAnsi="Calibri" w:eastAsia="Calibri" w:cs="Calibri"/>
                <w:sz w:val="24"/>
                <w:szCs w:val="24"/>
              </w:rPr>
              <w:t>Text box with clock</w:t>
            </w:r>
          </w:p>
        </w:tc>
        <w:tc>
          <w:tcPr>
            <w:tcW w:w="1620" w:type="dxa"/>
            <w:tcBorders>
              <w:bottom w:val="single" w:color="000000" w:sz="6" w:space="0"/>
              <w:right w:val="single" w:color="000000" w:sz="6" w:space="0"/>
            </w:tcBorders>
          </w:tcPr>
          <w:p w:rsidR="00BA2BE8" w:rsidP="0091387A" w:rsidRDefault="00BA2BE8" w14:paraId="4E87A473" w14:textId="77777777">
            <w:pPr>
              <w:pStyle w:val="LO-normal"/>
              <w:rPr>
                <w:rFonts w:ascii="Calibri" w:hAnsi="Calibri" w:eastAsia="Calibri" w:cs="Calibri"/>
                <w:sz w:val="24"/>
                <w:szCs w:val="24"/>
              </w:rPr>
            </w:pPr>
          </w:p>
        </w:tc>
        <w:tc>
          <w:tcPr>
            <w:tcW w:w="1726" w:type="dxa"/>
            <w:tcBorders>
              <w:bottom w:val="single" w:color="000000" w:sz="6" w:space="0"/>
              <w:right w:val="single" w:color="000000" w:sz="6" w:space="0"/>
            </w:tcBorders>
          </w:tcPr>
          <w:p w:rsidR="00BA2BE8" w:rsidP="0091387A" w:rsidRDefault="00BA2BE8" w14:paraId="44BCACFD" w14:textId="77777777">
            <w:pPr>
              <w:pStyle w:val="LO-normal"/>
              <w:rPr>
                <w:rFonts w:ascii="Calibri" w:hAnsi="Calibri" w:eastAsia="Calibri" w:cs="Calibri"/>
                <w:sz w:val="24"/>
                <w:szCs w:val="24"/>
              </w:rPr>
            </w:pPr>
          </w:p>
        </w:tc>
        <w:tc>
          <w:tcPr>
            <w:tcW w:w="1364" w:type="dxa"/>
            <w:tcBorders>
              <w:bottom w:val="single" w:color="000000" w:sz="6" w:space="0"/>
              <w:right w:val="single" w:color="000000" w:sz="6" w:space="0"/>
            </w:tcBorders>
          </w:tcPr>
          <w:p w:rsidR="00BA2BE8" w:rsidP="0091387A" w:rsidRDefault="00BA2BE8" w14:paraId="15453E41" w14:textId="77777777">
            <w:pPr>
              <w:pStyle w:val="LO-normal"/>
              <w:rPr>
                <w:rFonts w:ascii="Calibri" w:hAnsi="Calibri" w:eastAsia="Calibri" w:cs="Calibri"/>
                <w:b/>
                <w:sz w:val="28"/>
                <w:szCs w:val="28"/>
              </w:rPr>
            </w:pPr>
          </w:p>
        </w:tc>
      </w:tr>
      <w:tr w:rsidR="00BA2BE8" w:rsidTr="0091387A" w14:paraId="3EDFE838" w14:textId="77777777">
        <w:trPr>
          <w:trHeight w:val="570"/>
        </w:trPr>
        <w:tc>
          <w:tcPr>
            <w:tcW w:w="884" w:type="dxa"/>
            <w:tcBorders>
              <w:left w:val="single" w:color="000000" w:sz="6" w:space="0"/>
              <w:bottom w:val="single" w:color="000000" w:sz="6" w:space="0"/>
              <w:right w:val="single" w:color="000000" w:sz="6" w:space="0"/>
            </w:tcBorders>
          </w:tcPr>
          <w:p w:rsidR="00BA2BE8" w:rsidP="0091387A" w:rsidRDefault="00BA2BE8" w14:paraId="5C0414CF" w14:textId="77777777">
            <w:pPr>
              <w:pStyle w:val="LO-normal"/>
              <w:rPr>
                <w:rFonts w:ascii="Calibri" w:hAnsi="Calibri" w:eastAsia="Calibri" w:cs="Calibri"/>
                <w:sz w:val="24"/>
                <w:szCs w:val="24"/>
              </w:rPr>
            </w:pPr>
            <w:r>
              <w:rPr>
                <w:rFonts w:ascii="Calibri" w:hAnsi="Calibri" w:eastAsia="Calibri" w:cs="Calibri"/>
                <w:sz w:val="24"/>
                <w:szCs w:val="24"/>
              </w:rPr>
              <w:t>3</w:t>
            </w:r>
          </w:p>
        </w:tc>
        <w:tc>
          <w:tcPr>
            <w:tcW w:w="2160" w:type="dxa"/>
            <w:tcBorders>
              <w:bottom w:val="single" w:color="000000" w:sz="6" w:space="0"/>
              <w:right w:val="single" w:color="000000" w:sz="6" w:space="0"/>
            </w:tcBorders>
          </w:tcPr>
          <w:p w:rsidR="00BA2BE8" w:rsidP="0091387A" w:rsidRDefault="00BA2BE8" w14:paraId="239F364C" w14:textId="77777777">
            <w:pPr>
              <w:pStyle w:val="LO-normal"/>
              <w:rPr>
                <w:rFonts w:ascii="Calibri" w:hAnsi="Calibri" w:eastAsia="Calibri" w:cs="Calibri"/>
                <w:sz w:val="24"/>
                <w:szCs w:val="24"/>
              </w:rPr>
            </w:pPr>
            <w:r>
              <w:rPr>
                <w:rFonts w:ascii="Calibri" w:hAnsi="Calibri" w:eastAsia="Calibri" w:cs="Calibri"/>
                <w:sz w:val="24"/>
                <w:szCs w:val="24"/>
              </w:rPr>
              <w:t>End Time</w:t>
            </w:r>
          </w:p>
        </w:tc>
        <w:tc>
          <w:tcPr>
            <w:tcW w:w="1575" w:type="dxa"/>
            <w:tcBorders>
              <w:bottom w:val="single" w:color="000000" w:sz="6" w:space="0"/>
              <w:right w:val="single" w:color="000000" w:sz="6" w:space="0"/>
            </w:tcBorders>
          </w:tcPr>
          <w:p w:rsidR="00BA2BE8" w:rsidP="0091387A" w:rsidRDefault="00BA2BE8" w14:paraId="2DF2C712" w14:textId="77777777">
            <w:pPr>
              <w:pStyle w:val="LO-normal"/>
              <w:rPr>
                <w:rFonts w:ascii="Calibri" w:hAnsi="Calibri" w:eastAsia="Calibri" w:cs="Calibri"/>
                <w:sz w:val="24"/>
                <w:szCs w:val="24"/>
              </w:rPr>
            </w:pPr>
            <w:r>
              <w:rPr>
                <w:rFonts w:ascii="Calibri" w:hAnsi="Calibri" w:eastAsia="Calibri" w:cs="Calibri"/>
                <w:sz w:val="24"/>
                <w:szCs w:val="24"/>
              </w:rPr>
              <w:t>Text box with clock</w:t>
            </w:r>
          </w:p>
        </w:tc>
        <w:tc>
          <w:tcPr>
            <w:tcW w:w="1620" w:type="dxa"/>
            <w:tcBorders>
              <w:bottom w:val="single" w:color="000000" w:sz="6" w:space="0"/>
              <w:right w:val="single" w:color="000000" w:sz="6" w:space="0"/>
            </w:tcBorders>
          </w:tcPr>
          <w:p w:rsidR="00BA2BE8" w:rsidP="0091387A" w:rsidRDefault="00BA2BE8" w14:paraId="55CBBFA0" w14:textId="77777777">
            <w:pPr>
              <w:pStyle w:val="LO-normal"/>
              <w:rPr>
                <w:rFonts w:ascii="Calibri" w:hAnsi="Calibri" w:eastAsia="Calibri" w:cs="Calibri"/>
                <w:sz w:val="24"/>
                <w:szCs w:val="24"/>
              </w:rPr>
            </w:pPr>
          </w:p>
        </w:tc>
        <w:tc>
          <w:tcPr>
            <w:tcW w:w="1726" w:type="dxa"/>
            <w:tcBorders>
              <w:bottom w:val="single" w:color="000000" w:sz="6" w:space="0"/>
              <w:right w:val="single" w:color="000000" w:sz="6" w:space="0"/>
            </w:tcBorders>
          </w:tcPr>
          <w:p w:rsidR="00BA2BE8" w:rsidP="0091387A" w:rsidRDefault="00BA2BE8" w14:paraId="04833EE9" w14:textId="77777777">
            <w:pPr>
              <w:pStyle w:val="LO-normal"/>
              <w:rPr>
                <w:rFonts w:ascii="Calibri" w:hAnsi="Calibri" w:eastAsia="Calibri" w:cs="Calibri"/>
                <w:sz w:val="24"/>
                <w:szCs w:val="24"/>
              </w:rPr>
            </w:pPr>
          </w:p>
        </w:tc>
        <w:tc>
          <w:tcPr>
            <w:tcW w:w="1364" w:type="dxa"/>
            <w:tcBorders>
              <w:bottom w:val="single" w:color="000000" w:sz="6" w:space="0"/>
              <w:right w:val="single" w:color="000000" w:sz="6" w:space="0"/>
            </w:tcBorders>
          </w:tcPr>
          <w:p w:rsidR="00BA2BE8" w:rsidP="0091387A" w:rsidRDefault="00BA2BE8" w14:paraId="3A1125B2" w14:textId="77777777">
            <w:pPr>
              <w:pStyle w:val="LO-normal"/>
              <w:rPr>
                <w:rFonts w:ascii="Calibri" w:hAnsi="Calibri" w:eastAsia="Calibri" w:cs="Calibri"/>
                <w:b/>
                <w:sz w:val="28"/>
                <w:szCs w:val="28"/>
              </w:rPr>
            </w:pPr>
          </w:p>
        </w:tc>
      </w:tr>
    </w:tbl>
    <w:p w:rsidR="00BA2BE8" w:rsidP="00BA2BE8" w:rsidRDefault="00BA2BE8" w14:paraId="2EDC7BEB" w14:textId="77777777">
      <w:pPr>
        <w:pStyle w:val="LO-normal"/>
        <w:spacing w:after="140" w:line="300" w:lineRule="auto"/>
        <w:rPr>
          <w:rFonts w:ascii="Calibri" w:hAnsi="Calibri" w:eastAsia="Calibri" w:cs="Calibri"/>
          <w:sz w:val="24"/>
          <w:szCs w:val="24"/>
        </w:rPr>
      </w:pPr>
    </w:p>
    <w:p w:rsidR="00BA2BE8" w:rsidP="00BA2BE8" w:rsidRDefault="00BA2BE8" w14:paraId="5B8ABC76" w14:textId="77777777">
      <w:pPr>
        <w:pStyle w:val="LO-normal"/>
        <w:spacing w:after="140" w:line="300" w:lineRule="auto"/>
        <w:rPr>
          <w:rFonts w:ascii="Calibri" w:hAnsi="Calibri" w:eastAsia="Calibri" w:cs="Calibri"/>
          <w:b/>
          <w:sz w:val="24"/>
          <w:szCs w:val="24"/>
        </w:rPr>
      </w:pPr>
      <w:r>
        <w:rPr>
          <w:rFonts w:ascii="Calibri" w:hAnsi="Calibri" w:eastAsia="Calibri" w:cs="Calibri"/>
          <w:b/>
          <w:sz w:val="24"/>
          <w:szCs w:val="24"/>
        </w:rPr>
        <w:t>DAILY RATE RULES</w:t>
      </w:r>
    </w:p>
    <w:p w:rsidR="00BA2BE8" w:rsidP="00BA2BE8" w:rsidRDefault="00BA2BE8" w14:paraId="746CEFC1" w14:textId="77777777">
      <w:pPr>
        <w:pStyle w:val="LO-normal"/>
        <w:shd w:val="clear" w:color="auto" w:fill="FFFFFF"/>
        <w:spacing w:line="211" w:lineRule="auto"/>
        <w:rPr>
          <w:rFonts w:ascii="Calibri" w:hAnsi="Calibri" w:eastAsia="Calibri" w:cs="Calibri"/>
          <w:b/>
          <w:sz w:val="28"/>
          <w:szCs w:val="28"/>
        </w:rPr>
      </w:pPr>
    </w:p>
    <w:tbl>
      <w:tblPr>
        <w:tblW w:w="9330" w:type="dxa"/>
        <w:tblCellMar>
          <w:top w:w="100" w:type="dxa"/>
          <w:left w:w="100" w:type="dxa"/>
          <w:bottom w:w="100" w:type="dxa"/>
          <w:right w:w="100" w:type="dxa"/>
        </w:tblCellMar>
        <w:tblLook w:val="0600" w:firstRow="0" w:lastRow="0" w:firstColumn="0" w:lastColumn="0" w:noHBand="1" w:noVBand="1"/>
      </w:tblPr>
      <w:tblGrid>
        <w:gridCol w:w="885"/>
        <w:gridCol w:w="2160"/>
        <w:gridCol w:w="1575"/>
        <w:gridCol w:w="1620"/>
        <w:gridCol w:w="1726"/>
        <w:gridCol w:w="1364"/>
      </w:tblGrid>
      <w:tr w:rsidR="00BA2BE8" w:rsidTr="0091387A" w14:paraId="75829766" w14:textId="77777777">
        <w:trPr>
          <w:trHeight w:val="495"/>
        </w:trPr>
        <w:tc>
          <w:tcPr>
            <w:tcW w:w="884" w:type="dxa"/>
            <w:tcBorders>
              <w:top w:val="single" w:color="000000" w:sz="6" w:space="0"/>
              <w:left w:val="single" w:color="000000" w:sz="6" w:space="0"/>
              <w:bottom w:val="single" w:color="000000" w:sz="6" w:space="0"/>
              <w:right w:val="single" w:color="000000" w:sz="6" w:space="0"/>
            </w:tcBorders>
          </w:tcPr>
          <w:p w:rsidR="00BA2BE8" w:rsidP="0091387A" w:rsidRDefault="00BA2BE8" w14:paraId="1236A6BE" w14:textId="77777777">
            <w:pPr>
              <w:pStyle w:val="LO-normal"/>
              <w:rPr>
                <w:rFonts w:ascii="Calibri" w:hAnsi="Calibri" w:eastAsia="Calibri" w:cs="Calibri"/>
                <w:b/>
                <w:sz w:val="24"/>
                <w:szCs w:val="24"/>
              </w:rPr>
            </w:pPr>
            <w:r>
              <w:rPr>
                <w:rFonts w:ascii="Calibri" w:hAnsi="Calibri" w:eastAsia="Calibri" w:cs="Calibri"/>
                <w:b/>
                <w:sz w:val="24"/>
                <w:szCs w:val="24"/>
              </w:rPr>
              <w:t>S NO</w:t>
            </w:r>
          </w:p>
        </w:tc>
        <w:tc>
          <w:tcPr>
            <w:tcW w:w="2160" w:type="dxa"/>
            <w:tcBorders>
              <w:top w:val="single" w:color="000000" w:sz="6" w:space="0"/>
              <w:bottom w:val="single" w:color="000000" w:sz="6" w:space="0"/>
              <w:right w:val="single" w:color="000000" w:sz="6" w:space="0"/>
            </w:tcBorders>
          </w:tcPr>
          <w:p w:rsidR="00BA2BE8" w:rsidP="0091387A" w:rsidRDefault="00BA2BE8" w14:paraId="55A78297" w14:textId="77777777">
            <w:pPr>
              <w:pStyle w:val="LO-normal"/>
              <w:rPr>
                <w:rFonts w:ascii="Calibri" w:hAnsi="Calibri" w:eastAsia="Calibri" w:cs="Calibri"/>
                <w:b/>
                <w:sz w:val="24"/>
                <w:szCs w:val="24"/>
              </w:rPr>
            </w:pPr>
            <w:r>
              <w:rPr>
                <w:rFonts w:ascii="Calibri" w:hAnsi="Calibri" w:eastAsia="Calibri" w:cs="Calibri"/>
                <w:b/>
                <w:sz w:val="24"/>
                <w:szCs w:val="24"/>
              </w:rPr>
              <w:t>Fields</w:t>
            </w:r>
          </w:p>
        </w:tc>
        <w:tc>
          <w:tcPr>
            <w:tcW w:w="1575" w:type="dxa"/>
            <w:tcBorders>
              <w:top w:val="single" w:color="000000" w:sz="6" w:space="0"/>
              <w:bottom w:val="single" w:color="000000" w:sz="6" w:space="0"/>
              <w:right w:val="single" w:color="000000" w:sz="6" w:space="0"/>
            </w:tcBorders>
          </w:tcPr>
          <w:p w:rsidR="00BA2BE8" w:rsidP="0091387A" w:rsidRDefault="00BA2BE8" w14:paraId="1649C435" w14:textId="77777777">
            <w:pPr>
              <w:pStyle w:val="LO-normal"/>
              <w:rPr>
                <w:rFonts w:ascii="Calibri" w:hAnsi="Calibri" w:eastAsia="Calibri" w:cs="Calibri"/>
                <w:b/>
                <w:sz w:val="24"/>
                <w:szCs w:val="24"/>
              </w:rPr>
            </w:pPr>
            <w:r>
              <w:rPr>
                <w:rFonts w:ascii="Calibri" w:hAnsi="Calibri" w:eastAsia="Calibri" w:cs="Calibri"/>
                <w:b/>
                <w:sz w:val="24"/>
                <w:szCs w:val="24"/>
              </w:rPr>
              <w:t>Control</w:t>
            </w:r>
          </w:p>
        </w:tc>
        <w:tc>
          <w:tcPr>
            <w:tcW w:w="1620" w:type="dxa"/>
            <w:tcBorders>
              <w:top w:val="single" w:color="000000" w:sz="6" w:space="0"/>
              <w:bottom w:val="single" w:color="000000" w:sz="6" w:space="0"/>
              <w:right w:val="single" w:color="000000" w:sz="6" w:space="0"/>
            </w:tcBorders>
          </w:tcPr>
          <w:p w:rsidR="00BA2BE8" w:rsidP="0091387A" w:rsidRDefault="00BA2BE8" w14:paraId="26F8E791" w14:textId="77777777">
            <w:pPr>
              <w:pStyle w:val="LO-normal"/>
              <w:rPr>
                <w:rFonts w:ascii="Calibri" w:hAnsi="Calibri" w:eastAsia="Calibri" w:cs="Calibri"/>
                <w:b/>
                <w:sz w:val="24"/>
                <w:szCs w:val="24"/>
              </w:rPr>
            </w:pPr>
            <w:r>
              <w:rPr>
                <w:rFonts w:ascii="Calibri" w:hAnsi="Calibri" w:eastAsia="Calibri" w:cs="Calibri"/>
                <w:b/>
                <w:sz w:val="24"/>
                <w:szCs w:val="24"/>
              </w:rPr>
              <w:t>Mandatory</w:t>
            </w:r>
          </w:p>
        </w:tc>
        <w:tc>
          <w:tcPr>
            <w:tcW w:w="1726" w:type="dxa"/>
            <w:tcBorders>
              <w:top w:val="single" w:color="000000" w:sz="6" w:space="0"/>
              <w:bottom w:val="single" w:color="000000" w:sz="6" w:space="0"/>
              <w:right w:val="single" w:color="000000" w:sz="6" w:space="0"/>
            </w:tcBorders>
          </w:tcPr>
          <w:p w:rsidR="00BA2BE8" w:rsidP="0091387A" w:rsidRDefault="00BA2BE8" w14:paraId="35D87600" w14:textId="77777777">
            <w:pPr>
              <w:pStyle w:val="LO-normal"/>
              <w:rPr>
                <w:rFonts w:ascii="Calibri" w:hAnsi="Calibri" w:eastAsia="Calibri" w:cs="Calibri"/>
                <w:b/>
                <w:sz w:val="24"/>
                <w:szCs w:val="24"/>
              </w:rPr>
            </w:pPr>
            <w:r>
              <w:rPr>
                <w:rFonts w:ascii="Calibri" w:hAnsi="Calibri" w:eastAsia="Calibri" w:cs="Calibri"/>
                <w:b/>
                <w:sz w:val="24"/>
                <w:szCs w:val="24"/>
              </w:rPr>
              <w:t>Value</w:t>
            </w:r>
          </w:p>
        </w:tc>
        <w:tc>
          <w:tcPr>
            <w:tcW w:w="1364" w:type="dxa"/>
            <w:tcBorders>
              <w:top w:val="single" w:color="000000" w:sz="6" w:space="0"/>
              <w:bottom w:val="single" w:color="000000" w:sz="6" w:space="0"/>
              <w:right w:val="single" w:color="000000" w:sz="6" w:space="0"/>
            </w:tcBorders>
          </w:tcPr>
          <w:p w:rsidR="00BA2BE8" w:rsidP="0091387A" w:rsidRDefault="00BA2BE8" w14:paraId="4C33AD0D" w14:textId="77777777">
            <w:pPr>
              <w:pStyle w:val="LO-normal"/>
              <w:rPr>
                <w:rFonts w:ascii="Calibri" w:hAnsi="Calibri" w:eastAsia="Calibri" w:cs="Calibri"/>
                <w:b/>
                <w:sz w:val="24"/>
                <w:szCs w:val="24"/>
              </w:rPr>
            </w:pPr>
            <w:r>
              <w:rPr>
                <w:rFonts w:ascii="Calibri" w:hAnsi="Calibri" w:eastAsia="Calibri" w:cs="Calibri"/>
                <w:b/>
                <w:sz w:val="24"/>
                <w:szCs w:val="24"/>
              </w:rPr>
              <w:t>Default</w:t>
            </w:r>
          </w:p>
        </w:tc>
      </w:tr>
      <w:tr w:rsidR="00BA2BE8" w:rsidTr="0091387A" w14:paraId="72D9348C" w14:textId="77777777">
        <w:trPr>
          <w:trHeight w:val="570"/>
        </w:trPr>
        <w:tc>
          <w:tcPr>
            <w:tcW w:w="884" w:type="dxa"/>
            <w:tcBorders>
              <w:left w:val="single" w:color="000000" w:sz="6" w:space="0"/>
              <w:bottom w:val="single" w:color="000000" w:sz="6" w:space="0"/>
              <w:right w:val="single" w:color="000000" w:sz="6" w:space="0"/>
            </w:tcBorders>
          </w:tcPr>
          <w:p w:rsidR="00BA2BE8" w:rsidP="0091387A" w:rsidRDefault="00BA2BE8" w14:paraId="2DF70F6E" w14:textId="77777777">
            <w:pPr>
              <w:pStyle w:val="LO-normal"/>
              <w:rPr>
                <w:rFonts w:ascii="Calibri" w:hAnsi="Calibri" w:eastAsia="Calibri" w:cs="Calibri"/>
                <w:sz w:val="24"/>
                <w:szCs w:val="24"/>
              </w:rPr>
            </w:pPr>
            <w:r>
              <w:rPr>
                <w:rFonts w:ascii="Calibri" w:hAnsi="Calibri" w:eastAsia="Calibri" w:cs="Calibri"/>
                <w:sz w:val="24"/>
                <w:szCs w:val="24"/>
              </w:rPr>
              <w:t>1</w:t>
            </w:r>
          </w:p>
        </w:tc>
        <w:tc>
          <w:tcPr>
            <w:tcW w:w="2160" w:type="dxa"/>
            <w:tcBorders>
              <w:bottom w:val="single" w:color="000000" w:sz="6" w:space="0"/>
              <w:right w:val="single" w:color="000000" w:sz="6" w:space="0"/>
            </w:tcBorders>
          </w:tcPr>
          <w:p w:rsidR="00BA2BE8" w:rsidP="0091387A" w:rsidRDefault="00BA2BE8" w14:paraId="7A17ADAC" w14:textId="77777777">
            <w:pPr>
              <w:pStyle w:val="LO-normal"/>
              <w:rPr>
                <w:rFonts w:ascii="Calibri" w:hAnsi="Calibri" w:eastAsia="Calibri" w:cs="Calibri"/>
                <w:sz w:val="24"/>
                <w:szCs w:val="24"/>
              </w:rPr>
            </w:pPr>
            <w:r>
              <w:rPr>
                <w:rFonts w:ascii="Calibri" w:hAnsi="Calibri" w:eastAsia="Calibri" w:cs="Calibri"/>
                <w:sz w:val="24"/>
                <w:szCs w:val="24"/>
              </w:rPr>
              <w:t>Weekdays</w:t>
            </w:r>
          </w:p>
        </w:tc>
        <w:tc>
          <w:tcPr>
            <w:tcW w:w="1575" w:type="dxa"/>
            <w:tcBorders>
              <w:bottom w:val="single" w:color="000000" w:sz="6" w:space="0"/>
              <w:right w:val="single" w:color="000000" w:sz="6" w:space="0"/>
            </w:tcBorders>
          </w:tcPr>
          <w:p w:rsidR="00BA2BE8" w:rsidP="0091387A" w:rsidRDefault="00BA2BE8" w14:paraId="796EA0F5" w14:textId="77777777">
            <w:pPr>
              <w:pStyle w:val="LO-normal"/>
              <w:rPr>
                <w:rFonts w:ascii="Calibri" w:hAnsi="Calibri" w:eastAsia="Calibri" w:cs="Calibri"/>
                <w:sz w:val="24"/>
                <w:szCs w:val="24"/>
              </w:rPr>
            </w:pPr>
            <w:r>
              <w:rPr>
                <w:rFonts w:ascii="Calibri" w:hAnsi="Calibri" w:eastAsia="Calibri" w:cs="Calibri"/>
                <w:sz w:val="24"/>
                <w:szCs w:val="24"/>
              </w:rPr>
              <w:t>Check box</w:t>
            </w:r>
          </w:p>
        </w:tc>
        <w:tc>
          <w:tcPr>
            <w:tcW w:w="1620" w:type="dxa"/>
            <w:tcBorders>
              <w:bottom w:val="single" w:color="000000" w:sz="6" w:space="0"/>
              <w:right w:val="single" w:color="000000" w:sz="6" w:space="0"/>
            </w:tcBorders>
          </w:tcPr>
          <w:p w:rsidR="00BA2BE8" w:rsidP="0091387A" w:rsidRDefault="00BA2BE8" w14:paraId="2421D26A" w14:textId="77777777">
            <w:pPr>
              <w:pStyle w:val="LO-normal"/>
              <w:rPr>
                <w:rFonts w:ascii="Calibri" w:hAnsi="Calibri" w:eastAsia="Calibri" w:cs="Calibri"/>
                <w:sz w:val="24"/>
                <w:szCs w:val="24"/>
              </w:rPr>
            </w:pPr>
          </w:p>
        </w:tc>
        <w:tc>
          <w:tcPr>
            <w:tcW w:w="1726" w:type="dxa"/>
            <w:tcBorders>
              <w:bottom w:val="single" w:color="000000" w:sz="6" w:space="0"/>
              <w:right w:val="single" w:color="000000" w:sz="6" w:space="0"/>
            </w:tcBorders>
          </w:tcPr>
          <w:p w:rsidR="00BA2BE8" w:rsidP="0091387A" w:rsidRDefault="00BA2BE8" w14:paraId="4091E647" w14:textId="77777777">
            <w:pPr>
              <w:pStyle w:val="LO-normal"/>
              <w:rPr>
                <w:rFonts w:ascii="Calibri" w:hAnsi="Calibri" w:eastAsia="Calibri" w:cs="Calibri"/>
                <w:sz w:val="24"/>
                <w:szCs w:val="24"/>
              </w:rPr>
            </w:pPr>
          </w:p>
        </w:tc>
        <w:tc>
          <w:tcPr>
            <w:tcW w:w="1364" w:type="dxa"/>
            <w:tcBorders>
              <w:bottom w:val="single" w:color="000000" w:sz="6" w:space="0"/>
              <w:right w:val="single" w:color="000000" w:sz="6" w:space="0"/>
            </w:tcBorders>
          </w:tcPr>
          <w:p w:rsidR="00BA2BE8" w:rsidP="0091387A" w:rsidRDefault="00BA2BE8" w14:paraId="383C0D5B" w14:textId="77777777">
            <w:pPr>
              <w:pStyle w:val="LO-normal"/>
              <w:rPr>
                <w:rFonts w:ascii="Calibri" w:hAnsi="Calibri" w:eastAsia="Calibri" w:cs="Calibri"/>
                <w:b/>
                <w:sz w:val="28"/>
                <w:szCs w:val="28"/>
              </w:rPr>
            </w:pPr>
            <w:r>
              <w:rPr>
                <w:rFonts w:ascii="Calibri" w:hAnsi="Calibri" w:eastAsia="Calibri" w:cs="Calibri"/>
                <w:b/>
                <w:sz w:val="28"/>
                <w:szCs w:val="28"/>
              </w:rPr>
              <w:t xml:space="preserve"> </w:t>
            </w:r>
          </w:p>
        </w:tc>
      </w:tr>
      <w:tr w:rsidR="00BA2BE8" w:rsidTr="0091387A" w14:paraId="4F496AA8" w14:textId="77777777">
        <w:trPr>
          <w:trHeight w:val="570"/>
        </w:trPr>
        <w:tc>
          <w:tcPr>
            <w:tcW w:w="884" w:type="dxa"/>
            <w:tcBorders>
              <w:left w:val="single" w:color="000000" w:sz="6" w:space="0"/>
              <w:bottom w:val="single" w:color="000000" w:sz="6" w:space="0"/>
              <w:right w:val="single" w:color="000000" w:sz="6" w:space="0"/>
            </w:tcBorders>
          </w:tcPr>
          <w:p w:rsidR="00BA2BE8" w:rsidP="0091387A" w:rsidRDefault="00BA2BE8" w14:paraId="11C1CC8F" w14:textId="77777777">
            <w:pPr>
              <w:pStyle w:val="LO-normal"/>
              <w:rPr>
                <w:rFonts w:ascii="Calibri" w:hAnsi="Calibri" w:eastAsia="Calibri" w:cs="Calibri"/>
                <w:sz w:val="24"/>
                <w:szCs w:val="24"/>
              </w:rPr>
            </w:pPr>
            <w:r>
              <w:rPr>
                <w:rFonts w:ascii="Calibri" w:hAnsi="Calibri" w:eastAsia="Calibri" w:cs="Calibri"/>
                <w:sz w:val="24"/>
                <w:szCs w:val="24"/>
              </w:rPr>
              <w:t>2</w:t>
            </w:r>
          </w:p>
        </w:tc>
        <w:tc>
          <w:tcPr>
            <w:tcW w:w="2160" w:type="dxa"/>
            <w:tcBorders>
              <w:bottom w:val="single" w:color="000000" w:sz="6" w:space="0"/>
              <w:right w:val="single" w:color="000000" w:sz="6" w:space="0"/>
            </w:tcBorders>
          </w:tcPr>
          <w:p w:rsidR="00BA2BE8" w:rsidP="0091387A" w:rsidRDefault="00BA2BE8" w14:paraId="52D13A6D" w14:textId="77777777">
            <w:pPr>
              <w:pStyle w:val="LO-normal"/>
              <w:rPr>
                <w:rFonts w:ascii="Calibri" w:hAnsi="Calibri" w:eastAsia="Calibri" w:cs="Calibri"/>
                <w:sz w:val="24"/>
                <w:szCs w:val="24"/>
              </w:rPr>
            </w:pPr>
            <w:r>
              <w:rPr>
                <w:rFonts w:ascii="Calibri" w:hAnsi="Calibri" w:eastAsia="Calibri" w:cs="Calibri"/>
                <w:sz w:val="24"/>
                <w:szCs w:val="24"/>
              </w:rPr>
              <w:t>Increased By</w:t>
            </w:r>
          </w:p>
        </w:tc>
        <w:tc>
          <w:tcPr>
            <w:tcW w:w="1575" w:type="dxa"/>
            <w:tcBorders>
              <w:bottom w:val="single" w:color="000000" w:sz="6" w:space="0"/>
              <w:right w:val="single" w:color="000000" w:sz="6" w:space="0"/>
            </w:tcBorders>
          </w:tcPr>
          <w:p w:rsidR="00BA2BE8" w:rsidP="0091387A" w:rsidRDefault="00BA2BE8" w14:paraId="3FBB5571" w14:textId="77777777">
            <w:pPr>
              <w:pStyle w:val="LO-normal"/>
              <w:rPr>
                <w:rFonts w:ascii="Calibri" w:hAnsi="Calibri" w:eastAsia="Calibri" w:cs="Calibri"/>
                <w:sz w:val="24"/>
                <w:szCs w:val="24"/>
              </w:rPr>
            </w:pPr>
            <w:r>
              <w:rPr>
                <w:rFonts w:ascii="Calibri" w:hAnsi="Calibri" w:eastAsia="Calibri" w:cs="Calibri"/>
                <w:sz w:val="24"/>
                <w:szCs w:val="24"/>
              </w:rPr>
              <w:t>Text box</w:t>
            </w:r>
          </w:p>
        </w:tc>
        <w:tc>
          <w:tcPr>
            <w:tcW w:w="1620" w:type="dxa"/>
            <w:tcBorders>
              <w:bottom w:val="single" w:color="000000" w:sz="6" w:space="0"/>
              <w:right w:val="single" w:color="000000" w:sz="6" w:space="0"/>
            </w:tcBorders>
          </w:tcPr>
          <w:p w:rsidR="00BA2BE8" w:rsidP="0091387A" w:rsidRDefault="00BA2BE8" w14:paraId="10C9B4D5" w14:textId="77777777">
            <w:pPr>
              <w:pStyle w:val="LO-normal"/>
              <w:rPr>
                <w:rFonts w:ascii="Calibri" w:hAnsi="Calibri" w:eastAsia="Calibri" w:cs="Calibri"/>
                <w:sz w:val="24"/>
                <w:szCs w:val="24"/>
              </w:rPr>
            </w:pPr>
          </w:p>
        </w:tc>
        <w:tc>
          <w:tcPr>
            <w:tcW w:w="1726" w:type="dxa"/>
            <w:tcBorders>
              <w:bottom w:val="single" w:color="000000" w:sz="6" w:space="0"/>
              <w:right w:val="single" w:color="000000" w:sz="6" w:space="0"/>
            </w:tcBorders>
          </w:tcPr>
          <w:p w:rsidR="00BA2BE8" w:rsidP="0091387A" w:rsidRDefault="00BA2BE8" w14:paraId="252B0E9F" w14:textId="77777777">
            <w:pPr>
              <w:pStyle w:val="LO-normal"/>
              <w:rPr>
                <w:rFonts w:ascii="Calibri" w:hAnsi="Calibri" w:eastAsia="Calibri" w:cs="Calibri"/>
                <w:sz w:val="24"/>
                <w:szCs w:val="24"/>
              </w:rPr>
            </w:pPr>
          </w:p>
        </w:tc>
        <w:tc>
          <w:tcPr>
            <w:tcW w:w="1364" w:type="dxa"/>
            <w:tcBorders>
              <w:bottom w:val="single" w:color="000000" w:sz="6" w:space="0"/>
              <w:right w:val="single" w:color="000000" w:sz="6" w:space="0"/>
            </w:tcBorders>
          </w:tcPr>
          <w:p w:rsidR="00BA2BE8" w:rsidP="0091387A" w:rsidRDefault="00BA2BE8" w14:paraId="7FDCA8EC" w14:textId="77777777">
            <w:pPr>
              <w:pStyle w:val="LO-normal"/>
              <w:rPr>
                <w:rFonts w:ascii="Calibri" w:hAnsi="Calibri" w:eastAsia="Calibri" w:cs="Calibri"/>
                <w:b/>
                <w:sz w:val="28"/>
                <w:szCs w:val="28"/>
              </w:rPr>
            </w:pPr>
          </w:p>
        </w:tc>
      </w:tr>
    </w:tbl>
    <w:p w:rsidR="00BA2BE8" w:rsidP="00BA2BE8" w:rsidRDefault="00BA2BE8" w14:paraId="4E8D91DC" w14:textId="77777777">
      <w:pPr>
        <w:pStyle w:val="LO-normal"/>
        <w:spacing w:after="140" w:line="300" w:lineRule="auto"/>
        <w:rPr>
          <w:rFonts w:ascii="Calibri" w:hAnsi="Calibri" w:eastAsia="Calibri" w:cs="Calibri"/>
          <w:b/>
          <w:sz w:val="24"/>
          <w:szCs w:val="24"/>
        </w:rPr>
      </w:pPr>
    </w:p>
    <w:p w:rsidR="00BA2BE8" w:rsidP="00BA2BE8" w:rsidRDefault="00BA2BE8" w14:paraId="2821952B" w14:textId="77777777">
      <w:pPr>
        <w:pStyle w:val="LO-normal"/>
        <w:spacing w:after="140" w:line="300" w:lineRule="auto"/>
        <w:rPr>
          <w:rFonts w:ascii="Calibri" w:hAnsi="Calibri" w:eastAsia="Calibri" w:cs="Calibri"/>
          <w:b/>
          <w:sz w:val="24"/>
          <w:szCs w:val="24"/>
        </w:rPr>
      </w:pPr>
      <w:r>
        <w:rPr>
          <w:rFonts w:ascii="Calibri" w:hAnsi="Calibri" w:eastAsia="Calibri" w:cs="Calibri"/>
          <w:b/>
          <w:sz w:val="24"/>
          <w:szCs w:val="24"/>
        </w:rPr>
        <w:t>CAMPAIGNS</w:t>
      </w:r>
    </w:p>
    <w:p w:rsidR="00BA2BE8" w:rsidP="00BA2BE8" w:rsidRDefault="00BA2BE8" w14:paraId="2B6449D8" w14:textId="77777777">
      <w:pPr>
        <w:pStyle w:val="LO-normal"/>
        <w:spacing w:after="140" w:line="300" w:lineRule="auto"/>
        <w:rPr>
          <w:rFonts w:ascii="Calibri" w:hAnsi="Calibri" w:eastAsia="Calibri" w:cs="Calibri"/>
          <w:b/>
          <w:sz w:val="24"/>
          <w:szCs w:val="24"/>
        </w:rPr>
      </w:pPr>
      <w:r>
        <w:rPr>
          <w:rFonts w:ascii="Calibri" w:hAnsi="Calibri" w:eastAsia="Calibri" w:cs="Calibri"/>
          <w:sz w:val="24"/>
          <w:szCs w:val="24"/>
        </w:rPr>
        <w:t>If the user wishes to adjust rates, either increase or decrease them based on specific conditions, the Supplier can perform these modifications on the Campaigns page.</w:t>
      </w:r>
    </w:p>
    <w:p w:rsidR="00BA2BE8" w:rsidP="00BA2BE8" w:rsidRDefault="00BA2BE8" w14:paraId="4171B84A" w14:textId="77777777">
      <w:pPr>
        <w:pStyle w:val="LO-normal"/>
        <w:shd w:val="clear" w:color="auto" w:fill="FFFFFF"/>
        <w:spacing w:line="211" w:lineRule="auto"/>
        <w:rPr>
          <w:rFonts w:ascii="Calibri" w:hAnsi="Calibri" w:eastAsia="Calibri" w:cs="Calibri"/>
          <w:b/>
          <w:sz w:val="28"/>
          <w:szCs w:val="28"/>
        </w:rPr>
      </w:pPr>
    </w:p>
    <w:tbl>
      <w:tblPr>
        <w:tblW w:w="9330" w:type="dxa"/>
        <w:tblCellMar>
          <w:top w:w="100" w:type="dxa"/>
          <w:left w:w="100" w:type="dxa"/>
          <w:bottom w:w="100" w:type="dxa"/>
          <w:right w:w="100" w:type="dxa"/>
        </w:tblCellMar>
        <w:tblLook w:val="0600" w:firstRow="0" w:lastRow="0" w:firstColumn="0" w:lastColumn="0" w:noHBand="1" w:noVBand="1"/>
      </w:tblPr>
      <w:tblGrid>
        <w:gridCol w:w="885"/>
        <w:gridCol w:w="2160"/>
        <w:gridCol w:w="1575"/>
        <w:gridCol w:w="1620"/>
        <w:gridCol w:w="1726"/>
        <w:gridCol w:w="1364"/>
      </w:tblGrid>
      <w:tr w:rsidR="00BA2BE8" w:rsidTr="0091387A" w14:paraId="7B15D409" w14:textId="77777777">
        <w:trPr>
          <w:trHeight w:val="495"/>
        </w:trPr>
        <w:tc>
          <w:tcPr>
            <w:tcW w:w="884" w:type="dxa"/>
            <w:tcBorders>
              <w:top w:val="single" w:color="000000" w:sz="6" w:space="0"/>
              <w:left w:val="single" w:color="000000" w:sz="6" w:space="0"/>
              <w:bottom w:val="single" w:color="000000" w:sz="6" w:space="0"/>
              <w:right w:val="single" w:color="000000" w:sz="6" w:space="0"/>
            </w:tcBorders>
          </w:tcPr>
          <w:p w:rsidR="00BA2BE8" w:rsidP="0091387A" w:rsidRDefault="00BA2BE8" w14:paraId="42B7BA09" w14:textId="77777777">
            <w:pPr>
              <w:pStyle w:val="LO-normal"/>
              <w:rPr>
                <w:rFonts w:ascii="Calibri" w:hAnsi="Calibri" w:eastAsia="Calibri" w:cs="Calibri"/>
                <w:b/>
                <w:sz w:val="24"/>
                <w:szCs w:val="24"/>
              </w:rPr>
            </w:pPr>
            <w:r>
              <w:rPr>
                <w:rFonts w:ascii="Calibri" w:hAnsi="Calibri" w:eastAsia="Calibri" w:cs="Calibri"/>
                <w:b/>
                <w:sz w:val="24"/>
                <w:szCs w:val="24"/>
              </w:rPr>
              <w:t>S NO</w:t>
            </w:r>
          </w:p>
        </w:tc>
        <w:tc>
          <w:tcPr>
            <w:tcW w:w="2160" w:type="dxa"/>
            <w:tcBorders>
              <w:top w:val="single" w:color="000000" w:sz="6" w:space="0"/>
              <w:bottom w:val="single" w:color="000000" w:sz="6" w:space="0"/>
              <w:right w:val="single" w:color="000000" w:sz="6" w:space="0"/>
            </w:tcBorders>
          </w:tcPr>
          <w:p w:rsidR="00BA2BE8" w:rsidP="0091387A" w:rsidRDefault="00BA2BE8" w14:paraId="1D68CC3B" w14:textId="77777777">
            <w:pPr>
              <w:pStyle w:val="LO-normal"/>
              <w:rPr>
                <w:rFonts w:ascii="Calibri" w:hAnsi="Calibri" w:eastAsia="Calibri" w:cs="Calibri"/>
                <w:b/>
                <w:sz w:val="24"/>
                <w:szCs w:val="24"/>
              </w:rPr>
            </w:pPr>
            <w:r>
              <w:rPr>
                <w:rFonts w:ascii="Calibri" w:hAnsi="Calibri" w:eastAsia="Calibri" w:cs="Calibri"/>
                <w:b/>
                <w:sz w:val="24"/>
                <w:szCs w:val="24"/>
              </w:rPr>
              <w:t>Fields</w:t>
            </w:r>
          </w:p>
        </w:tc>
        <w:tc>
          <w:tcPr>
            <w:tcW w:w="1575" w:type="dxa"/>
            <w:tcBorders>
              <w:top w:val="single" w:color="000000" w:sz="6" w:space="0"/>
              <w:bottom w:val="single" w:color="000000" w:sz="6" w:space="0"/>
              <w:right w:val="single" w:color="000000" w:sz="6" w:space="0"/>
            </w:tcBorders>
          </w:tcPr>
          <w:p w:rsidR="00BA2BE8" w:rsidP="0091387A" w:rsidRDefault="00BA2BE8" w14:paraId="586FA88E" w14:textId="77777777">
            <w:pPr>
              <w:pStyle w:val="LO-normal"/>
              <w:rPr>
                <w:rFonts w:ascii="Calibri" w:hAnsi="Calibri" w:eastAsia="Calibri" w:cs="Calibri"/>
                <w:b/>
                <w:sz w:val="24"/>
                <w:szCs w:val="24"/>
              </w:rPr>
            </w:pPr>
            <w:r>
              <w:rPr>
                <w:rFonts w:ascii="Calibri" w:hAnsi="Calibri" w:eastAsia="Calibri" w:cs="Calibri"/>
                <w:b/>
                <w:sz w:val="24"/>
                <w:szCs w:val="24"/>
              </w:rPr>
              <w:t>Control</w:t>
            </w:r>
          </w:p>
        </w:tc>
        <w:tc>
          <w:tcPr>
            <w:tcW w:w="1620" w:type="dxa"/>
            <w:tcBorders>
              <w:top w:val="single" w:color="000000" w:sz="6" w:space="0"/>
              <w:bottom w:val="single" w:color="000000" w:sz="6" w:space="0"/>
              <w:right w:val="single" w:color="000000" w:sz="6" w:space="0"/>
            </w:tcBorders>
          </w:tcPr>
          <w:p w:rsidR="00BA2BE8" w:rsidP="0091387A" w:rsidRDefault="00BA2BE8" w14:paraId="4EA24778" w14:textId="77777777">
            <w:pPr>
              <w:pStyle w:val="LO-normal"/>
              <w:rPr>
                <w:rFonts w:ascii="Calibri" w:hAnsi="Calibri" w:eastAsia="Calibri" w:cs="Calibri"/>
                <w:b/>
                <w:sz w:val="24"/>
                <w:szCs w:val="24"/>
              </w:rPr>
            </w:pPr>
            <w:r>
              <w:rPr>
                <w:rFonts w:ascii="Calibri" w:hAnsi="Calibri" w:eastAsia="Calibri" w:cs="Calibri"/>
                <w:b/>
                <w:sz w:val="24"/>
                <w:szCs w:val="24"/>
              </w:rPr>
              <w:t>Mandatory</w:t>
            </w:r>
          </w:p>
        </w:tc>
        <w:tc>
          <w:tcPr>
            <w:tcW w:w="1726" w:type="dxa"/>
            <w:tcBorders>
              <w:top w:val="single" w:color="000000" w:sz="6" w:space="0"/>
              <w:bottom w:val="single" w:color="000000" w:sz="6" w:space="0"/>
              <w:right w:val="single" w:color="000000" w:sz="6" w:space="0"/>
            </w:tcBorders>
          </w:tcPr>
          <w:p w:rsidR="00BA2BE8" w:rsidP="0091387A" w:rsidRDefault="00BA2BE8" w14:paraId="429CB869" w14:textId="77777777">
            <w:pPr>
              <w:pStyle w:val="LO-normal"/>
              <w:rPr>
                <w:rFonts w:ascii="Calibri" w:hAnsi="Calibri" w:eastAsia="Calibri" w:cs="Calibri"/>
                <w:b/>
                <w:sz w:val="24"/>
                <w:szCs w:val="24"/>
              </w:rPr>
            </w:pPr>
            <w:r>
              <w:rPr>
                <w:rFonts w:ascii="Calibri" w:hAnsi="Calibri" w:eastAsia="Calibri" w:cs="Calibri"/>
                <w:b/>
                <w:sz w:val="24"/>
                <w:szCs w:val="24"/>
              </w:rPr>
              <w:t>Value</w:t>
            </w:r>
          </w:p>
        </w:tc>
        <w:tc>
          <w:tcPr>
            <w:tcW w:w="1364" w:type="dxa"/>
            <w:tcBorders>
              <w:top w:val="single" w:color="000000" w:sz="6" w:space="0"/>
              <w:bottom w:val="single" w:color="000000" w:sz="6" w:space="0"/>
              <w:right w:val="single" w:color="000000" w:sz="6" w:space="0"/>
            </w:tcBorders>
          </w:tcPr>
          <w:p w:rsidR="00BA2BE8" w:rsidP="0091387A" w:rsidRDefault="00BA2BE8" w14:paraId="115B6A9D" w14:textId="77777777">
            <w:pPr>
              <w:pStyle w:val="LO-normal"/>
              <w:rPr>
                <w:rFonts w:ascii="Calibri" w:hAnsi="Calibri" w:eastAsia="Calibri" w:cs="Calibri"/>
                <w:b/>
                <w:sz w:val="24"/>
                <w:szCs w:val="24"/>
              </w:rPr>
            </w:pPr>
            <w:r>
              <w:rPr>
                <w:rFonts w:ascii="Calibri" w:hAnsi="Calibri" w:eastAsia="Calibri" w:cs="Calibri"/>
                <w:b/>
                <w:sz w:val="24"/>
                <w:szCs w:val="24"/>
              </w:rPr>
              <w:t>Default</w:t>
            </w:r>
          </w:p>
        </w:tc>
      </w:tr>
      <w:tr w:rsidR="00BA2BE8" w:rsidTr="0091387A" w14:paraId="7C37CB7C" w14:textId="77777777">
        <w:trPr>
          <w:trHeight w:val="570"/>
        </w:trPr>
        <w:tc>
          <w:tcPr>
            <w:tcW w:w="884" w:type="dxa"/>
            <w:tcBorders>
              <w:left w:val="single" w:color="000000" w:sz="6" w:space="0"/>
              <w:bottom w:val="single" w:color="000000" w:sz="6" w:space="0"/>
              <w:right w:val="single" w:color="000000" w:sz="6" w:space="0"/>
            </w:tcBorders>
          </w:tcPr>
          <w:p w:rsidR="00BA2BE8" w:rsidP="0091387A" w:rsidRDefault="00BA2BE8" w14:paraId="0F7456A8" w14:textId="77777777">
            <w:pPr>
              <w:pStyle w:val="LO-normal"/>
              <w:rPr>
                <w:rFonts w:ascii="Calibri" w:hAnsi="Calibri" w:eastAsia="Calibri" w:cs="Calibri"/>
                <w:sz w:val="24"/>
                <w:szCs w:val="24"/>
              </w:rPr>
            </w:pPr>
            <w:r>
              <w:rPr>
                <w:rFonts w:ascii="Calibri" w:hAnsi="Calibri" w:eastAsia="Calibri" w:cs="Calibri"/>
                <w:sz w:val="24"/>
                <w:szCs w:val="24"/>
              </w:rPr>
              <w:t>1</w:t>
            </w:r>
          </w:p>
        </w:tc>
        <w:tc>
          <w:tcPr>
            <w:tcW w:w="2160" w:type="dxa"/>
            <w:tcBorders>
              <w:bottom w:val="single" w:color="000000" w:sz="6" w:space="0"/>
              <w:right w:val="single" w:color="000000" w:sz="6" w:space="0"/>
            </w:tcBorders>
          </w:tcPr>
          <w:p w:rsidR="00BA2BE8" w:rsidP="0091387A" w:rsidRDefault="00BA2BE8" w14:paraId="7D2D2865" w14:textId="77777777">
            <w:pPr>
              <w:pStyle w:val="LO-normal"/>
              <w:rPr>
                <w:rFonts w:ascii="Calibri" w:hAnsi="Calibri" w:eastAsia="Calibri" w:cs="Calibri"/>
                <w:sz w:val="24"/>
                <w:szCs w:val="24"/>
              </w:rPr>
            </w:pPr>
            <w:r>
              <w:rPr>
                <w:rFonts w:ascii="Calibri" w:hAnsi="Calibri" w:eastAsia="Calibri" w:cs="Calibri"/>
                <w:sz w:val="24"/>
                <w:szCs w:val="24"/>
              </w:rPr>
              <w:t>Name of the campaign</w:t>
            </w:r>
          </w:p>
        </w:tc>
        <w:tc>
          <w:tcPr>
            <w:tcW w:w="1575" w:type="dxa"/>
            <w:tcBorders>
              <w:bottom w:val="single" w:color="000000" w:sz="6" w:space="0"/>
              <w:right w:val="single" w:color="000000" w:sz="6" w:space="0"/>
            </w:tcBorders>
          </w:tcPr>
          <w:p w:rsidR="00BA2BE8" w:rsidP="0091387A" w:rsidRDefault="00BA2BE8" w14:paraId="4873A1D4" w14:textId="77777777">
            <w:pPr>
              <w:pStyle w:val="LO-normal"/>
              <w:rPr>
                <w:rFonts w:ascii="Calibri" w:hAnsi="Calibri" w:eastAsia="Calibri" w:cs="Calibri"/>
                <w:sz w:val="24"/>
                <w:szCs w:val="24"/>
              </w:rPr>
            </w:pPr>
            <w:r>
              <w:rPr>
                <w:rFonts w:ascii="Calibri" w:hAnsi="Calibri" w:eastAsia="Calibri" w:cs="Calibri"/>
                <w:sz w:val="24"/>
                <w:szCs w:val="24"/>
              </w:rPr>
              <w:t>Text box</w:t>
            </w:r>
          </w:p>
        </w:tc>
        <w:tc>
          <w:tcPr>
            <w:tcW w:w="1620" w:type="dxa"/>
            <w:tcBorders>
              <w:bottom w:val="single" w:color="000000" w:sz="6" w:space="0"/>
              <w:right w:val="single" w:color="000000" w:sz="6" w:space="0"/>
            </w:tcBorders>
          </w:tcPr>
          <w:p w:rsidR="00BA2BE8" w:rsidP="0091387A" w:rsidRDefault="00BA2BE8" w14:paraId="171414AA" w14:textId="77777777">
            <w:pPr>
              <w:pStyle w:val="LO-normal"/>
              <w:rPr>
                <w:rFonts w:ascii="Calibri" w:hAnsi="Calibri" w:eastAsia="Calibri" w:cs="Calibri"/>
                <w:sz w:val="24"/>
                <w:szCs w:val="24"/>
              </w:rPr>
            </w:pPr>
            <w:r>
              <w:rPr>
                <w:rFonts w:ascii="Calibri" w:hAnsi="Calibri" w:eastAsia="Calibri" w:cs="Calibri"/>
                <w:sz w:val="24"/>
                <w:szCs w:val="24"/>
              </w:rPr>
              <w:t>Required</w:t>
            </w:r>
          </w:p>
        </w:tc>
        <w:tc>
          <w:tcPr>
            <w:tcW w:w="1726" w:type="dxa"/>
            <w:tcBorders>
              <w:bottom w:val="single" w:color="000000" w:sz="6" w:space="0"/>
              <w:right w:val="single" w:color="000000" w:sz="6" w:space="0"/>
            </w:tcBorders>
          </w:tcPr>
          <w:p w:rsidR="00BA2BE8" w:rsidP="0091387A" w:rsidRDefault="00BA2BE8" w14:paraId="78697EA5" w14:textId="77777777">
            <w:pPr>
              <w:pStyle w:val="LO-normal"/>
              <w:rPr>
                <w:rFonts w:ascii="Calibri" w:hAnsi="Calibri" w:eastAsia="Calibri" w:cs="Calibri"/>
                <w:sz w:val="24"/>
                <w:szCs w:val="24"/>
              </w:rPr>
            </w:pPr>
          </w:p>
        </w:tc>
        <w:tc>
          <w:tcPr>
            <w:tcW w:w="1364" w:type="dxa"/>
            <w:tcBorders>
              <w:bottom w:val="single" w:color="000000" w:sz="6" w:space="0"/>
              <w:right w:val="single" w:color="000000" w:sz="6" w:space="0"/>
            </w:tcBorders>
          </w:tcPr>
          <w:p w:rsidR="00BA2BE8" w:rsidP="0091387A" w:rsidRDefault="00BA2BE8" w14:paraId="022C6553" w14:textId="77777777">
            <w:pPr>
              <w:pStyle w:val="LO-normal"/>
              <w:rPr>
                <w:rFonts w:ascii="Calibri" w:hAnsi="Calibri" w:eastAsia="Calibri" w:cs="Calibri"/>
                <w:b/>
                <w:sz w:val="28"/>
                <w:szCs w:val="28"/>
              </w:rPr>
            </w:pPr>
            <w:r>
              <w:rPr>
                <w:rFonts w:ascii="Calibri" w:hAnsi="Calibri" w:eastAsia="Calibri" w:cs="Calibri"/>
                <w:b/>
                <w:sz w:val="28"/>
                <w:szCs w:val="28"/>
              </w:rPr>
              <w:t xml:space="preserve"> </w:t>
            </w:r>
          </w:p>
        </w:tc>
      </w:tr>
      <w:tr w:rsidR="00BA2BE8" w:rsidTr="0091387A" w14:paraId="34326FA5" w14:textId="77777777">
        <w:trPr>
          <w:trHeight w:val="570"/>
        </w:trPr>
        <w:tc>
          <w:tcPr>
            <w:tcW w:w="884" w:type="dxa"/>
            <w:tcBorders>
              <w:left w:val="single" w:color="000000" w:sz="6" w:space="0"/>
              <w:bottom w:val="single" w:color="000000" w:sz="6" w:space="0"/>
              <w:right w:val="single" w:color="000000" w:sz="6" w:space="0"/>
            </w:tcBorders>
          </w:tcPr>
          <w:p w:rsidR="00BA2BE8" w:rsidP="0091387A" w:rsidRDefault="00BA2BE8" w14:paraId="038645F2" w14:textId="77777777">
            <w:pPr>
              <w:pStyle w:val="LO-normal"/>
              <w:rPr>
                <w:rFonts w:ascii="Calibri" w:hAnsi="Calibri" w:eastAsia="Calibri" w:cs="Calibri"/>
                <w:sz w:val="24"/>
                <w:szCs w:val="24"/>
              </w:rPr>
            </w:pPr>
            <w:r>
              <w:rPr>
                <w:rFonts w:ascii="Calibri" w:hAnsi="Calibri" w:eastAsia="Calibri" w:cs="Calibri"/>
                <w:sz w:val="24"/>
                <w:szCs w:val="24"/>
              </w:rPr>
              <w:t>2</w:t>
            </w:r>
          </w:p>
        </w:tc>
        <w:tc>
          <w:tcPr>
            <w:tcW w:w="2160" w:type="dxa"/>
            <w:tcBorders>
              <w:bottom w:val="single" w:color="000000" w:sz="6" w:space="0"/>
              <w:right w:val="single" w:color="000000" w:sz="6" w:space="0"/>
            </w:tcBorders>
          </w:tcPr>
          <w:p w:rsidR="00BA2BE8" w:rsidP="0091387A" w:rsidRDefault="00BA2BE8" w14:paraId="5135FCB3" w14:textId="77777777">
            <w:pPr>
              <w:pStyle w:val="LO-normal"/>
              <w:rPr>
                <w:rFonts w:ascii="Calibri" w:hAnsi="Calibri" w:eastAsia="Calibri" w:cs="Calibri"/>
                <w:sz w:val="24"/>
                <w:szCs w:val="24"/>
              </w:rPr>
            </w:pPr>
            <w:r>
              <w:rPr>
                <w:rFonts w:ascii="Calibri" w:hAnsi="Calibri" w:eastAsia="Calibri" w:cs="Calibri"/>
                <w:sz w:val="24"/>
                <w:szCs w:val="24"/>
              </w:rPr>
              <w:t>From and To Date</w:t>
            </w:r>
          </w:p>
        </w:tc>
        <w:tc>
          <w:tcPr>
            <w:tcW w:w="1575" w:type="dxa"/>
            <w:tcBorders>
              <w:bottom w:val="single" w:color="000000" w:sz="6" w:space="0"/>
              <w:right w:val="single" w:color="000000" w:sz="6" w:space="0"/>
            </w:tcBorders>
          </w:tcPr>
          <w:p w:rsidR="00BA2BE8" w:rsidP="0091387A" w:rsidRDefault="00BA2BE8" w14:paraId="1F2C4A2D" w14:textId="77777777">
            <w:pPr>
              <w:pStyle w:val="LO-normal"/>
              <w:rPr>
                <w:rFonts w:ascii="Calibri" w:hAnsi="Calibri" w:eastAsia="Calibri" w:cs="Calibri"/>
                <w:sz w:val="24"/>
                <w:szCs w:val="24"/>
              </w:rPr>
            </w:pPr>
            <w:r>
              <w:rPr>
                <w:rFonts w:ascii="Calibri" w:hAnsi="Calibri" w:eastAsia="Calibri" w:cs="Calibri"/>
                <w:sz w:val="24"/>
                <w:szCs w:val="24"/>
              </w:rPr>
              <w:t>Date</w:t>
            </w:r>
          </w:p>
        </w:tc>
        <w:tc>
          <w:tcPr>
            <w:tcW w:w="1620" w:type="dxa"/>
            <w:tcBorders>
              <w:bottom w:val="single" w:color="000000" w:sz="6" w:space="0"/>
              <w:right w:val="single" w:color="000000" w:sz="6" w:space="0"/>
            </w:tcBorders>
          </w:tcPr>
          <w:p w:rsidR="00BA2BE8" w:rsidP="0091387A" w:rsidRDefault="00BA2BE8" w14:paraId="01267073" w14:textId="77777777">
            <w:pPr>
              <w:pStyle w:val="LO-normal"/>
              <w:rPr>
                <w:rFonts w:ascii="Calibri" w:hAnsi="Calibri" w:eastAsia="Calibri" w:cs="Calibri"/>
                <w:sz w:val="24"/>
                <w:szCs w:val="24"/>
              </w:rPr>
            </w:pPr>
            <w:r>
              <w:rPr>
                <w:rFonts w:ascii="Calibri" w:hAnsi="Calibri" w:eastAsia="Calibri" w:cs="Calibri"/>
                <w:sz w:val="24"/>
                <w:szCs w:val="24"/>
              </w:rPr>
              <w:t>Required</w:t>
            </w:r>
          </w:p>
        </w:tc>
        <w:tc>
          <w:tcPr>
            <w:tcW w:w="1726" w:type="dxa"/>
            <w:tcBorders>
              <w:bottom w:val="single" w:color="000000" w:sz="6" w:space="0"/>
              <w:right w:val="single" w:color="000000" w:sz="6" w:space="0"/>
            </w:tcBorders>
          </w:tcPr>
          <w:p w:rsidR="00BA2BE8" w:rsidP="0091387A" w:rsidRDefault="00BA2BE8" w14:paraId="3AB4A5EC" w14:textId="77777777">
            <w:pPr>
              <w:pStyle w:val="LO-normal"/>
              <w:rPr>
                <w:rFonts w:ascii="Calibri" w:hAnsi="Calibri" w:eastAsia="Calibri" w:cs="Calibri"/>
                <w:sz w:val="24"/>
                <w:szCs w:val="24"/>
              </w:rPr>
            </w:pPr>
          </w:p>
        </w:tc>
        <w:tc>
          <w:tcPr>
            <w:tcW w:w="1364" w:type="dxa"/>
            <w:tcBorders>
              <w:bottom w:val="single" w:color="000000" w:sz="6" w:space="0"/>
              <w:right w:val="single" w:color="000000" w:sz="6" w:space="0"/>
            </w:tcBorders>
          </w:tcPr>
          <w:p w:rsidR="00BA2BE8" w:rsidP="0091387A" w:rsidRDefault="00BA2BE8" w14:paraId="3F4E26C7" w14:textId="77777777">
            <w:pPr>
              <w:pStyle w:val="LO-normal"/>
              <w:rPr>
                <w:rFonts w:ascii="Calibri" w:hAnsi="Calibri" w:eastAsia="Calibri" w:cs="Calibri"/>
                <w:b/>
                <w:sz w:val="28"/>
                <w:szCs w:val="28"/>
              </w:rPr>
            </w:pPr>
          </w:p>
        </w:tc>
      </w:tr>
      <w:tr w:rsidR="00BA2BE8" w:rsidTr="0091387A" w14:paraId="2C37DEB4" w14:textId="77777777">
        <w:trPr>
          <w:trHeight w:val="570"/>
        </w:trPr>
        <w:tc>
          <w:tcPr>
            <w:tcW w:w="884" w:type="dxa"/>
            <w:tcBorders>
              <w:left w:val="single" w:color="000000" w:sz="6" w:space="0"/>
              <w:bottom w:val="single" w:color="000000" w:sz="6" w:space="0"/>
              <w:right w:val="single" w:color="000000" w:sz="6" w:space="0"/>
            </w:tcBorders>
          </w:tcPr>
          <w:p w:rsidR="00BA2BE8" w:rsidP="0091387A" w:rsidRDefault="00BA2BE8" w14:paraId="0DF1CE22" w14:textId="77777777">
            <w:pPr>
              <w:pStyle w:val="LO-normal"/>
              <w:rPr>
                <w:rFonts w:ascii="Calibri" w:hAnsi="Calibri" w:eastAsia="Calibri" w:cs="Calibri"/>
                <w:sz w:val="24"/>
                <w:szCs w:val="24"/>
              </w:rPr>
            </w:pPr>
            <w:r>
              <w:rPr>
                <w:rFonts w:ascii="Calibri" w:hAnsi="Calibri" w:eastAsia="Calibri" w:cs="Calibri"/>
                <w:sz w:val="24"/>
                <w:szCs w:val="24"/>
              </w:rPr>
              <w:t>3</w:t>
            </w:r>
          </w:p>
        </w:tc>
        <w:tc>
          <w:tcPr>
            <w:tcW w:w="2160" w:type="dxa"/>
            <w:tcBorders>
              <w:bottom w:val="single" w:color="000000" w:sz="6" w:space="0"/>
              <w:right w:val="single" w:color="000000" w:sz="6" w:space="0"/>
            </w:tcBorders>
          </w:tcPr>
          <w:p w:rsidR="00BA2BE8" w:rsidP="0091387A" w:rsidRDefault="00BA2BE8" w14:paraId="107DA2E1" w14:textId="77777777">
            <w:pPr>
              <w:pStyle w:val="LO-normal"/>
              <w:rPr>
                <w:rFonts w:ascii="Calibri" w:hAnsi="Calibri" w:eastAsia="Calibri" w:cs="Calibri"/>
                <w:sz w:val="24"/>
                <w:szCs w:val="24"/>
              </w:rPr>
            </w:pPr>
            <w:r>
              <w:rPr>
                <w:rFonts w:ascii="Calibri" w:hAnsi="Calibri" w:eastAsia="Calibri" w:cs="Calibri"/>
                <w:sz w:val="24"/>
                <w:szCs w:val="24"/>
              </w:rPr>
              <w:t>Type</w:t>
            </w:r>
          </w:p>
        </w:tc>
        <w:tc>
          <w:tcPr>
            <w:tcW w:w="1575" w:type="dxa"/>
            <w:tcBorders>
              <w:bottom w:val="single" w:color="000000" w:sz="6" w:space="0"/>
              <w:right w:val="single" w:color="000000" w:sz="6" w:space="0"/>
            </w:tcBorders>
          </w:tcPr>
          <w:p w:rsidR="00BA2BE8" w:rsidP="0091387A" w:rsidRDefault="00BA2BE8" w14:paraId="3EDE51E1" w14:textId="77777777">
            <w:pPr>
              <w:pStyle w:val="LO-normal"/>
              <w:rPr>
                <w:rFonts w:ascii="Calibri" w:hAnsi="Calibri" w:eastAsia="Calibri" w:cs="Calibri"/>
                <w:sz w:val="24"/>
                <w:szCs w:val="24"/>
              </w:rPr>
            </w:pPr>
            <w:r>
              <w:rPr>
                <w:rFonts w:ascii="Calibri" w:hAnsi="Calibri" w:eastAsia="Calibri" w:cs="Calibri"/>
                <w:sz w:val="24"/>
                <w:szCs w:val="24"/>
              </w:rPr>
              <w:t>Radio button</w:t>
            </w:r>
          </w:p>
        </w:tc>
        <w:tc>
          <w:tcPr>
            <w:tcW w:w="1620" w:type="dxa"/>
            <w:tcBorders>
              <w:bottom w:val="single" w:color="000000" w:sz="6" w:space="0"/>
              <w:right w:val="single" w:color="000000" w:sz="6" w:space="0"/>
            </w:tcBorders>
          </w:tcPr>
          <w:p w:rsidR="00BA2BE8" w:rsidP="0091387A" w:rsidRDefault="00BA2BE8" w14:paraId="71F7EACB" w14:textId="77777777">
            <w:pPr>
              <w:pStyle w:val="LO-normal"/>
              <w:rPr>
                <w:rFonts w:ascii="Calibri" w:hAnsi="Calibri" w:eastAsia="Calibri" w:cs="Calibri"/>
                <w:sz w:val="24"/>
                <w:szCs w:val="24"/>
              </w:rPr>
            </w:pPr>
            <w:r>
              <w:rPr>
                <w:rFonts w:ascii="Calibri" w:hAnsi="Calibri" w:eastAsia="Calibri" w:cs="Calibri"/>
                <w:sz w:val="24"/>
                <w:szCs w:val="24"/>
              </w:rPr>
              <w:t>Required</w:t>
            </w:r>
          </w:p>
        </w:tc>
        <w:tc>
          <w:tcPr>
            <w:tcW w:w="1726" w:type="dxa"/>
            <w:tcBorders>
              <w:bottom w:val="single" w:color="000000" w:sz="6" w:space="0"/>
              <w:right w:val="single" w:color="000000" w:sz="6" w:space="0"/>
            </w:tcBorders>
          </w:tcPr>
          <w:p w:rsidR="00BA2BE8" w:rsidP="0091387A" w:rsidRDefault="00BA2BE8" w14:paraId="4EF76794" w14:textId="77777777">
            <w:pPr>
              <w:pStyle w:val="LO-normal"/>
              <w:rPr>
                <w:rFonts w:ascii="Calibri" w:hAnsi="Calibri" w:eastAsia="Calibri" w:cs="Calibri"/>
                <w:sz w:val="24"/>
                <w:szCs w:val="24"/>
              </w:rPr>
            </w:pPr>
          </w:p>
        </w:tc>
        <w:tc>
          <w:tcPr>
            <w:tcW w:w="1364" w:type="dxa"/>
            <w:tcBorders>
              <w:bottom w:val="single" w:color="000000" w:sz="6" w:space="0"/>
              <w:right w:val="single" w:color="000000" w:sz="6" w:space="0"/>
            </w:tcBorders>
          </w:tcPr>
          <w:p w:rsidR="00BA2BE8" w:rsidP="0091387A" w:rsidRDefault="00BA2BE8" w14:paraId="044D8019" w14:textId="77777777">
            <w:pPr>
              <w:pStyle w:val="LO-normal"/>
              <w:rPr>
                <w:rFonts w:ascii="Calibri" w:hAnsi="Calibri" w:eastAsia="Calibri" w:cs="Calibri"/>
                <w:b/>
                <w:sz w:val="28"/>
                <w:szCs w:val="28"/>
              </w:rPr>
            </w:pPr>
          </w:p>
        </w:tc>
      </w:tr>
      <w:tr w:rsidR="00BA2BE8" w:rsidTr="0091387A" w14:paraId="3CF383B8" w14:textId="77777777">
        <w:trPr>
          <w:trHeight w:val="570"/>
        </w:trPr>
        <w:tc>
          <w:tcPr>
            <w:tcW w:w="884" w:type="dxa"/>
            <w:tcBorders>
              <w:left w:val="single" w:color="000000" w:sz="6" w:space="0"/>
              <w:bottom w:val="single" w:color="000000" w:sz="6" w:space="0"/>
              <w:right w:val="single" w:color="000000" w:sz="6" w:space="0"/>
            </w:tcBorders>
          </w:tcPr>
          <w:p w:rsidR="00BA2BE8" w:rsidP="0091387A" w:rsidRDefault="00BA2BE8" w14:paraId="76676BE4" w14:textId="77777777">
            <w:pPr>
              <w:pStyle w:val="LO-normal"/>
              <w:rPr>
                <w:rFonts w:ascii="Calibri" w:hAnsi="Calibri" w:eastAsia="Calibri" w:cs="Calibri"/>
                <w:sz w:val="24"/>
                <w:szCs w:val="24"/>
              </w:rPr>
            </w:pPr>
            <w:r>
              <w:rPr>
                <w:rFonts w:ascii="Calibri" w:hAnsi="Calibri" w:eastAsia="Calibri" w:cs="Calibri"/>
                <w:sz w:val="24"/>
                <w:szCs w:val="24"/>
              </w:rPr>
              <w:t>4</w:t>
            </w:r>
          </w:p>
        </w:tc>
        <w:tc>
          <w:tcPr>
            <w:tcW w:w="2160" w:type="dxa"/>
            <w:tcBorders>
              <w:bottom w:val="single" w:color="000000" w:sz="6" w:space="0"/>
              <w:right w:val="single" w:color="000000" w:sz="6" w:space="0"/>
            </w:tcBorders>
          </w:tcPr>
          <w:p w:rsidR="00BA2BE8" w:rsidP="0091387A" w:rsidRDefault="00BA2BE8" w14:paraId="78A2F51F" w14:textId="77777777">
            <w:pPr>
              <w:pStyle w:val="LO-normal"/>
              <w:rPr>
                <w:rFonts w:ascii="Calibri" w:hAnsi="Calibri" w:eastAsia="Calibri" w:cs="Calibri"/>
                <w:sz w:val="24"/>
                <w:szCs w:val="24"/>
              </w:rPr>
            </w:pPr>
            <w:r>
              <w:rPr>
                <w:rFonts w:ascii="Calibri" w:hAnsi="Calibri" w:eastAsia="Calibri" w:cs="Calibri"/>
                <w:sz w:val="24"/>
                <w:szCs w:val="24"/>
              </w:rPr>
              <w:t>Regions</w:t>
            </w:r>
          </w:p>
        </w:tc>
        <w:tc>
          <w:tcPr>
            <w:tcW w:w="1575" w:type="dxa"/>
            <w:tcBorders>
              <w:bottom w:val="single" w:color="000000" w:sz="6" w:space="0"/>
              <w:right w:val="single" w:color="000000" w:sz="6" w:space="0"/>
            </w:tcBorders>
          </w:tcPr>
          <w:p w:rsidR="00BA2BE8" w:rsidP="0091387A" w:rsidRDefault="00BA2BE8" w14:paraId="1EA2AAAA" w14:textId="77777777">
            <w:pPr>
              <w:pStyle w:val="LO-normal"/>
              <w:rPr>
                <w:rFonts w:ascii="Calibri" w:hAnsi="Calibri" w:eastAsia="Calibri" w:cs="Calibri"/>
                <w:sz w:val="24"/>
                <w:szCs w:val="24"/>
              </w:rPr>
            </w:pPr>
          </w:p>
        </w:tc>
        <w:tc>
          <w:tcPr>
            <w:tcW w:w="1620" w:type="dxa"/>
            <w:tcBorders>
              <w:bottom w:val="single" w:color="000000" w:sz="6" w:space="0"/>
              <w:right w:val="single" w:color="000000" w:sz="6" w:space="0"/>
            </w:tcBorders>
          </w:tcPr>
          <w:p w:rsidR="00BA2BE8" w:rsidP="0091387A" w:rsidRDefault="00BA2BE8" w14:paraId="6179EDBC" w14:textId="77777777">
            <w:pPr>
              <w:pStyle w:val="LO-normal"/>
              <w:rPr>
                <w:rFonts w:ascii="Calibri" w:hAnsi="Calibri" w:eastAsia="Calibri" w:cs="Calibri"/>
                <w:sz w:val="24"/>
                <w:szCs w:val="24"/>
              </w:rPr>
            </w:pPr>
          </w:p>
        </w:tc>
        <w:tc>
          <w:tcPr>
            <w:tcW w:w="1726" w:type="dxa"/>
            <w:tcBorders>
              <w:bottom w:val="single" w:color="000000" w:sz="6" w:space="0"/>
              <w:right w:val="single" w:color="000000" w:sz="6" w:space="0"/>
            </w:tcBorders>
          </w:tcPr>
          <w:p w:rsidR="00BA2BE8" w:rsidP="0091387A" w:rsidRDefault="00BA2BE8" w14:paraId="1DA2250F" w14:textId="77777777">
            <w:pPr>
              <w:pStyle w:val="LO-normal"/>
              <w:rPr>
                <w:rFonts w:ascii="Calibri" w:hAnsi="Calibri" w:eastAsia="Calibri" w:cs="Calibri"/>
                <w:sz w:val="24"/>
                <w:szCs w:val="24"/>
              </w:rPr>
            </w:pPr>
          </w:p>
        </w:tc>
        <w:tc>
          <w:tcPr>
            <w:tcW w:w="1364" w:type="dxa"/>
            <w:tcBorders>
              <w:bottom w:val="single" w:color="000000" w:sz="6" w:space="0"/>
              <w:right w:val="single" w:color="000000" w:sz="6" w:space="0"/>
            </w:tcBorders>
          </w:tcPr>
          <w:p w:rsidR="00BA2BE8" w:rsidP="0091387A" w:rsidRDefault="00BA2BE8" w14:paraId="7074692B" w14:textId="77777777">
            <w:pPr>
              <w:pStyle w:val="LO-normal"/>
              <w:rPr>
                <w:rFonts w:ascii="Calibri" w:hAnsi="Calibri" w:eastAsia="Calibri" w:cs="Calibri"/>
                <w:b/>
                <w:sz w:val="28"/>
                <w:szCs w:val="28"/>
              </w:rPr>
            </w:pPr>
          </w:p>
        </w:tc>
      </w:tr>
      <w:tr w:rsidR="00BA2BE8" w:rsidTr="0091387A" w14:paraId="75596A52" w14:textId="77777777">
        <w:trPr>
          <w:trHeight w:val="570"/>
        </w:trPr>
        <w:tc>
          <w:tcPr>
            <w:tcW w:w="884" w:type="dxa"/>
            <w:tcBorders>
              <w:left w:val="single" w:color="000000" w:sz="6" w:space="0"/>
              <w:bottom w:val="single" w:color="000000" w:sz="6" w:space="0"/>
              <w:right w:val="single" w:color="000000" w:sz="6" w:space="0"/>
            </w:tcBorders>
          </w:tcPr>
          <w:p w:rsidR="00BA2BE8" w:rsidP="0091387A" w:rsidRDefault="00BA2BE8" w14:paraId="6510EF4D" w14:textId="77777777">
            <w:pPr>
              <w:pStyle w:val="LO-normal"/>
              <w:rPr>
                <w:rFonts w:ascii="Calibri" w:hAnsi="Calibri" w:eastAsia="Calibri" w:cs="Calibri"/>
                <w:sz w:val="24"/>
                <w:szCs w:val="24"/>
              </w:rPr>
            </w:pPr>
            <w:r>
              <w:rPr>
                <w:rFonts w:ascii="Calibri" w:hAnsi="Calibri" w:eastAsia="Calibri" w:cs="Calibri"/>
                <w:sz w:val="24"/>
                <w:szCs w:val="24"/>
              </w:rPr>
              <w:t>5</w:t>
            </w:r>
          </w:p>
        </w:tc>
        <w:tc>
          <w:tcPr>
            <w:tcW w:w="2160" w:type="dxa"/>
            <w:tcBorders>
              <w:bottom w:val="single" w:color="000000" w:sz="6" w:space="0"/>
              <w:right w:val="single" w:color="000000" w:sz="6" w:space="0"/>
            </w:tcBorders>
          </w:tcPr>
          <w:p w:rsidR="00BA2BE8" w:rsidP="0091387A" w:rsidRDefault="00BA2BE8" w14:paraId="55B9456C" w14:textId="77777777">
            <w:pPr>
              <w:pStyle w:val="LO-normal"/>
              <w:rPr>
                <w:rFonts w:ascii="Calibri" w:hAnsi="Calibri" w:eastAsia="Calibri" w:cs="Calibri"/>
                <w:sz w:val="24"/>
                <w:szCs w:val="24"/>
              </w:rPr>
            </w:pPr>
            <w:r>
              <w:rPr>
                <w:rFonts w:ascii="Calibri" w:hAnsi="Calibri" w:eastAsia="Calibri" w:cs="Calibri"/>
                <w:sz w:val="24"/>
                <w:szCs w:val="24"/>
              </w:rPr>
              <w:t>Create</w:t>
            </w:r>
          </w:p>
        </w:tc>
        <w:tc>
          <w:tcPr>
            <w:tcW w:w="1575" w:type="dxa"/>
            <w:tcBorders>
              <w:bottom w:val="single" w:color="000000" w:sz="6" w:space="0"/>
              <w:right w:val="single" w:color="000000" w:sz="6" w:space="0"/>
            </w:tcBorders>
          </w:tcPr>
          <w:p w:rsidR="00BA2BE8" w:rsidP="0091387A" w:rsidRDefault="00BA2BE8" w14:paraId="3FA92204" w14:textId="77777777">
            <w:pPr>
              <w:pStyle w:val="LO-normal"/>
              <w:rPr>
                <w:rFonts w:ascii="Calibri" w:hAnsi="Calibri" w:eastAsia="Calibri" w:cs="Calibri"/>
                <w:sz w:val="24"/>
                <w:szCs w:val="24"/>
              </w:rPr>
            </w:pPr>
            <w:r>
              <w:rPr>
                <w:rFonts w:ascii="Calibri" w:hAnsi="Calibri" w:eastAsia="Calibri" w:cs="Calibri"/>
                <w:sz w:val="24"/>
                <w:szCs w:val="24"/>
              </w:rPr>
              <w:t>Button</w:t>
            </w:r>
          </w:p>
        </w:tc>
        <w:tc>
          <w:tcPr>
            <w:tcW w:w="1620" w:type="dxa"/>
            <w:tcBorders>
              <w:bottom w:val="single" w:color="000000" w:sz="6" w:space="0"/>
              <w:right w:val="single" w:color="000000" w:sz="6" w:space="0"/>
            </w:tcBorders>
          </w:tcPr>
          <w:p w:rsidR="00BA2BE8" w:rsidP="0091387A" w:rsidRDefault="00BA2BE8" w14:paraId="568ACEDD" w14:textId="77777777">
            <w:pPr>
              <w:pStyle w:val="LO-normal"/>
              <w:rPr>
                <w:rFonts w:ascii="Calibri" w:hAnsi="Calibri" w:eastAsia="Calibri" w:cs="Calibri"/>
                <w:sz w:val="24"/>
                <w:szCs w:val="24"/>
              </w:rPr>
            </w:pPr>
          </w:p>
        </w:tc>
        <w:tc>
          <w:tcPr>
            <w:tcW w:w="1726" w:type="dxa"/>
            <w:tcBorders>
              <w:bottom w:val="single" w:color="000000" w:sz="6" w:space="0"/>
              <w:right w:val="single" w:color="000000" w:sz="6" w:space="0"/>
            </w:tcBorders>
          </w:tcPr>
          <w:p w:rsidR="00BA2BE8" w:rsidP="0091387A" w:rsidRDefault="00BA2BE8" w14:paraId="262EE534" w14:textId="77777777">
            <w:pPr>
              <w:pStyle w:val="LO-normal"/>
              <w:rPr>
                <w:rFonts w:ascii="Calibri" w:hAnsi="Calibri" w:eastAsia="Calibri" w:cs="Calibri"/>
                <w:sz w:val="24"/>
                <w:szCs w:val="24"/>
              </w:rPr>
            </w:pPr>
          </w:p>
        </w:tc>
        <w:tc>
          <w:tcPr>
            <w:tcW w:w="1364" w:type="dxa"/>
            <w:tcBorders>
              <w:bottom w:val="single" w:color="000000" w:sz="6" w:space="0"/>
              <w:right w:val="single" w:color="000000" w:sz="6" w:space="0"/>
            </w:tcBorders>
          </w:tcPr>
          <w:p w:rsidR="00BA2BE8" w:rsidP="0091387A" w:rsidRDefault="00BA2BE8" w14:paraId="701BCB76" w14:textId="77777777">
            <w:pPr>
              <w:pStyle w:val="LO-normal"/>
              <w:rPr>
                <w:rFonts w:ascii="Calibri" w:hAnsi="Calibri" w:eastAsia="Calibri" w:cs="Calibri"/>
                <w:b/>
                <w:sz w:val="28"/>
                <w:szCs w:val="28"/>
              </w:rPr>
            </w:pPr>
          </w:p>
        </w:tc>
      </w:tr>
    </w:tbl>
    <w:p w:rsidR="00BA2BE8" w:rsidP="00BA2BE8" w:rsidRDefault="00BA2BE8" w14:paraId="0250C0C2" w14:textId="77777777">
      <w:pPr>
        <w:pStyle w:val="LO-normal"/>
        <w:spacing w:after="140" w:line="300" w:lineRule="auto"/>
        <w:rPr>
          <w:rFonts w:ascii="Calibri" w:hAnsi="Calibri" w:eastAsia="Calibri" w:cs="Calibri"/>
          <w:sz w:val="24"/>
          <w:szCs w:val="24"/>
        </w:rPr>
      </w:pPr>
    </w:p>
    <w:p w:rsidR="00BA2BE8" w:rsidP="00BA2BE8" w:rsidRDefault="00BA2BE8" w14:paraId="6EFF746B" w14:textId="77777777">
      <w:pPr>
        <w:pStyle w:val="LO-normal"/>
        <w:spacing w:after="140" w:line="300" w:lineRule="auto"/>
        <w:rPr>
          <w:rFonts w:ascii="Calibri" w:hAnsi="Calibri" w:eastAsia="Calibri" w:cs="Calibri"/>
          <w:sz w:val="24"/>
          <w:szCs w:val="24"/>
        </w:rPr>
      </w:pPr>
      <w:r>
        <w:rPr>
          <w:rFonts w:ascii="Calibri" w:hAnsi="Calibri" w:eastAsia="Calibri" w:cs="Calibri"/>
          <w:sz w:val="24"/>
          <w:szCs w:val="24"/>
        </w:rPr>
        <w:t>▪   Type – Increase or Decrease</w:t>
      </w:r>
    </w:p>
    <w:p w:rsidR="00BA2BE8" w:rsidP="00BA2BE8" w:rsidRDefault="00BA2BE8" w14:paraId="59221193" w14:textId="77777777">
      <w:pPr>
        <w:pStyle w:val="LO-normal"/>
        <w:spacing w:after="140" w:line="300" w:lineRule="auto"/>
        <w:rPr>
          <w:rFonts w:ascii="Calibri" w:hAnsi="Calibri" w:eastAsia="Calibri" w:cs="Calibri"/>
          <w:sz w:val="24"/>
          <w:szCs w:val="24"/>
        </w:rPr>
      </w:pPr>
      <w:r>
        <w:rPr>
          <w:rFonts w:ascii="Calibri" w:hAnsi="Calibri" w:eastAsia="Calibri" w:cs="Calibri"/>
          <w:sz w:val="24"/>
          <w:szCs w:val="24"/>
        </w:rPr>
        <w:t>▪   % of increase or decrease</w:t>
      </w:r>
    </w:p>
    <w:p w:rsidR="00BA2BE8" w:rsidP="4DF41364" w:rsidRDefault="00BA2BE8" w14:paraId="0B092A1E" w14:textId="77777777">
      <w:pPr>
        <w:pStyle w:val="LO-normal"/>
        <w:spacing w:after="140" w:line="300" w:lineRule="auto"/>
        <w:rPr>
          <w:rFonts w:ascii="Calibri" w:hAnsi="Calibri" w:eastAsia="Calibri" w:cs="Calibri"/>
          <w:b/>
          <w:bCs/>
          <w:sz w:val="24"/>
          <w:szCs w:val="24"/>
          <w:lang w:val="en-US"/>
        </w:rPr>
      </w:pPr>
      <w:r w:rsidRPr="4DF41364">
        <w:rPr>
          <w:rFonts w:ascii="Calibri" w:hAnsi="Calibri" w:eastAsia="Calibri" w:cs="Calibri"/>
          <w:b/>
          <w:bCs/>
          <w:sz w:val="24"/>
          <w:szCs w:val="24"/>
          <w:lang w:val="en-US"/>
        </w:rPr>
        <w:t>Availability / Stop Sales :</w:t>
      </w:r>
    </w:p>
    <w:p w:rsidR="00BA2BE8" w:rsidP="4DF41364" w:rsidRDefault="00BA2BE8" w14:paraId="79A18215" w14:textId="77777777">
      <w:pPr>
        <w:pStyle w:val="LO-normal"/>
        <w:spacing w:after="140" w:line="300" w:lineRule="auto"/>
        <w:rPr>
          <w:rFonts w:ascii="Calibri" w:hAnsi="Calibri" w:eastAsia="Calibri" w:cs="Calibri"/>
          <w:sz w:val="24"/>
          <w:szCs w:val="24"/>
          <w:lang w:val="en-US"/>
        </w:rPr>
      </w:pPr>
      <w:r w:rsidRPr="4DF41364">
        <w:rPr>
          <w:rFonts w:ascii="Calibri" w:hAnsi="Calibri" w:eastAsia="Calibri" w:cs="Calibri"/>
          <w:sz w:val="24"/>
          <w:szCs w:val="24"/>
          <w:lang w:val="en-US"/>
        </w:rPr>
        <w:t>On the Availability page, suppliers have the option to implement stop sales during natural calamities or other specified conditions.</w:t>
      </w:r>
    </w:p>
    <w:p w:rsidR="00BA2BE8" w:rsidP="00BA2BE8" w:rsidRDefault="00BA2BE8" w14:paraId="440860E1" w14:textId="77777777">
      <w:pPr>
        <w:pStyle w:val="LO-normal"/>
        <w:shd w:val="clear" w:color="auto" w:fill="FFFFFF"/>
        <w:spacing w:line="211" w:lineRule="auto"/>
        <w:rPr>
          <w:rFonts w:ascii="Calibri" w:hAnsi="Calibri" w:eastAsia="Calibri" w:cs="Calibri"/>
          <w:b/>
          <w:sz w:val="28"/>
          <w:szCs w:val="28"/>
        </w:rPr>
      </w:pPr>
    </w:p>
    <w:tbl>
      <w:tblPr>
        <w:tblW w:w="9330" w:type="dxa"/>
        <w:tblCellMar>
          <w:top w:w="100" w:type="dxa"/>
          <w:left w:w="100" w:type="dxa"/>
          <w:bottom w:w="100" w:type="dxa"/>
          <w:right w:w="100" w:type="dxa"/>
        </w:tblCellMar>
        <w:tblLook w:val="0600" w:firstRow="0" w:lastRow="0" w:firstColumn="0" w:lastColumn="0" w:noHBand="1" w:noVBand="1"/>
      </w:tblPr>
      <w:tblGrid>
        <w:gridCol w:w="885"/>
        <w:gridCol w:w="2160"/>
        <w:gridCol w:w="1575"/>
        <w:gridCol w:w="1620"/>
        <w:gridCol w:w="1726"/>
        <w:gridCol w:w="1364"/>
      </w:tblGrid>
      <w:tr w:rsidR="00BA2BE8" w:rsidTr="0091387A" w14:paraId="21A2F9F5" w14:textId="77777777">
        <w:trPr>
          <w:trHeight w:val="495"/>
        </w:trPr>
        <w:tc>
          <w:tcPr>
            <w:tcW w:w="884" w:type="dxa"/>
            <w:tcBorders>
              <w:top w:val="single" w:color="000000" w:sz="6" w:space="0"/>
              <w:left w:val="single" w:color="000000" w:sz="6" w:space="0"/>
              <w:bottom w:val="single" w:color="000000" w:sz="6" w:space="0"/>
              <w:right w:val="single" w:color="000000" w:sz="6" w:space="0"/>
            </w:tcBorders>
          </w:tcPr>
          <w:p w:rsidR="00BA2BE8" w:rsidP="0091387A" w:rsidRDefault="00BA2BE8" w14:paraId="10797E51" w14:textId="77777777">
            <w:pPr>
              <w:pStyle w:val="LO-normal"/>
              <w:rPr>
                <w:rFonts w:ascii="Calibri" w:hAnsi="Calibri" w:eastAsia="Calibri" w:cs="Calibri"/>
                <w:b/>
                <w:sz w:val="24"/>
                <w:szCs w:val="24"/>
              </w:rPr>
            </w:pPr>
            <w:r>
              <w:rPr>
                <w:rFonts w:ascii="Calibri" w:hAnsi="Calibri" w:eastAsia="Calibri" w:cs="Calibri"/>
                <w:b/>
                <w:sz w:val="24"/>
                <w:szCs w:val="24"/>
              </w:rPr>
              <w:t>S NO</w:t>
            </w:r>
          </w:p>
        </w:tc>
        <w:tc>
          <w:tcPr>
            <w:tcW w:w="2160" w:type="dxa"/>
            <w:tcBorders>
              <w:top w:val="single" w:color="000000" w:sz="6" w:space="0"/>
              <w:bottom w:val="single" w:color="000000" w:sz="6" w:space="0"/>
              <w:right w:val="single" w:color="000000" w:sz="6" w:space="0"/>
            </w:tcBorders>
          </w:tcPr>
          <w:p w:rsidR="00BA2BE8" w:rsidP="0091387A" w:rsidRDefault="00BA2BE8" w14:paraId="1FEFB674" w14:textId="77777777">
            <w:pPr>
              <w:pStyle w:val="LO-normal"/>
              <w:rPr>
                <w:rFonts w:ascii="Calibri" w:hAnsi="Calibri" w:eastAsia="Calibri" w:cs="Calibri"/>
                <w:b/>
                <w:sz w:val="24"/>
                <w:szCs w:val="24"/>
              </w:rPr>
            </w:pPr>
            <w:r>
              <w:rPr>
                <w:rFonts w:ascii="Calibri" w:hAnsi="Calibri" w:eastAsia="Calibri" w:cs="Calibri"/>
                <w:b/>
                <w:sz w:val="24"/>
                <w:szCs w:val="24"/>
              </w:rPr>
              <w:t>Fields</w:t>
            </w:r>
          </w:p>
        </w:tc>
        <w:tc>
          <w:tcPr>
            <w:tcW w:w="1575" w:type="dxa"/>
            <w:tcBorders>
              <w:top w:val="single" w:color="000000" w:sz="6" w:space="0"/>
              <w:bottom w:val="single" w:color="000000" w:sz="6" w:space="0"/>
              <w:right w:val="single" w:color="000000" w:sz="6" w:space="0"/>
            </w:tcBorders>
          </w:tcPr>
          <w:p w:rsidR="00BA2BE8" w:rsidP="0091387A" w:rsidRDefault="00BA2BE8" w14:paraId="4A374F7D" w14:textId="77777777">
            <w:pPr>
              <w:pStyle w:val="LO-normal"/>
              <w:rPr>
                <w:rFonts w:ascii="Calibri" w:hAnsi="Calibri" w:eastAsia="Calibri" w:cs="Calibri"/>
                <w:b/>
                <w:sz w:val="24"/>
                <w:szCs w:val="24"/>
              </w:rPr>
            </w:pPr>
            <w:r>
              <w:rPr>
                <w:rFonts w:ascii="Calibri" w:hAnsi="Calibri" w:eastAsia="Calibri" w:cs="Calibri"/>
                <w:b/>
                <w:sz w:val="24"/>
                <w:szCs w:val="24"/>
              </w:rPr>
              <w:t>Control</w:t>
            </w:r>
          </w:p>
        </w:tc>
        <w:tc>
          <w:tcPr>
            <w:tcW w:w="1620" w:type="dxa"/>
            <w:tcBorders>
              <w:top w:val="single" w:color="000000" w:sz="6" w:space="0"/>
              <w:bottom w:val="single" w:color="000000" w:sz="6" w:space="0"/>
              <w:right w:val="single" w:color="000000" w:sz="6" w:space="0"/>
            </w:tcBorders>
          </w:tcPr>
          <w:p w:rsidR="00BA2BE8" w:rsidP="0091387A" w:rsidRDefault="00BA2BE8" w14:paraId="46F155F6" w14:textId="77777777">
            <w:pPr>
              <w:pStyle w:val="LO-normal"/>
              <w:rPr>
                <w:rFonts w:ascii="Calibri" w:hAnsi="Calibri" w:eastAsia="Calibri" w:cs="Calibri"/>
                <w:b/>
                <w:sz w:val="24"/>
                <w:szCs w:val="24"/>
              </w:rPr>
            </w:pPr>
            <w:r>
              <w:rPr>
                <w:rFonts w:ascii="Calibri" w:hAnsi="Calibri" w:eastAsia="Calibri" w:cs="Calibri"/>
                <w:b/>
                <w:sz w:val="24"/>
                <w:szCs w:val="24"/>
              </w:rPr>
              <w:t>Mandatory</w:t>
            </w:r>
          </w:p>
        </w:tc>
        <w:tc>
          <w:tcPr>
            <w:tcW w:w="1726" w:type="dxa"/>
            <w:tcBorders>
              <w:top w:val="single" w:color="000000" w:sz="6" w:space="0"/>
              <w:bottom w:val="single" w:color="000000" w:sz="6" w:space="0"/>
              <w:right w:val="single" w:color="000000" w:sz="6" w:space="0"/>
            </w:tcBorders>
          </w:tcPr>
          <w:p w:rsidR="00BA2BE8" w:rsidP="0091387A" w:rsidRDefault="00BA2BE8" w14:paraId="337B9942" w14:textId="77777777">
            <w:pPr>
              <w:pStyle w:val="LO-normal"/>
              <w:rPr>
                <w:rFonts w:ascii="Calibri" w:hAnsi="Calibri" w:eastAsia="Calibri" w:cs="Calibri"/>
                <w:b/>
                <w:sz w:val="24"/>
                <w:szCs w:val="24"/>
              </w:rPr>
            </w:pPr>
            <w:r>
              <w:rPr>
                <w:rFonts w:ascii="Calibri" w:hAnsi="Calibri" w:eastAsia="Calibri" w:cs="Calibri"/>
                <w:b/>
                <w:sz w:val="24"/>
                <w:szCs w:val="24"/>
              </w:rPr>
              <w:t>Value</w:t>
            </w:r>
          </w:p>
        </w:tc>
        <w:tc>
          <w:tcPr>
            <w:tcW w:w="1364" w:type="dxa"/>
            <w:tcBorders>
              <w:top w:val="single" w:color="000000" w:sz="6" w:space="0"/>
              <w:bottom w:val="single" w:color="000000" w:sz="6" w:space="0"/>
              <w:right w:val="single" w:color="000000" w:sz="6" w:space="0"/>
            </w:tcBorders>
          </w:tcPr>
          <w:p w:rsidR="00BA2BE8" w:rsidP="0091387A" w:rsidRDefault="00BA2BE8" w14:paraId="27B3391E" w14:textId="77777777">
            <w:pPr>
              <w:pStyle w:val="LO-normal"/>
              <w:rPr>
                <w:rFonts w:ascii="Calibri" w:hAnsi="Calibri" w:eastAsia="Calibri" w:cs="Calibri"/>
                <w:b/>
                <w:sz w:val="24"/>
                <w:szCs w:val="24"/>
              </w:rPr>
            </w:pPr>
            <w:r>
              <w:rPr>
                <w:rFonts w:ascii="Calibri" w:hAnsi="Calibri" w:eastAsia="Calibri" w:cs="Calibri"/>
                <w:b/>
                <w:sz w:val="24"/>
                <w:szCs w:val="24"/>
              </w:rPr>
              <w:t>Default</w:t>
            </w:r>
          </w:p>
        </w:tc>
      </w:tr>
      <w:tr w:rsidR="00BA2BE8" w:rsidTr="0091387A" w14:paraId="28E34D36" w14:textId="77777777">
        <w:trPr>
          <w:trHeight w:val="570"/>
        </w:trPr>
        <w:tc>
          <w:tcPr>
            <w:tcW w:w="884" w:type="dxa"/>
            <w:tcBorders>
              <w:left w:val="single" w:color="000000" w:sz="6" w:space="0"/>
              <w:bottom w:val="single" w:color="000000" w:sz="6" w:space="0"/>
              <w:right w:val="single" w:color="000000" w:sz="6" w:space="0"/>
            </w:tcBorders>
          </w:tcPr>
          <w:p w:rsidR="00BA2BE8" w:rsidP="0091387A" w:rsidRDefault="00BA2BE8" w14:paraId="045BFF7A" w14:textId="77777777">
            <w:pPr>
              <w:pStyle w:val="LO-normal"/>
              <w:rPr>
                <w:rFonts w:ascii="Calibri" w:hAnsi="Calibri" w:eastAsia="Calibri" w:cs="Calibri"/>
                <w:sz w:val="24"/>
                <w:szCs w:val="24"/>
              </w:rPr>
            </w:pPr>
            <w:r>
              <w:rPr>
                <w:rFonts w:ascii="Calibri" w:hAnsi="Calibri" w:eastAsia="Calibri" w:cs="Calibri"/>
                <w:sz w:val="24"/>
                <w:szCs w:val="24"/>
              </w:rPr>
              <w:t>1</w:t>
            </w:r>
          </w:p>
        </w:tc>
        <w:tc>
          <w:tcPr>
            <w:tcW w:w="2160" w:type="dxa"/>
            <w:tcBorders>
              <w:bottom w:val="single" w:color="000000" w:sz="6" w:space="0"/>
              <w:right w:val="single" w:color="000000" w:sz="6" w:space="0"/>
            </w:tcBorders>
          </w:tcPr>
          <w:p w:rsidR="00BA2BE8" w:rsidP="0091387A" w:rsidRDefault="00BA2BE8" w14:paraId="5864AC22" w14:textId="77777777">
            <w:pPr>
              <w:pStyle w:val="LO-normal"/>
              <w:rPr>
                <w:rFonts w:ascii="Calibri" w:hAnsi="Calibri" w:eastAsia="Calibri" w:cs="Calibri"/>
                <w:sz w:val="24"/>
                <w:szCs w:val="24"/>
              </w:rPr>
            </w:pPr>
            <w:r>
              <w:rPr>
                <w:rFonts w:ascii="Calibri" w:hAnsi="Calibri" w:eastAsia="Calibri" w:cs="Calibri"/>
                <w:sz w:val="24"/>
                <w:szCs w:val="24"/>
              </w:rPr>
              <w:t>Name of the stop sale</w:t>
            </w:r>
          </w:p>
        </w:tc>
        <w:tc>
          <w:tcPr>
            <w:tcW w:w="1575" w:type="dxa"/>
            <w:tcBorders>
              <w:bottom w:val="single" w:color="000000" w:sz="6" w:space="0"/>
              <w:right w:val="single" w:color="000000" w:sz="6" w:space="0"/>
            </w:tcBorders>
          </w:tcPr>
          <w:p w:rsidR="00BA2BE8" w:rsidP="0091387A" w:rsidRDefault="00BA2BE8" w14:paraId="292C72C3" w14:textId="77777777">
            <w:pPr>
              <w:pStyle w:val="LO-normal"/>
              <w:rPr>
                <w:rFonts w:ascii="Calibri" w:hAnsi="Calibri" w:eastAsia="Calibri" w:cs="Calibri"/>
                <w:sz w:val="24"/>
                <w:szCs w:val="24"/>
              </w:rPr>
            </w:pPr>
            <w:r>
              <w:rPr>
                <w:rFonts w:ascii="Calibri" w:hAnsi="Calibri" w:eastAsia="Calibri" w:cs="Calibri"/>
                <w:sz w:val="24"/>
                <w:szCs w:val="24"/>
              </w:rPr>
              <w:t>Text box</w:t>
            </w:r>
          </w:p>
        </w:tc>
        <w:tc>
          <w:tcPr>
            <w:tcW w:w="1620" w:type="dxa"/>
            <w:tcBorders>
              <w:bottom w:val="single" w:color="000000" w:sz="6" w:space="0"/>
              <w:right w:val="single" w:color="000000" w:sz="6" w:space="0"/>
            </w:tcBorders>
          </w:tcPr>
          <w:p w:rsidR="00BA2BE8" w:rsidP="0091387A" w:rsidRDefault="00BA2BE8" w14:paraId="293B7796" w14:textId="77777777">
            <w:pPr>
              <w:pStyle w:val="LO-normal"/>
              <w:rPr>
                <w:rFonts w:ascii="Calibri" w:hAnsi="Calibri" w:eastAsia="Calibri" w:cs="Calibri"/>
                <w:sz w:val="24"/>
                <w:szCs w:val="24"/>
              </w:rPr>
            </w:pPr>
            <w:r>
              <w:rPr>
                <w:rFonts w:ascii="Calibri" w:hAnsi="Calibri" w:eastAsia="Calibri" w:cs="Calibri"/>
                <w:sz w:val="24"/>
                <w:szCs w:val="24"/>
              </w:rPr>
              <w:t>Required</w:t>
            </w:r>
          </w:p>
        </w:tc>
        <w:tc>
          <w:tcPr>
            <w:tcW w:w="1726" w:type="dxa"/>
            <w:tcBorders>
              <w:bottom w:val="single" w:color="000000" w:sz="6" w:space="0"/>
              <w:right w:val="single" w:color="000000" w:sz="6" w:space="0"/>
            </w:tcBorders>
          </w:tcPr>
          <w:p w:rsidR="00BA2BE8" w:rsidP="0091387A" w:rsidRDefault="00BA2BE8" w14:paraId="696779AD" w14:textId="77777777">
            <w:pPr>
              <w:pStyle w:val="LO-normal"/>
              <w:rPr>
                <w:rFonts w:ascii="Calibri" w:hAnsi="Calibri" w:eastAsia="Calibri" w:cs="Calibri"/>
                <w:sz w:val="24"/>
                <w:szCs w:val="24"/>
              </w:rPr>
            </w:pPr>
          </w:p>
        </w:tc>
        <w:tc>
          <w:tcPr>
            <w:tcW w:w="1364" w:type="dxa"/>
            <w:tcBorders>
              <w:bottom w:val="single" w:color="000000" w:sz="6" w:space="0"/>
              <w:right w:val="single" w:color="000000" w:sz="6" w:space="0"/>
            </w:tcBorders>
          </w:tcPr>
          <w:p w:rsidR="00BA2BE8" w:rsidP="0091387A" w:rsidRDefault="00BA2BE8" w14:paraId="41B3C6ED" w14:textId="77777777">
            <w:pPr>
              <w:pStyle w:val="LO-normal"/>
              <w:rPr>
                <w:rFonts w:ascii="Calibri" w:hAnsi="Calibri" w:eastAsia="Calibri" w:cs="Calibri"/>
                <w:b/>
                <w:sz w:val="28"/>
                <w:szCs w:val="28"/>
              </w:rPr>
            </w:pPr>
            <w:r>
              <w:rPr>
                <w:rFonts w:ascii="Calibri" w:hAnsi="Calibri" w:eastAsia="Calibri" w:cs="Calibri"/>
                <w:b/>
                <w:sz w:val="28"/>
                <w:szCs w:val="28"/>
              </w:rPr>
              <w:t xml:space="preserve"> </w:t>
            </w:r>
          </w:p>
        </w:tc>
      </w:tr>
      <w:tr w:rsidR="00BA2BE8" w:rsidTr="0091387A" w14:paraId="3D0EF3F0" w14:textId="77777777">
        <w:trPr>
          <w:trHeight w:val="570"/>
        </w:trPr>
        <w:tc>
          <w:tcPr>
            <w:tcW w:w="884" w:type="dxa"/>
            <w:tcBorders>
              <w:left w:val="single" w:color="000000" w:sz="6" w:space="0"/>
              <w:bottom w:val="single" w:color="000000" w:sz="6" w:space="0"/>
              <w:right w:val="single" w:color="000000" w:sz="6" w:space="0"/>
            </w:tcBorders>
          </w:tcPr>
          <w:p w:rsidR="00BA2BE8" w:rsidP="0091387A" w:rsidRDefault="00BA2BE8" w14:paraId="3315E5A9" w14:textId="77777777">
            <w:pPr>
              <w:pStyle w:val="LO-normal"/>
              <w:rPr>
                <w:rFonts w:ascii="Calibri" w:hAnsi="Calibri" w:eastAsia="Calibri" w:cs="Calibri"/>
                <w:sz w:val="24"/>
                <w:szCs w:val="24"/>
              </w:rPr>
            </w:pPr>
            <w:r>
              <w:rPr>
                <w:rFonts w:ascii="Calibri" w:hAnsi="Calibri" w:eastAsia="Calibri" w:cs="Calibri"/>
                <w:sz w:val="24"/>
                <w:szCs w:val="24"/>
              </w:rPr>
              <w:t>2</w:t>
            </w:r>
          </w:p>
        </w:tc>
        <w:tc>
          <w:tcPr>
            <w:tcW w:w="2160" w:type="dxa"/>
            <w:tcBorders>
              <w:bottom w:val="single" w:color="000000" w:sz="6" w:space="0"/>
              <w:right w:val="single" w:color="000000" w:sz="6" w:space="0"/>
            </w:tcBorders>
          </w:tcPr>
          <w:p w:rsidR="00BA2BE8" w:rsidP="0091387A" w:rsidRDefault="00BA2BE8" w14:paraId="6A186473" w14:textId="77777777">
            <w:pPr>
              <w:pStyle w:val="LO-normal"/>
              <w:rPr>
                <w:rFonts w:ascii="Calibri" w:hAnsi="Calibri" w:eastAsia="Calibri" w:cs="Calibri"/>
                <w:sz w:val="24"/>
                <w:szCs w:val="24"/>
              </w:rPr>
            </w:pPr>
            <w:r>
              <w:rPr>
                <w:rFonts w:ascii="Calibri" w:hAnsi="Calibri" w:eastAsia="Calibri" w:cs="Calibri"/>
                <w:sz w:val="24"/>
                <w:szCs w:val="24"/>
              </w:rPr>
              <w:t>From and To Date</w:t>
            </w:r>
          </w:p>
        </w:tc>
        <w:tc>
          <w:tcPr>
            <w:tcW w:w="1575" w:type="dxa"/>
            <w:tcBorders>
              <w:bottom w:val="single" w:color="000000" w:sz="6" w:space="0"/>
              <w:right w:val="single" w:color="000000" w:sz="6" w:space="0"/>
            </w:tcBorders>
          </w:tcPr>
          <w:p w:rsidR="00BA2BE8" w:rsidP="0091387A" w:rsidRDefault="00BA2BE8" w14:paraId="44D28ABC" w14:textId="77777777">
            <w:pPr>
              <w:pStyle w:val="LO-normal"/>
              <w:rPr>
                <w:rFonts w:ascii="Calibri" w:hAnsi="Calibri" w:eastAsia="Calibri" w:cs="Calibri"/>
                <w:sz w:val="24"/>
                <w:szCs w:val="24"/>
              </w:rPr>
            </w:pPr>
            <w:r>
              <w:rPr>
                <w:rFonts w:ascii="Calibri" w:hAnsi="Calibri" w:eastAsia="Calibri" w:cs="Calibri"/>
                <w:sz w:val="24"/>
                <w:szCs w:val="24"/>
              </w:rPr>
              <w:t>Date</w:t>
            </w:r>
          </w:p>
        </w:tc>
        <w:tc>
          <w:tcPr>
            <w:tcW w:w="1620" w:type="dxa"/>
            <w:tcBorders>
              <w:bottom w:val="single" w:color="000000" w:sz="6" w:space="0"/>
              <w:right w:val="single" w:color="000000" w:sz="6" w:space="0"/>
            </w:tcBorders>
          </w:tcPr>
          <w:p w:rsidR="00BA2BE8" w:rsidP="0091387A" w:rsidRDefault="00BA2BE8" w14:paraId="5C212AE8" w14:textId="77777777">
            <w:pPr>
              <w:pStyle w:val="LO-normal"/>
              <w:rPr>
                <w:rFonts w:ascii="Calibri" w:hAnsi="Calibri" w:eastAsia="Calibri" w:cs="Calibri"/>
                <w:sz w:val="24"/>
                <w:szCs w:val="24"/>
              </w:rPr>
            </w:pPr>
            <w:r>
              <w:rPr>
                <w:rFonts w:ascii="Calibri" w:hAnsi="Calibri" w:eastAsia="Calibri" w:cs="Calibri"/>
                <w:sz w:val="24"/>
                <w:szCs w:val="24"/>
              </w:rPr>
              <w:t>Required</w:t>
            </w:r>
          </w:p>
        </w:tc>
        <w:tc>
          <w:tcPr>
            <w:tcW w:w="1726" w:type="dxa"/>
            <w:tcBorders>
              <w:bottom w:val="single" w:color="000000" w:sz="6" w:space="0"/>
              <w:right w:val="single" w:color="000000" w:sz="6" w:space="0"/>
            </w:tcBorders>
          </w:tcPr>
          <w:p w:rsidR="00BA2BE8" w:rsidP="0091387A" w:rsidRDefault="00BA2BE8" w14:paraId="7F77F399" w14:textId="77777777">
            <w:pPr>
              <w:pStyle w:val="LO-normal"/>
              <w:rPr>
                <w:rFonts w:ascii="Calibri" w:hAnsi="Calibri" w:eastAsia="Calibri" w:cs="Calibri"/>
                <w:sz w:val="24"/>
                <w:szCs w:val="24"/>
              </w:rPr>
            </w:pPr>
          </w:p>
        </w:tc>
        <w:tc>
          <w:tcPr>
            <w:tcW w:w="1364" w:type="dxa"/>
            <w:tcBorders>
              <w:bottom w:val="single" w:color="000000" w:sz="6" w:space="0"/>
              <w:right w:val="single" w:color="000000" w:sz="6" w:space="0"/>
            </w:tcBorders>
          </w:tcPr>
          <w:p w:rsidR="00BA2BE8" w:rsidP="0091387A" w:rsidRDefault="00BA2BE8" w14:paraId="37C9354F" w14:textId="77777777">
            <w:pPr>
              <w:pStyle w:val="LO-normal"/>
              <w:rPr>
                <w:rFonts w:ascii="Calibri" w:hAnsi="Calibri" w:eastAsia="Calibri" w:cs="Calibri"/>
                <w:b/>
                <w:sz w:val="28"/>
                <w:szCs w:val="28"/>
              </w:rPr>
            </w:pPr>
          </w:p>
        </w:tc>
      </w:tr>
      <w:tr w:rsidR="00BA2BE8" w:rsidTr="0091387A" w14:paraId="3179AFB8" w14:textId="77777777">
        <w:trPr>
          <w:trHeight w:val="570"/>
        </w:trPr>
        <w:tc>
          <w:tcPr>
            <w:tcW w:w="884" w:type="dxa"/>
            <w:tcBorders>
              <w:left w:val="single" w:color="000000" w:sz="6" w:space="0"/>
              <w:bottom w:val="single" w:color="000000" w:sz="6" w:space="0"/>
              <w:right w:val="single" w:color="000000" w:sz="6" w:space="0"/>
            </w:tcBorders>
          </w:tcPr>
          <w:p w:rsidR="00BA2BE8" w:rsidP="0091387A" w:rsidRDefault="00BA2BE8" w14:paraId="01B108AC" w14:textId="77777777">
            <w:pPr>
              <w:pStyle w:val="LO-normal"/>
              <w:rPr>
                <w:rFonts w:ascii="Calibri" w:hAnsi="Calibri" w:eastAsia="Calibri" w:cs="Calibri"/>
                <w:sz w:val="24"/>
                <w:szCs w:val="24"/>
              </w:rPr>
            </w:pPr>
            <w:r>
              <w:rPr>
                <w:rFonts w:ascii="Calibri" w:hAnsi="Calibri" w:eastAsia="Calibri" w:cs="Calibri"/>
                <w:sz w:val="24"/>
                <w:szCs w:val="24"/>
              </w:rPr>
              <w:t>3</w:t>
            </w:r>
          </w:p>
        </w:tc>
        <w:tc>
          <w:tcPr>
            <w:tcW w:w="2160" w:type="dxa"/>
            <w:tcBorders>
              <w:bottom w:val="single" w:color="000000" w:sz="6" w:space="0"/>
              <w:right w:val="single" w:color="000000" w:sz="6" w:space="0"/>
            </w:tcBorders>
          </w:tcPr>
          <w:p w:rsidR="00BA2BE8" w:rsidP="0091387A" w:rsidRDefault="00BA2BE8" w14:paraId="7FA650B9" w14:textId="77777777">
            <w:pPr>
              <w:pStyle w:val="LO-normal"/>
              <w:rPr>
                <w:rFonts w:ascii="Calibri" w:hAnsi="Calibri" w:eastAsia="Calibri" w:cs="Calibri"/>
                <w:sz w:val="24"/>
                <w:szCs w:val="24"/>
              </w:rPr>
            </w:pPr>
            <w:r>
              <w:rPr>
                <w:rFonts w:ascii="Calibri" w:hAnsi="Calibri" w:eastAsia="Calibri" w:cs="Calibri"/>
                <w:sz w:val="24"/>
                <w:szCs w:val="24"/>
              </w:rPr>
              <w:t>Regions</w:t>
            </w:r>
          </w:p>
        </w:tc>
        <w:tc>
          <w:tcPr>
            <w:tcW w:w="1575" w:type="dxa"/>
            <w:tcBorders>
              <w:bottom w:val="single" w:color="000000" w:sz="6" w:space="0"/>
              <w:right w:val="single" w:color="000000" w:sz="6" w:space="0"/>
            </w:tcBorders>
          </w:tcPr>
          <w:p w:rsidR="00BA2BE8" w:rsidP="0091387A" w:rsidRDefault="00BA2BE8" w14:paraId="2A73C9CA" w14:textId="77777777">
            <w:pPr>
              <w:pStyle w:val="LO-normal"/>
              <w:rPr>
                <w:rFonts w:ascii="Calibri" w:hAnsi="Calibri" w:eastAsia="Calibri" w:cs="Calibri"/>
                <w:sz w:val="24"/>
                <w:szCs w:val="24"/>
              </w:rPr>
            </w:pPr>
          </w:p>
        </w:tc>
        <w:tc>
          <w:tcPr>
            <w:tcW w:w="1620" w:type="dxa"/>
            <w:tcBorders>
              <w:bottom w:val="single" w:color="000000" w:sz="6" w:space="0"/>
              <w:right w:val="single" w:color="000000" w:sz="6" w:space="0"/>
            </w:tcBorders>
          </w:tcPr>
          <w:p w:rsidR="00BA2BE8" w:rsidP="0091387A" w:rsidRDefault="00BA2BE8" w14:paraId="37110940" w14:textId="77777777">
            <w:pPr>
              <w:pStyle w:val="LO-normal"/>
              <w:rPr>
                <w:rFonts w:ascii="Calibri" w:hAnsi="Calibri" w:eastAsia="Calibri" w:cs="Calibri"/>
                <w:sz w:val="24"/>
                <w:szCs w:val="24"/>
              </w:rPr>
            </w:pPr>
          </w:p>
        </w:tc>
        <w:tc>
          <w:tcPr>
            <w:tcW w:w="1726" w:type="dxa"/>
            <w:tcBorders>
              <w:bottom w:val="single" w:color="000000" w:sz="6" w:space="0"/>
              <w:right w:val="single" w:color="000000" w:sz="6" w:space="0"/>
            </w:tcBorders>
          </w:tcPr>
          <w:p w:rsidR="00BA2BE8" w:rsidP="0091387A" w:rsidRDefault="00BA2BE8" w14:paraId="239C9EF0" w14:textId="77777777">
            <w:pPr>
              <w:pStyle w:val="LO-normal"/>
              <w:rPr>
                <w:rFonts w:ascii="Calibri" w:hAnsi="Calibri" w:eastAsia="Calibri" w:cs="Calibri"/>
                <w:sz w:val="24"/>
                <w:szCs w:val="24"/>
              </w:rPr>
            </w:pPr>
          </w:p>
        </w:tc>
        <w:tc>
          <w:tcPr>
            <w:tcW w:w="1364" w:type="dxa"/>
            <w:tcBorders>
              <w:bottom w:val="single" w:color="000000" w:sz="6" w:space="0"/>
              <w:right w:val="single" w:color="000000" w:sz="6" w:space="0"/>
            </w:tcBorders>
          </w:tcPr>
          <w:p w:rsidR="00BA2BE8" w:rsidP="0091387A" w:rsidRDefault="00BA2BE8" w14:paraId="4A8A29FD" w14:textId="77777777">
            <w:pPr>
              <w:pStyle w:val="LO-normal"/>
              <w:rPr>
                <w:rFonts w:ascii="Calibri" w:hAnsi="Calibri" w:eastAsia="Calibri" w:cs="Calibri"/>
                <w:b/>
                <w:sz w:val="28"/>
                <w:szCs w:val="28"/>
              </w:rPr>
            </w:pPr>
          </w:p>
        </w:tc>
      </w:tr>
      <w:tr w:rsidR="00BA2BE8" w:rsidTr="0091387A" w14:paraId="58B01701" w14:textId="77777777">
        <w:trPr>
          <w:trHeight w:val="570"/>
        </w:trPr>
        <w:tc>
          <w:tcPr>
            <w:tcW w:w="884" w:type="dxa"/>
            <w:tcBorders>
              <w:left w:val="single" w:color="000000" w:sz="6" w:space="0"/>
              <w:bottom w:val="single" w:color="000000" w:sz="6" w:space="0"/>
              <w:right w:val="single" w:color="000000" w:sz="6" w:space="0"/>
            </w:tcBorders>
          </w:tcPr>
          <w:p w:rsidR="00BA2BE8" w:rsidP="0091387A" w:rsidRDefault="00BA2BE8" w14:paraId="2456F366" w14:textId="77777777">
            <w:pPr>
              <w:pStyle w:val="LO-normal"/>
              <w:rPr>
                <w:rFonts w:ascii="Calibri" w:hAnsi="Calibri" w:eastAsia="Calibri" w:cs="Calibri"/>
                <w:sz w:val="24"/>
                <w:szCs w:val="24"/>
              </w:rPr>
            </w:pPr>
            <w:r>
              <w:rPr>
                <w:rFonts w:ascii="Calibri" w:hAnsi="Calibri" w:eastAsia="Calibri" w:cs="Calibri"/>
                <w:sz w:val="24"/>
                <w:szCs w:val="24"/>
              </w:rPr>
              <w:t>4</w:t>
            </w:r>
          </w:p>
        </w:tc>
        <w:tc>
          <w:tcPr>
            <w:tcW w:w="2160" w:type="dxa"/>
            <w:tcBorders>
              <w:bottom w:val="single" w:color="000000" w:sz="6" w:space="0"/>
              <w:right w:val="single" w:color="000000" w:sz="6" w:space="0"/>
            </w:tcBorders>
          </w:tcPr>
          <w:p w:rsidR="00BA2BE8" w:rsidP="0091387A" w:rsidRDefault="00BA2BE8" w14:paraId="36C44375" w14:textId="77777777">
            <w:pPr>
              <w:pStyle w:val="LO-normal"/>
              <w:rPr>
                <w:rFonts w:ascii="Calibri" w:hAnsi="Calibri" w:eastAsia="Calibri" w:cs="Calibri"/>
                <w:sz w:val="24"/>
                <w:szCs w:val="24"/>
              </w:rPr>
            </w:pPr>
            <w:r>
              <w:rPr>
                <w:rFonts w:ascii="Calibri" w:hAnsi="Calibri" w:eastAsia="Calibri" w:cs="Calibri"/>
                <w:sz w:val="24"/>
                <w:szCs w:val="24"/>
              </w:rPr>
              <w:t>Create</w:t>
            </w:r>
          </w:p>
        </w:tc>
        <w:tc>
          <w:tcPr>
            <w:tcW w:w="1575" w:type="dxa"/>
            <w:tcBorders>
              <w:bottom w:val="single" w:color="000000" w:sz="6" w:space="0"/>
              <w:right w:val="single" w:color="000000" w:sz="6" w:space="0"/>
            </w:tcBorders>
          </w:tcPr>
          <w:p w:rsidR="00BA2BE8" w:rsidP="0091387A" w:rsidRDefault="00BA2BE8" w14:paraId="225CAA36" w14:textId="77777777">
            <w:pPr>
              <w:pStyle w:val="LO-normal"/>
              <w:rPr>
                <w:rFonts w:ascii="Calibri" w:hAnsi="Calibri" w:eastAsia="Calibri" w:cs="Calibri"/>
                <w:sz w:val="24"/>
                <w:szCs w:val="24"/>
              </w:rPr>
            </w:pPr>
            <w:r>
              <w:rPr>
                <w:rFonts w:ascii="Calibri" w:hAnsi="Calibri" w:eastAsia="Calibri" w:cs="Calibri"/>
                <w:sz w:val="24"/>
                <w:szCs w:val="24"/>
              </w:rPr>
              <w:t>Button</w:t>
            </w:r>
          </w:p>
        </w:tc>
        <w:tc>
          <w:tcPr>
            <w:tcW w:w="1620" w:type="dxa"/>
            <w:tcBorders>
              <w:bottom w:val="single" w:color="000000" w:sz="6" w:space="0"/>
              <w:right w:val="single" w:color="000000" w:sz="6" w:space="0"/>
            </w:tcBorders>
          </w:tcPr>
          <w:p w:rsidR="00BA2BE8" w:rsidP="0091387A" w:rsidRDefault="00BA2BE8" w14:paraId="57FA90C3" w14:textId="77777777">
            <w:pPr>
              <w:pStyle w:val="LO-normal"/>
              <w:rPr>
                <w:rFonts w:ascii="Calibri" w:hAnsi="Calibri" w:eastAsia="Calibri" w:cs="Calibri"/>
                <w:sz w:val="24"/>
                <w:szCs w:val="24"/>
              </w:rPr>
            </w:pPr>
            <w:r>
              <w:rPr>
                <w:rFonts w:ascii="Calibri" w:hAnsi="Calibri" w:eastAsia="Calibri" w:cs="Calibri"/>
                <w:sz w:val="24"/>
                <w:szCs w:val="24"/>
              </w:rPr>
              <w:t>Required</w:t>
            </w:r>
          </w:p>
        </w:tc>
        <w:tc>
          <w:tcPr>
            <w:tcW w:w="1726" w:type="dxa"/>
            <w:tcBorders>
              <w:bottom w:val="single" w:color="000000" w:sz="6" w:space="0"/>
              <w:right w:val="single" w:color="000000" w:sz="6" w:space="0"/>
            </w:tcBorders>
          </w:tcPr>
          <w:p w:rsidR="00BA2BE8" w:rsidP="0091387A" w:rsidRDefault="00BA2BE8" w14:paraId="42907D0E" w14:textId="77777777">
            <w:pPr>
              <w:pStyle w:val="LO-normal"/>
              <w:rPr>
                <w:rFonts w:ascii="Calibri" w:hAnsi="Calibri" w:eastAsia="Calibri" w:cs="Calibri"/>
                <w:sz w:val="24"/>
                <w:szCs w:val="24"/>
              </w:rPr>
            </w:pPr>
          </w:p>
        </w:tc>
        <w:tc>
          <w:tcPr>
            <w:tcW w:w="1364" w:type="dxa"/>
            <w:tcBorders>
              <w:bottom w:val="single" w:color="000000" w:sz="6" w:space="0"/>
              <w:right w:val="single" w:color="000000" w:sz="6" w:space="0"/>
            </w:tcBorders>
          </w:tcPr>
          <w:p w:rsidR="00BA2BE8" w:rsidP="0091387A" w:rsidRDefault="00BA2BE8" w14:paraId="3C1A515C" w14:textId="77777777">
            <w:pPr>
              <w:pStyle w:val="LO-normal"/>
              <w:rPr>
                <w:rFonts w:ascii="Calibri" w:hAnsi="Calibri" w:eastAsia="Calibri" w:cs="Calibri"/>
                <w:b/>
                <w:sz w:val="28"/>
                <w:szCs w:val="28"/>
              </w:rPr>
            </w:pPr>
          </w:p>
        </w:tc>
      </w:tr>
    </w:tbl>
    <w:p w:rsidR="00BA2BE8" w:rsidP="00BA2BE8" w:rsidRDefault="00BA2BE8" w14:paraId="766F605F" w14:textId="77777777">
      <w:pPr>
        <w:pStyle w:val="LO-normal"/>
        <w:spacing w:after="140" w:line="300" w:lineRule="auto"/>
        <w:rPr>
          <w:rFonts w:ascii="Calibri" w:hAnsi="Calibri" w:eastAsia="Calibri" w:cs="Calibri"/>
          <w:sz w:val="24"/>
          <w:szCs w:val="24"/>
        </w:rPr>
      </w:pPr>
    </w:p>
    <w:p w:rsidR="00BA2BE8" w:rsidP="00BA2BE8" w:rsidRDefault="00BA2BE8" w14:paraId="29D102A4" w14:textId="77777777">
      <w:pPr>
        <w:pStyle w:val="LO-normal"/>
        <w:spacing w:after="140" w:line="300" w:lineRule="auto"/>
        <w:rPr>
          <w:rFonts w:ascii="Calibri" w:hAnsi="Calibri" w:eastAsia="Calibri" w:cs="Calibri"/>
          <w:b/>
          <w:sz w:val="24"/>
          <w:szCs w:val="24"/>
        </w:rPr>
      </w:pPr>
      <w:r>
        <w:rPr>
          <w:rFonts w:ascii="Calibri" w:hAnsi="Calibri" w:eastAsia="Calibri" w:cs="Calibri"/>
          <w:b/>
          <w:sz w:val="24"/>
          <w:szCs w:val="24"/>
        </w:rPr>
        <w:t>Operational Time</w:t>
      </w:r>
    </w:p>
    <w:p w:rsidR="00BA2BE8" w:rsidP="42094E3C" w:rsidRDefault="00BA2BE8" w14:paraId="525F173B" w14:textId="77777777">
      <w:pPr>
        <w:pStyle w:val="LO-normal"/>
        <w:spacing w:after="140" w:line="300" w:lineRule="auto"/>
        <w:rPr>
          <w:rFonts w:ascii="Calibri" w:hAnsi="Calibri" w:eastAsia="Calibri" w:cs="Calibri"/>
          <w:sz w:val="24"/>
          <w:szCs w:val="24"/>
          <w:lang w:val="en-US"/>
        </w:rPr>
      </w:pPr>
      <w:r w:rsidRPr="42094E3C">
        <w:rPr>
          <w:rFonts w:ascii="Calibri" w:hAnsi="Calibri" w:eastAsia="Calibri" w:cs="Calibri"/>
          <w:sz w:val="24"/>
          <w:szCs w:val="24"/>
          <w:lang w:val="en-US"/>
        </w:rPr>
        <w:t>During operational hours, the supplier will communicate to Travel-O-Desk customers the specific time range within which they will provide their services each day.</w:t>
      </w:r>
    </w:p>
    <w:p w:rsidR="00BA2BE8" w:rsidP="00BA2BE8" w:rsidRDefault="00BA2BE8" w14:paraId="250B217B" w14:textId="77777777">
      <w:pPr>
        <w:pStyle w:val="LO-normal"/>
        <w:spacing w:after="140" w:line="300" w:lineRule="auto"/>
        <w:rPr>
          <w:rFonts w:ascii="Calibri" w:hAnsi="Calibri" w:eastAsia="Calibri" w:cs="Calibri"/>
          <w:b/>
          <w:sz w:val="24"/>
          <w:szCs w:val="24"/>
        </w:rPr>
      </w:pPr>
    </w:p>
    <w:p w:rsidR="00BA2BE8" w:rsidP="00BA2BE8" w:rsidRDefault="00BA2BE8" w14:paraId="37102681" w14:textId="77777777">
      <w:pPr>
        <w:pStyle w:val="LO-normal"/>
        <w:spacing w:after="140" w:line="300" w:lineRule="auto"/>
        <w:rPr>
          <w:rFonts w:ascii="Calibri" w:hAnsi="Calibri" w:eastAsia="Calibri" w:cs="Calibri"/>
          <w:b/>
          <w:sz w:val="24"/>
          <w:szCs w:val="24"/>
        </w:rPr>
      </w:pPr>
    </w:p>
    <w:p w:rsidR="00BA2BE8" w:rsidP="00BA2BE8" w:rsidRDefault="00BA2BE8" w14:paraId="01A1ECE6" w14:textId="77777777">
      <w:pPr>
        <w:pStyle w:val="LO-normal"/>
        <w:spacing w:after="140" w:line="300" w:lineRule="auto"/>
        <w:rPr>
          <w:rFonts w:ascii="Calibri" w:hAnsi="Calibri" w:eastAsia="Calibri" w:cs="Calibri"/>
          <w:b/>
          <w:sz w:val="24"/>
          <w:szCs w:val="24"/>
        </w:rPr>
      </w:pPr>
      <w:r>
        <w:rPr>
          <w:rFonts w:ascii="Calibri" w:hAnsi="Calibri" w:eastAsia="Calibri" w:cs="Calibri"/>
          <w:b/>
          <w:sz w:val="24"/>
          <w:szCs w:val="24"/>
        </w:rPr>
        <w:t>Lead Time:</w:t>
      </w:r>
    </w:p>
    <w:p w:rsidR="00BA2BE8" w:rsidP="4DF41364" w:rsidRDefault="00BA2BE8" w14:paraId="3C09D25A" w14:textId="77777777">
      <w:pPr>
        <w:pStyle w:val="LO-normal"/>
        <w:numPr>
          <w:ilvl w:val="0"/>
          <w:numId w:val="129"/>
        </w:numPr>
        <w:spacing w:line="300" w:lineRule="auto"/>
        <w:rPr>
          <w:rFonts w:ascii="Calibri" w:hAnsi="Calibri" w:eastAsia="Calibri" w:cs="Calibri"/>
          <w:sz w:val="24"/>
          <w:szCs w:val="24"/>
          <w:lang w:val="en-US"/>
        </w:rPr>
      </w:pPr>
      <w:r w:rsidRPr="4DF41364">
        <w:rPr>
          <w:rFonts w:ascii="Calibri" w:hAnsi="Calibri" w:eastAsia="Calibri" w:cs="Calibri"/>
          <w:sz w:val="24"/>
          <w:szCs w:val="24"/>
          <w:lang w:val="en-US"/>
        </w:rPr>
        <w:t>The lead time refers to the minimum duration required to dispatch a vehicle after a booking is made. The booking time and pickup time will be cross-verified. If the time gap between the booking time and the pickup location time is less than the lead time for a particular vehicle, it will not be displayed to customers during the booking process.</w:t>
      </w:r>
    </w:p>
    <w:p w:rsidR="00BA2BE8" w:rsidRDefault="00BA2BE8" w14:paraId="5FD79346" w14:textId="77777777">
      <w:pPr>
        <w:pStyle w:val="LO-normal"/>
        <w:numPr>
          <w:ilvl w:val="0"/>
          <w:numId w:val="129"/>
        </w:numPr>
        <w:spacing w:after="140" w:line="300" w:lineRule="auto"/>
        <w:rPr>
          <w:rFonts w:ascii="Calibri" w:hAnsi="Calibri" w:eastAsia="Calibri" w:cs="Calibri"/>
          <w:sz w:val="24"/>
          <w:szCs w:val="24"/>
        </w:rPr>
      </w:pPr>
      <w:r>
        <w:rPr>
          <w:rFonts w:ascii="Calibri" w:hAnsi="Calibri" w:eastAsia="Calibri" w:cs="Calibri"/>
          <w:sz w:val="24"/>
          <w:szCs w:val="24"/>
        </w:rPr>
        <w:t>For example, if the booking time is 2 pm and the pickup location time is 4 pm, customers should only see a list of cars that have a lead time of 2 hours or less. This ensures that customers are presented with options that can meet their specific time constraints.</w:t>
      </w:r>
    </w:p>
    <w:p w:rsidR="00BA2BE8" w:rsidP="00BA2BE8" w:rsidRDefault="00BA2BE8" w14:paraId="6C39BBCB" w14:textId="77777777">
      <w:pPr>
        <w:pStyle w:val="LO-normal"/>
        <w:spacing w:after="140" w:line="300" w:lineRule="auto"/>
        <w:rPr>
          <w:rFonts w:ascii="Calibri" w:hAnsi="Calibri" w:eastAsia="Calibri" w:cs="Calibri"/>
          <w:b/>
          <w:sz w:val="24"/>
          <w:szCs w:val="24"/>
        </w:rPr>
      </w:pPr>
      <w:r>
        <w:rPr>
          <w:rFonts w:ascii="Calibri" w:hAnsi="Calibri" w:eastAsia="Calibri" w:cs="Calibri"/>
          <w:b/>
          <w:sz w:val="24"/>
          <w:szCs w:val="24"/>
        </w:rPr>
        <w:t>Commission for Agent</w:t>
      </w:r>
    </w:p>
    <w:p w:rsidR="00BA2BE8" w:rsidRDefault="00BA2BE8" w14:paraId="7DE65301" w14:textId="77777777">
      <w:pPr>
        <w:pStyle w:val="LO-normal"/>
        <w:numPr>
          <w:ilvl w:val="0"/>
          <w:numId w:val="130"/>
        </w:numPr>
        <w:spacing w:line="300" w:lineRule="auto"/>
        <w:rPr>
          <w:rFonts w:ascii="Calibri" w:hAnsi="Calibri" w:eastAsia="Calibri" w:cs="Calibri"/>
          <w:sz w:val="24"/>
          <w:szCs w:val="24"/>
        </w:rPr>
      </w:pPr>
      <w:r>
        <w:rPr>
          <w:rFonts w:ascii="Calibri" w:hAnsi="Calibri" w:eastAsia="Calibri" w:cs="Calibri"/>
          <w:sz w:val="24"/>
          <w:szCs w:val="24"/>
        </w:rPr>
        <w:t>The agent's commission is calculated based on the supplier or car owner's markup and the trip fare. The agent will receive 5% of the supplier markup from the total fare.</w:t>
      </w:r>
    </w:p>
    <w:p w:rsidR="00BA2BE8" w:rsidRDefault="00BA2BE8" w14:paraId="080B3BBD" w14:textId="77777777">
      <w:pPr>
        <w:pStyle w:val="LO-normal"/>
        <w:numPr>
          <w:ilvl w:val="0"/>
          <w:numId w:val="130"/>
        </w:numPr>
        <w:spacing w:after="140" w:line="300" w:lineRule="auto"/>
        <w:rPr>
          <w:rFonts w:ascii="Calibri" w:hAnsi="Calibri" w:eastAsia="Calibri" w:cs="Calibri"/>
          <w:sz w:val="24"/>
          <w:szCs w:val="24"/>
        </w:rPr>
      </w:pPr>
      <w:r>
        <w:rPr>
          <w:rFonts w:ascii="Calibri" w:hAnsi="Calibri" w:eastAsia="Calibri" w:cs="Calibri"/>
          <w:sz w:val="24"/>
          <w:szCs w:val="24"/>
        </w:rPr>
        <w:t>For instance, if an agent books a trip with a total fare of 1500, and the vehicle owner or supplier, who accepts that trip, applies a 500 markup, the agent's commission will be 5% of the supplier markup amount, which in this case is 5% of 500.</w:t>
      </w:r>
    </w:p>
    <w:p w:rsidR="00BA2BE8" w:rsidP="006D69BB" w:rsidRDefault="00BA2BE8" w14:paraId="31FF6434" w14:textId="77777777">
      <w:pPr>
        <w:shd w:val="clear" w:color="auto" w:fill="FFFFFF"/>
        <w:spacing w:line="215" w:lineRule="auto"/>
        <w:rPr>
          <w:rFonts w:ascii="Calibri" w:hAnsi="Calibri" w:eastAsia="Calibri" w:cs="Calibri"/>
          <w:bCs/>
          <w:sz w:val="24"/>
          <w:szCs w:val="24"/>
        </w:rPr>
      </w:pPr>
    </w:p>
    <w:p w:rsidRPr="006D69BB" w:rsidR="006D69BB" w:rsidP="4DF41364" w:rsidRDefault="006D69BB" w14:paraId="2DB3EE9E" w14:textId="77777777">
      <w:p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To incorporate add-on plans into the fare calculation logic for a taxi booking application, let's consider the additional services and their associated pricing:</w:t>
      </w:r>
    </w:p>
    <w:p w:rsidRPr="006D69BB" w:rsidR="006D69BB" w:rsidP="006D69BB" w:rsidRDefault="006D69BB" w14:paraId="6AD5E110" w14:textId="77777777">
      <w:pPr>
        <w:shd w:val="clear" w:color="auto" w:fill="FFFFFF"/>
        <w:spacing w:line="215" w:lineRule="auto"/>
        <w:rPr>
          <w:rFonts w:ascii="Calibri" w:hAnsi="Calibri" w:eastAsia="Calibri" w:cs="Calibri"/>
          <w:bCs/>
          <w:sz w:val="24"/>
          <w:szCs w:val="24"/>
        </w:rPr>
      </w:pPr>
    </w:p>
    <w:p w:rsidRPr="006D69BB" w:rsidR="006D69BB" w:rsidP="006D69BB" w:rsidRDefault="006D69BB" w14:paraId="2A280F76" w14:textId="77777777">
      <w:pPr>
        <w:shd w:val="clear" w:color="auto" w:fill="FFFFFF"/>
        <w:spacing w:line="215" w:lineRule="auto"/>
        <w:rPr>
          <w:rFonts w:ascii="Calibri" w:hAnsi="Calibri" w:eastAsia="Calibri" w:cs="Calibri"/>
          <w:b/>
          <w:sz w:val="24"/>
          <w:szCs w:val="24"/>
        </w:rPr>
      </w:pPr>
      <w:r w:rsidRPr="006D69BB">
        <w:rPr>
          <w:rFonts w:ascii="Calibri" w:hAnsi="Calibri" w:eastAsia="Calibri" w:cs="Calibri"/>
          <w:b/>
          <w:sz w:val="24"/>
          <w:szCs w:val="24"/>
        </w:rPr>
        <w:t>English</w:t>
      </w:r>
      <w:r>
        <w:rPr>
          <w:rFonts w:ascii="Calibri" w:hAnsi="Calibri" w:eastAsia="Calibri" w:cs="Calibri"/>
          <w:b/>
          <w:sz w:val="24"/>
          <w:szCs w:val="24"/>
        </w:rPr>
        <w:t>-</w:t>
      </w:r>
      <w:r w:rsidRPr="006D69BB">
        <w:rPr>
          <w:rFonts w:ascii="Calibri" w:hAnsi="Calibri" w:eastAsia="Calibri" w:cs="Calibri"/>
          <w:b/>
          <w:sz w:val="24"/>
          <w:szCs w:val="24"/>
        </w:rPr>
        <w:t>Speaking Chauffeur:</w:t>
      </w:r>
      <w:r>
        <w:rPr>
          <w:rFonts w:ascii="Calibri" w:hAnsi="Calibri" w:eastAsia="Calibri" w:cs="Calibri"/>
          <w:b/>
          <w:sz w:val="24"/>
          <w:szCs w:val="24"/>
        </w:rPr>
        <w:t xml:space="preserve"> </w:t>
      </w:r>
      <w:r w:rsidRPr="006D69BB">
        <w:rPr>
          <w:rFonts w:ascii="Calibri" w:hAnsi="Calibri" w:eastAsia="Calibri" w:cs="Calibri"/>
          <w:bCs/>
          <w:sz w:val="24"/>
          <w:szCs w:val="24"/>
        </w:rPr>
        <w:t>Define a daily rate for the service of an English-speaking chauffeur.</w:t>
      </w:r>
    </w:p>
    <w:p w:rsidRPr="006D69BB" w:rsidR="006D69BB" w:rsidP="4DF41364" w:rsidRDefault="006D69BB" w14:paraId="5DE5E407" w14:textId="77777777">
      <w:pPr>
        <w:shd w:val="clear" w:color="auto" w:fill="FFFFFF" w:themeFill="background1"/>
        <w:spacing w:line="215" w:lineRule="auto"/>
        <w:rPr>
          <w:rFonts w:ascii="Calibri" w:hAnsi="Calibri" w:eastAsia="Calibri" w:cs="Calibri"/>
          <w:b/>
          <w:bCs/>
          <w:sz w:val="24"/>
          <w:szCs w:val="24"/>
          <w:lang w:val="en-US"/>
        </w:rPr>
      </w:pPr>
      <w:r w:rsidRPr="4DF41364">
        <w:rPr>
          <w:rFonts w:ascii="Calibri" w:hAnsi="Calibri" w:eastAsia="Calibri" w:cs="Calibri"/>
          <w:b/>
          <w:bCs/>
          <w:sz w:val="24"/>
          <w:szCs w:val="24"/>
          <w:lang w:val="en-US"/>
        </w:rPr>
        <w:t xml:space="preserve">Travel Guide: </w:t>
      </w:r>
      <w:r w:rsidRPr="4DF41364">
        <w:rPr>
          <w:rFonts w:ascii="Calibri" w:hAnsi="Calibri" w:eastAsia="Calibri" w:cs="Calibri"/>
          <w:sz w:val="24"/>
          <w:szCs w:val="24"/>
          <w:lang w:val="en-US"/>
        </w:rPr>
        <w:t>Specify a daily rate for the service of a travel guide accompanying the trip.</w:t>
      </w:r>
    </w:p>
    <w:p w:rsidRPr="006D69BB" w:rsidR="006D69BB" w:rsidP="006D69BB" w:rsidRDefault="006D69BB" w14:paraId="5769C94B" w14:textId="05ECDDB8">
      <w:pPr>
        <w:shd w:val="clear" w:color="auto" w:fill="FFFFFF"/>
        <w:spacing w:line="215" w:lineRule="auto"/>
        <w:rPr>
          <w:rFonts w:ascii="Calibri" w:hAnsi="Calibri" w:eastAsia="Calibri" w:cs="Calibri"/>
          <w:b/>
          <w:sz w:val="24"/>
          <w:szCs w:val="24"/>
        </w:rPr>
      </w:pPr>
      <w:r w:rsidRPr="006D69BB">
        <w:rPr>
          <w:rFonts w:ascii="Calibri" w:hAnsi="Calibri" w:eastAsia="Calibri" w:cs="Calibri"/>
          <w:b/>
          <w:sz w:val="24"/>
          <w:szCs w:val="24"/>
        </w:rPr>
        <w:t xml:space="preserve">Meet &amp; Greet Service </w:t>
      </w:r>
      <w:r w:rsidRPr="006D69BB" w:rsidR="003162BF">
        <w:rPr>
          <w:rFonts w:ascii="Calibri" w:hAnsi="Calibri" w:eastAsia="Calibri" w:cs="Calibri"/>
          <w:b/>
          <w:sz w:val="24"/>
          <w:szCs w:val="24"/>
        </w:rPr>
        <w:t>at</w:t>
      </w:r>
      <w:r w:rsidRPr="006D69BB">
        <w:rPr>
          <w:rFonts w:ascii="Calibri" w:hAnsi="Calibri" w:eastAsia="Calibri" w:cs="Calibri"/>
          <w:b/>
          <w:sz w:val="24"/>
          <w:szCs w:val="24"/>
        </w:rPr>
        <w:t xml:space="preserve"> Airport:</w:t>
      </w:r>
      <w:r>
        <w:rPr>
          <w:rFonts w:ascii="Calibri" w:hAnsi="Calibri" w:eastAsia="Calibri" w:cs="Calibri"/>
          <w:b/>
          <w:sz w:val="24"/>
          <w:szCs w:val="24"/>
        </w:rPr>
        <w:t xml:space="preserve"> </w:t>
      </w:r>
      <w:r w:rsidRPr="006D69BB">
        <w:rPr>
          <w:rFonts w:ascii="Calibri" w:hAnsi="Calibri" w:eastAsia="Calibri" w:cs="Calibri"/>
          <w:bCs/>
          <w:sz w:val="24"/>
          <w:szCs w:val="24"/>
        </w:rPr>
        <w:t>Add a fixed cost for providing meet-and-greet services at the airport.</w:t>
      </w:r>
    </w:p>
    <w:p w:rsidRPr="006D69BB" w:rsidR="006D69BB" w:rsidP="4DF41364" w:rsidRDefault="006D69BB" w14:paraId="105C198A" w14:textId="77777777">
      <w:pPr>
        <w:shd w:val="clear" w:color="auto" w:fill="FFFFFF" w:themeFill="background1"/>
        <w:spacing w:line="215" w:lineRule="auto"/>
        <w:rPr>
          <w:rFonts w:ascii="Calibri" w:hAnsi="Calibri" w:eastAsia="Calibri" w:cs="Calibri"/>
          <w:b/>
          <w:bCs/>
          <w:sz w:val="24"/>
          <w:szCs w:val="24"/>
          <w:lang w:val="en-US"/>
        </w:rPr>
      </w:pPr>
      <w:r w:rsidRPr="4DF41364">
        <w:rPr>
          <w:rFonts w:ascii="Calibri" w:hAnsi="Calibri" w:eastAsia="Calibri" w:cs="Calibri"/>
          <w:b/>
          <w:bCs/>
          <w:sz w:val="24"/>
          <w:szCs w:val="24"/>
          <w:lang w:val="en-US"/>
        </w:rPr>
        <w:t xml:space="preserve">Hotel Check-in Assistance: </w:t>
      </w:r>
      <w:r w:rsidRPr="4DF41364">
        <w:rPr>
          <w:rFonts w:ascii="Calibri" w:hAnsi="Calibri" w:eastAsia="Calibri" w:cs="Calibri"/>
          <w:sz w:val="24"/>
          <w:szCs w:val="24"/>
          <w:lang w:val="en-US"/>
        </w:rPr>
        <w:t>Define a fixed cost or hourly rate for offering hotel check-in assistance.</w:t>
      </w:r>
    </w:p>
    <w:p w:rsidR="00DC21A2" w:rsidP="4DF41364" w:rsidRDefault="006D69BB" w14:paraId="384C8E10" w14:textId="77777777">
      <w:p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b/>
          <w:bCs/>
          <w:sz w:val="24"/>
          <w:szCs w:val="24"/>
          <w:lang w:val="en-US"/>
        </w:rPr>
        <w:t xml:space="preserve">Hotel Booking Assistance: </w:t>
      </w:r>
      <w:r w:rsidRPr="4DF41364">
        <w:rPr>
          <w:rFonts w:ascii="Calibri" w:hAnsi="Calibri" w:eastAsia="Calibri" w:cs="Calibri"/>
          <w:sz w:val="24"/>
          <w:szCs w:val="24"/>
          <w:lang w:val="en-US"/>
        </w:rPr>
        <w:t>specify charges for assisting with hotel bookings</w:t>
      </w:r>
    </w:p>
    <w:p w:rsidR="002112DA" w:rsidRDefault="002112DA" w14:paraId="6BF2C7DD" w14:textId="77777777">
      <w:pPr>
        <w:shd w:val="clear" w:color="auto" w:fill="FFFFFF"/>
        <w:spacing w:line="215" w:lineRule="auto"/>
        <w:rPr>
          <w:rFonts w:ascii="Calibri" w:hAnsi="Calibri" w:eastAsia="Calibri" w:cs="Calibri"/>
          <w:bCs/>
          <w:sz w:val="24"/>
          <w:szCs w:val="24"/>
        </w:rPr>
      </w:pPr>
    </w:p>
    <w:p w:rsidRPr="002112DA" w:rsidR="002112DA" w:rsidP="002112DA" w:rsidRDefault="002112DA" w14:paraId="5BEA5122" w14:textId="77777777">
      <w:pPr>
        <w:shd w:val="clear" w:color="auto" w:fill="FFFFFF"/>
        <w:spacing w:line="215" w:lineRule="auto"/>
        <w:rPr>
          <w:rFonts w:ascii="Calibri" w:hAnsi="Calibri" w:eastAsia="Calibri" w:cs="Calibri"/>
          <w:b/>
          <w:sz w:val="24"/>
          <w:szCs w:val="24"/>
        </w:rPr>
      </w:pPr>
    </w:p>
    <w:p w:rsidRPr="002112DA" w:rsidR="002112DA" w:rsidP="4DF41364" w:rsidRDefault="002112DA" w14:paraId="47377C43" w14:textId="77777777">
      <w:pPr>
        <w:shd w:val="clear" w:color="auto" w:fill="FFFFFF" w:themeFill="background1"/>
        <w:spacing w:line="215" w:lineRule="auto"/>
        <w:rPr>
          <w:rFonts w:ascii="Calibri" w:hAnsi="Calibri" w:eastAsia="Calibri" w:cs="Calibri"/>
          <w:b/>
          <w:bCs/>
          <w:sz w:val="24"/>
          <w:szCs w:val="24"/>
          <w:lang w:val="en-US"/>
        </w:rPr>
      </w:pPr>
      <w:r w:rsidRPr="4DF41364">
        <w:rPr>
          <w:rFonts w:ascii="Calibri" w:hAnsi="Calibri" w:eastAsia="Calibri" w:cs="Calibri"/>
          <w:b/>
          <w:bCs/>
          <w:sz w:val="24"/>
          <w:szCs w:val="24"/>
          <w:lang w:val="en-US"/>
        </w:rPr>
        <w:t>To integrate the additional points for fair calculation logic in a taxi booking application, let's break it down:</w:t>
      </w:r>
    </w:p>
    <w:p w:rsidRPr="002112DA" w:rsidR="002112DA" w:rsidP="002112DA" w:rsidRDefault="002112DA" w14:paraId="36A6FA4C" w14:textId="77777777">
      <w:pPr>
        <w:shd w:val="clear" w:color="auto" w:fill="FFFFFF"/>
        <w:spacing w:line="215" w:lineRule="auto"/>
        <w:rPr>
          <w:rFonts w:ascii="Calibri" w:hAnsi="Calibri" w:eastAsia="Calibri" w:cs="Calibri"/>
          <w:b/>
          <w:sz w:val="24"/>
          <w:szCs w:val="24"/>
        </w:rPr>
      </w:pPr>
    </w:p>
    <w:p w:rsidRPr="002112DA" w:rsidR="002112DA" w:rsidP="002112DA" w:rsidRDefault="002112DA" w14:paraId="3EDCF4ED" w14:textId="77777777">
      <w:pPr>
        <w:shd w:val="clear" w:color="auto" w:fill="FFFFFF"/>
        <w:spacing w:line="215" w:lineRule="auto"/>
        <w:rPr>
          <w:rFonts w:ascii="Calibri" w:hAnsi="Calibri" w:eastAsia="Calibri" w:cs="Calibri"/>
          <w:b/>
          <w:sz w:val="24"/>
          <w:szCs w:val="24"/>
        </w:rPr>
      </w:pPr>
      <w:r w:rsidRPr="002112DA">
        <w:rPr>
          <w:rFonts w:ascii="Calibri" w:hAnsi="Calibri" w:eastAsia="Calibri" w:cs="Calibri"/>
          <w:b/>
          <w:sz w:val="24"/>
          <w:szCs w:val="24"/>
        </w:rPr>
        <w:t>Fixed Price Based on Distance (km X cost):</w:t>
      </w:r>
    </w:p>
    <w:p w:rsidRPr="002112DA" w:rsidR="002112DA" w:rsidP="4DF41364" w:rsidRDefault="002112DA" w14:paraId="3DACEE3B" w14:textId="25293912">
      <w:p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Calculate fare directly based on the distance travelled multiplied by a fixed cost per </w:t>
      </w:r>
      <w:r w:rsidRPr="4DF41364" w:rsidR="003162BF">
        <w:rPr>
          <w:rFonts w:ascii="Calibri" w:hAnsi="Calibri" w:eastAsia="Calibri" w:cs="Calibri"/>
          <w:sz w:val="24"/>
          <w:szCs w:val="24"/>
          <w:lang w:val="en-US"/>
        </w:rPr>
        <w:t>kilometer</w:t>
      </w:r>
      <w:r w:rsidRPr="4DF41364">
        <w:rPr>
          <w:rFonts w:ascii="Calibri" w:hAnsi="Calibri" w:eastAsia="Calibri" w:cs="Calibri"/>
          <w:sz w:val="24"/>
          <w:szCs w:val="24"/>
          <w:lang w:val="en-US"/>
        </w:rPr>
        <w:t>.</w:t>
      </w:r>
    </w:p>
    <w:p w:rsidR="002112DA" w:rsidP="002112DA" w:rsidRDefault="002112DA" w14:paraId="2E3C27E0" w14:textId="77777777">
      <w:pPr>
        <w:shd w:val="clear" w:color="auto" w:fill="FFFFFF"/>
        <w:spacing w:line="215" w:lineRule="auto"/>
        <w:rPr>
          <w:rFonts w:ascii="Calibri" w:hAnsi="Calibri" w:eastAsia="Calibri" w:cs="Calibri"/>
          <w:b/>
          <w:sz w:val="24"/>
          <w:szCs w:val="24"/>
        </w:rPr>
      </w:pPr>
    </w:p>
    <w:p w:rsidRPr="002112DA" w:rsidR="002112DA" w:rsidP="002112DA" w:rsidRDefault="002112DA" w14:paraId="54D27911" w14:textId="77777777">
      <w:pPr>
        <w:shd w:val="clear" w:color="auto" w:fill="FFFFFF"/>
        <w:spacing w:line="215" w:lineRule="auto"/>
        <w:rPr>
          <w:rFonts w:ascii="Calibri" w:hAnsi="Calibri" w:eastAsia="Calibri" w:cs="Calibri"/>
          <w:b/>
          <w:sz w:val="24"/>
          <w:szCs w:val="24"/>
        </w:rPr>
      </w:pPr>
      <w:r w:rsidRPr="002112DA">
        <w:rPr>
          <w:rFonts w:ascii="Calibri" w:hAnsi="Calibri" w:eastAsia="Calibri" w:cs="Calibri"/>
          <w:b/>
          <w:sz w:val="24"/>
          <w:szCs w:val="24"/>
        </w:rPr>
        <w:t>Fixed Price Based on City:</w:t>
      </w:r>
    </w:p>
    <w:p w:rsidRPr="002112DA" w:rsidR="002112DA" w:rsidP="002112DA" w:rsidRDefault="002112DA" w14:paraId="297B5FF6" w14:textId="77777777">
      <w:pPr>
        <w:shd w:val="clear" w:color="auto" w:fill="FFFFFF"/>
        <w:spacing w:line="215" w:lineRule="auto"/>
        <w:rPr>
          <w:rFonts w:ascii="Calibri" w:hAnsi="Calibri" w:eastAsia="Calibri" w:cs="Calibri"/>
          <w:bCs/>
          <w:sz w:val="24"/>
          <w:szCs w:val="24"/>
        </w:rPr>
      </w:pPr>
      <w:r w:rsidRPr="002112DA">
        <w:rPr>
          <w:rFonts w:ascii="Calibri" w:hAnsi="Calibri" w:eastAsia="Calibri" w:cs="Calibri"/>
          <w:bCs/>
          <w:sz w:val="24"/>
          <w:szCs w:val="24"/>
        </w:rPr>
        <w:t>Implement specific fixed fares for different cities. For instance, certain cities may have flat rates regardless of the distance travelled.</w:t>
      </w:r>
    </w:p>
    <w:p w:rsidR="002112DA" w:rsidP="002112DA" w:rsidRDefault="002112DA" w14:paraId="7D1D3196" w14:textId="77777777">
      <w:pPr>
        <w:shd w:val="clear" w:color="auto" w:fill="FFFFFF"/>
        <w:spacing w:line="215" w:lineRule="auto"/>
        <w:rPr>
          <w:rFonts w:ascii="Calibri" w:hAnsi="Calibri" w:eastAsia="Calibri" w:cs="Calibri"/>
          <w:b/>
          <w:sz w:val="24"/>
          <w:szCs w:val="24"/>
        </w:rPr>
      </w:pPr>
    </w:p>
    <w:p w:rsidRPr="002112DA" w:rsidR="002112DA" w:rsidP="002112DA" w:rsidRDefault="002112DA" w14:paraId="640443CC" w14:textId="77777777">
      <w:pPr>
        <w:shd w:val="clear" w:color="auto" w:fill="FFFFFF"/>
        <w:spacing w:line="215" w:lineRule="auto"/>
        <w:rPr>
          <w:rFonts w:ascii="Calibri" w:hAnsi="Calibri" w:eastAsia="Calibri" w:cs="Calibri"/>
          <w:b/>
          <w:sz w:val="24"/>
          <w:szCs w:val="24"/>
        </w:rPr>
      </w:pPr>
      <w:r w:rsidRPr="002112DA">
        <w:rPr>
          <w:rFonts w:ascii="Calibri" w:hAnsi="Calibri" w:eastAsia="Calibri" w:cs="Calibri"/>
          <w:b/>
          <w:sz w:val="24"/>
          <w:szCs w:val="24"/>
        </w:rPr>
        <w:t>City Terrain (Hill or Flat):</w:t>
      </w:r>
    </w:p>
    <w:p w:rsidRPr="002112DA" w:rsidR="002112DA" w:rsidP="42094E3C" w:rsidRDefault="002112DA" w14:paraId="12A9D024" w14:textId="77777777">
      <w:pPr>
        <w:shd w:val="clear" w:color="auto" w:fill="FFFFFF" w:themeFill="background1"/>
        <w:spacing w:line="215" w:lineRule="auto"/>
        <w:rPr>
          <w:rFonts w:ascii="Calibri" w:hAnsi="Calibri" w:eastAsia="Calibri" w:cs="Calibri"/>
          <w:sz w:val="24"/>
          <w:szCs w:val="24"/>
          <w:lang w:val="en-US"/>
        </w:rPr>
      </w:pPr>
      <w:r w:rsidRPr="42094E3C">
        <w:rPr>
          <w:rFonts w:ascii="Calibri" w:hAnsi="Calibri" w:eastAsia="Calibri" w:cs="Calibri"/>
          <w:sz w:val="24"/>
          <w:szCs w:val="24"/>
          <w:lang w:val="en-US"/>
        </w:rPr>
        <w:t>Adjust fares by adding a percentage to the cost for trips in hilly terrains or apply a different fixed cost for flat terrain trips.</w:t>
      </w:r>
    </w:p>
    <w:p w:rsidR="002112DA" w:rsidP="002112DA" w:rsidRDefault="002112DA" w14:paraId="17A29F31" w14:textId="77777777">
      <w:pPr>
        <w:shd w:val="clear" w:color="auto" w:fill="FFFFFF"/>
        <w:spacing w:line="215" w:lineRule="auto"/>
        <w:rPr>
          <w:rFonts w:ascii="Calibri" w:hAnsi="Calibri" w:eastAsia="Calibri" w:cs="Calibri"/>
          <w:b/>
          <w:sz w:val="24"/>
          <w:szCs w:val="24"/>
        </w:rPr>
      </w:pPr>
    </w:p>
    <w:p w:rsidRPr="002112DA" w:rsidR="002112DA" w:rsidP="002112DA" w:rsidRDefault="002112DA" w14:paraId="54C1D16C" w14:textId="77777777">
      <w:pPr>
        <w:shd w:val="clear" w:color="auto" w:fill="FFFFFF"/>
        <w:spacing w:line="215" w:lineRule="auto"/>
        <w:rPr>
          <w:rFonts w:ascii="Calibri" w:hAnsi="Calibri" w:eastAsia="Calibri" w:cs="Calibri"/>
          <w:b/>
          <w:sz w:val="24"/>
          <w:szCs w:val="24"/>
        </w:rPr>
      </w:pPr>
      <w:r w:rsidRPr="002112DA">
        <w:rPr>
          <w:rFonts w:ascii="Calibri" w:hAnsi="Calibri" w:eastAsia="Calibri" w:cs="Calibri"/>
          <w:b/>
          <w:sz w:val="24"/>
          <w:szCs w:val="24"/>
        </w:rPr>
        <w:t>Night Trip Charges (% and Fixed):</w:t>
      </w:r>
    </w:p>
    <w:p w:rsidRPr="002112DA" w:rsidR="002112DA" w:rsidP="4DF41364" w:rsidRDefault="002112DA" w14:paraId="2A8C0609" w14:textId="77777777">
      <w:p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Apply additional charges for night trips based on location/city. This could involve a percentage increase in fares and/or a specific fixed charge for night-time trips.</w:t>
      </w:r>
    </w:p>
    <w:p w:rsidR="002112DA" w:rsidP="002112DA" w:rsidRDefault="002112DA" w14:paraId="58D04D07" w14:textId="77777777">
      <w:pPr>
        <w:shd w:val="clear" w:color="auto" w:fill="FFFFFF"/>
        <w:spacing w:line="215" w:lineRule="auto"/>
        <w:rPr>
          <w:rFonts w:ascii="Calibri" w:hAnsi="Calibri" w:eastAsia="Calibri" w:cs="Calibri"/>
          <w:b/>
          <w:sz w:val="24"/>
          <w:szCs w:val="24"/>
        </w:rPr>
      </w:pPr>
    </w:p>
    <w:p w:rsidRPr="002112DA" w:rsidR="002112DA" w:rsidP="002112DA" w:rsidRDefault="002112DA" w14:paraId="4A27E381" w14:textId="77777777">
      <w:pPr>
        <w:shd w:val="clear" w:color="auto" w:fill="FFFFFF"/>
        <w:spacing w:line="215" w:lineRule="auto"/>
        <w:rPr>
          <w:rFonts w:ascii="Calibri" w:hAnsi="Calibri" w:eastAsia="Calibri" w:cs="Calibri"/>
          <w:b/>
          <w:sz w:val="24"/>
          <w:szCs w:val="24"/>
        </w:rPr>
      </w:pPr>
      <w:r w:rsidRPr="002112DA">
        <w:rPr>
          <w:rFonts w:ascii="Calibri" w:hAnsi="Calibri" w:eastAsia="Calibri" w:cs="Calibri"/>
          <w:b/>
          <w:sz w:val="24"/>
          <w:szCs w:val="24"/>
        </w:rPr>
        <w:t>Festival/Calendar Surcharge:</w:t>
      </w:r>
    </w:p>
    <w:p w:rsidRPr="002112DA" w:rsidR="002112DA" w:rsidP="002112DA" w:rsidRDefault="002112DA" w14:paraId="774F9D28" w14:textId="77777777">
      <w:pPr>
        <w:shd w:val="clear" w:color="auto" w:fill="FFFFFF"/>
        <w:spacing w:line="215" w:lineRule="auto"/>
        <w:rPr>
          <w:rFonts w:ascii="Calibri" w:hAnsi="Calibri" w:eastAsia="Calibri" w:cs="Calibri"/>
          <w:bCs/>
          <w:sz w:val="24"/>
          <w:szCs w:val="24"/>
        </w:rPr>
      </w:pPr>
      <w:r w:rsidRPr="002112DA">
        <w:rPr>
          <w:rFonts w:ascii="Calibri" w:hAnsi="Calibri" w:eastAsia="Calibri" w:cs="Calibri"/>
          <w:bCs/>
          <w:sz w:val="24"/>
          <w:szCs w:val="24"/>
        </w:rPr>
        <w:t>Add surcharges during festivals or specific calendar events based on the location/city. This could involve predefined percentages or fixed amounts added to the fare during such times.</w:t>
      </w:r>
    </w:p>
    <w:p w:rsidR="002112DA" w:rsidP="002112DA" w:rsidRDefault="002112DA" w14:paraId="444D0ACE" w14:textId="77777777">
      <w:pPr>
        <w:shd w:val="clear" w:color="auto" w:fill="FFFFFF"/>
        <w:spacing w:line="215" w:lineRule="auto"/>
        <w:rPr>
          <w:rFonts w:ascii="Calibri" w:hAnsi="Calibri" w:eastAsia="Calibri" w:cs="Calibri"/>
          <w:b/>
          <w:sz w:val="24"/>
          <w:szCs w:val="24"/>
        </w:rPr>
      </w:pPr>
    </w:p>
    <w:p w:rsidRPr="002112DA" w:rsidR="002112DA" w:rsidP="002112DA" w:rsidRDefault="002112DA" w14:paraId="5AA463AA" w14:textId="77777777">
      <w:pPr>
        <w:shd w:val="clear" w:color="auto" w:fill="FFFFFF"/>
        <w:spacing w:line="215" w:lineRule="auto"/>
        <w:rPr>
          <w:rFonts w:ascii="Calibri" w:hAnsi="Calibri" w:eastAsia="Calibri" w:cs="Calibri"/>
          <w:b/>
          <w:sz w:val="24"/>
          <w:szCs w:val="24"/>
        </w:rPr>
      </w:pPr>
      <w:r w:rsidRPr="002112DA">
        <w:rPr>
          <w:rFonts w:ascii="Calibri" w:hAnsi="Calibri" w:eastAsia="Calibri" w:cs="Calibri"/>
          <w:b/>
          <w:sz w:val="24"/>
          <w:szCs w:val="24"/>
        </w:rPr>
        <w:t>Manual Price for Add-On Plans:</w:t>
      </w:r>
    </w:p>
    <w:p w:rsidRPr="002112DA" w:rsidR="002112DA" w:rsidP="4DF41364" w:rsidRDefault="002112DA" w14:paraId="6F9060FF" w14:textId="77777777">
      <w:p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Allow for manual addition of pricing for special add-on plans (if applicable) like additional services, packages, or custom requests not covered by standard fare calculations.</w:t>
      </w:r>
    </w:p>
    <w:p w:rsidRPr="002112DA" w:rsidR="002112DA" w:rsidP="002112DA" w:rsidRDefault="002112DA" w14:paraId="10E61A97" w14:textId="77777777">
      <w:pPr>
        <w:shd w:val="clear" w:color="auto" w:fill="FFFFFF"/>
        <w:spacing w:line="215" w:lineRule="auto"/>
        <w:rPr>
          <w:rFonts w:ascii="Calibri" w:hAnsi="Calibri" w:eastAsia="Calibri" w:cs="Calibri"/>
          <w:b/>
          <w:sz w:val="24"/>
          <w:szCs w:val="24"/>
        </w:rPr>
      </w:pPr>
    </w:p>
    <w:p w:rsidRPr="002112DA" w:rsidR="002112DA" w:rsidP="002112DA" w:rsidRDefault="002112DA" w14:paraId="6696C162" w14:textId="77777777">
      <w:pPr>
        <w:shd w:val="clear" w:color="auto" w:fill="FFFFFF"/>
        <w:spacing w:line="215" w:lineRule="auto"/>
        <w:rPr>
          <w:rFonts w:ascii="Calibri" w:hAnsi="Calibri" w:eastAsia="Calibri" w:cs="Calibri"/>
          <w:b/>
          <w:sz w:val="24"/>
          <w:szCs w:val="24"/>
        </w:rPr>
      </w:pPr>
      <w:r w:rsidRPr="002112DA">
        <w:rPr>
          <w:rFonts w:ascii="Calibri" w:hAnsi="Calibri" w:eastAsia="Calibri" w:cs="Calibri"/>
          <w:b/>
          <w:sz w:val="24"/>
          <w:szCs w:val="24"/>
        </w:rPr>
        <w:t>Implement different fare calculation methods based on user-selected options:</w:t>
      </w:r>
    </w:p>
    <w:p w:rsidR="002112DA" w:rsidP="002112DA" w:rsidRDefault="002112DA" w14:paraId="4085C516" w14:textId="77777777">
      <w:pPr>
        <w:shd w:val="clear" w:color="auto" w:fill="FFFFFF"/>
        <w:spacing w:line="215" w:lineRule="auto"/>
        <w:rPr>
          <w:rFonts w:ascii="Calibri" w:hAnsi="Calibri" w:eastAsia="Calibri" w:cs="Calibri"/>
          <w:b/>
          <w:sz w:val="24"/>
          <w:szCs w:val="24"/>
        </w:rPr>
      </w:pPr>
    </w:p>
    <w:p w:rsidRPr="002112DA" w:rsidR="002112DA" w:rsidRDefault="002112DA" w14:paraId="66E6B9D4" w14:textId="77777777">
      <w:pPr>
        <w:pStyle w:val="ListParagraph"/>
        <w:numPr>
          <w:ilvl w:val="0"/>
          <w:numId w:val="126"/>
        </w:numPr>
        <w:shd w:val="clear" w:color="auto" w:fill="FFFFFF"/>
        <w:spacing w:line="215" w:lineRule="auto"/>
        <w:rPr>
          <w:rFonts w:ascii="Calibri" w:hAnsi="Calibri" w:eastAsia="Calibri" w:cs="Calibri"/>
          <w:bCs/>
          <w:sz w:val="24"/>
          <w:szCs w:val="24"/>
        </w:rPr>
      </w:pPr>
      <w:r w:rsidRPr="002112DA">
        <w:rPr>
          <w:rFonts w:ascii="Calibri" w:hAnsi="Calibri" w:eastAsia="Calibri" w:cs="Calibri"/>
          <w:bCs/>
          <w:sz w:val="24"/>
          <w:szCs w:val="24"/>
        </w:rPr>
        <w:t>For Fixed Price Based on Distance: Calculate the fare using km X cost.</w:t>
      </w:r>
    </w:p>
    <w:p w:rsidRPr="002112DA" w:rsidR="002112DA" w:rsidRDefault="002112DA" w14:paraId="3C73D5E1" w14:textId="77777777">
      <w:pPr>
        <w:pStyle w:val="ListParagraph"/>
        <w:numPr>
          <w:ilvl w:val="0"/>
          <w:numId w:val="126"/>
        </w:numPr>
        <w:shd w:val="clear" w:color="auto" w:fill="FFFFFF"/>
        <w:spacing w:line="215" w:lineRule="auto"/>
        <w:rPr>
          <w:rFonts w:ascii="Calibri" w:hAnsi="Calibri" w:eastAsia="Calibri" w:cs="Calibri"/>
          <w:bCs/>
          <w:sz w:val="24"/>
          <w:szCs w:val="24"/>
        </w:rPr>
      </w:pPr>
      <w:r w:rsidRPr="002112DA">
        <w:rPr>
          <w:rFonts w:ascii="Calibri" w:hAnsi="Calibri" w:eastAsia="Calibri" w:cs="Calibri"/>
          <w:bCs/>
          <w:sz w:val="24"/>
          <w:szCs w:val="24"/>
        </w:rPr>
        <w:t>For Fixed Price Based on City: Use predefined fixed rates for specific cities.</w:t>
      </w:r>
    </w:p>
    <w:p w:rsidRPr="002112DA" w:rsidR="002112DA" w:rsidRDefault="002112DA" w14:paraId="42E0E6BD" w14:textId="77777777">
      <w:pPr>
        <w:pStyle w:val="ListParagraph"/>
        <w:numPr>
          <w:ilvl w:val="0"/>
          <w:numId w:val="126"/>
        </w:numPr>
        <w:shd w:val="clear" w:color="auto" w:fill="FFFFFF"/>
        <w:spacing w:line="215" w:lineRule="auto"/>
        <w:rPr>
          <w:rFonts w:ascii="Calibri" w:hAnsi="Calibri" w:eastAsia="Calibri" w:cs="Calibri"/>
          <w:bCs/>
          <w:sz w:val="24"/>
          <w:szCs w:val="24"/>
        </w:rPr>
      </w:pPr>
      <w:r w:rsidRPr="002112DA">
        <w:rPr>
          <w:rFonts w:ascii="Calibri" w:hAnsi="Calibri" w:eastAsia="Calibri" w:cs="Calibri"/>
          <w:bCs/>
          <w:sz w:val="24"/>
          <w:szCs w:val="24"/>
        </w:rPr>
        <w:t>For City Terrain: Adjust fares based on the terrain (hills or flat areas).</w:t>
      </w:r>
    </w:p>
    <w:p w:rsidRPr="002112DA" w:rsidR="002112DA" w:rsidP="4DF41364" w:rsidRDefault="002112DA" w14:paraId="4900BDDF" w14:textId="77777777">
      <w:pPr>
        <w:pStyle w:val="ListParagraph"/>
        <w:numPr>
          <w:ilvl w:val="0"/>
          <w:numId w:val="126"/>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For Night Trip Charges: Apply additional charges for trips during specified night hours in certain locations.</w:t>
      </w:r>
    </w:p>
    <w:p w:rsidRPr="002112DA" w:rsidR="002112DA" w:rsidRDefault="002112DA" w14:paraId="3C80EC5A" w14:textId="77777777">
      <w:pPr>
        <w:pStyle w:val="ListParagraph"/>
        <w:numPr>
          <w:ilvl w:val="0"/>
          <w:numId w:val="126"/>
        </w:numPr>
        <w:shd w:val="clear" w:color="auto" w:fill="FFFFFF"/>
        <w:spacing w:line="215" w:lineRule="auto"/>
        <w:rPr>
          <w:rFonts w:ascii="Calibri" w:hAnsi="Calibri" w:eastAsia="Calibri" w:cs="Calibri"/>
          <w:bCs/>
          <w:sz w:val="24"/>
          <w:szCs w:val="24"/>
        </w:rPr>
      </w:pPr>
      <w:r w:rsidRPr="002112DA">
        <w:rPr>
          <w:rFonts w:ascii="Calibri" w:hAnsi="Calibri" w:eastAsia="Calibri" w:cs="Calibri"/>
          <w:bCs/>
          <w:sz w:val="24"/>
          <w:szCs w:val="24"/>
        </w:rPr>
        <w:t>For Festival/Calendar Surcharge: Add surcharges during festivals or specific calendar events.</w:t>
      </w:r>
    </w:p>
    <w:p w:rsidRPr="002112DA" w:rsidR="002112DA" w:rsidRDefault="002112DA" w14:paraId="38F81874" w14:textId="77777777">
      <w:pPr>
        <w:pStyle w:val="ListParagraph"/>
        <w:numPr>
          <w:ilvl w:val="0"/>
          <w:numId w:val="126"/>
        </w:numPr>
        <w:shd w:val="clear" w:color="auto" w:fill="FFFFFF"/>
        <w:spacing w:line="215" w:lineRule="auto"/>
        <w:rPr>
          <w:rFonts w:ascii="Calibri" w:hAnsi="Calibri" w:eastAsia="Calibri" w:cs="Calibri"/>
          <w:bCs/>
          <w:sz w:val="24"/>
          <w:szCs w:val="24"/>
        </w:rPr>
      </w:pPr>
      <w:r w:rsidRPr="002112DA">
        <w:rPr>
          <w:rFonts w:ascii="Calibri" w:hAnsi="Calibri" w:eastAsia="Calibri" w:cs="Calibri"/>
          <w:bCs/>
          <w:sz w:val="24"/>
          <w:szCs w:val="24"/>
        </w:rPr>
        <w:t>Allow manual entry for add-on plans where the fare might vary based on unique customer requirements.</w:t>
      </w:r>
    </w:p>
    <w:p w:rsidR="006D69BB" w:rsidRDefault="006D69BB" w14:paraId="20CEF93A" w14:textId="77777777">
      <w:pPr>
        <w:shd w:val="clear" w:color="auto" w:fill="FFFFFF"/>
        <w:spacing w:line="215" w:lineRule="auto"/>
        <w:rPr>
          <w:rFonts w:ascii="Calibri" w:hAnsi="Calibri" w:eastAsia="Calibri" w:cs="Calibri"/>
          <w:b/>
          <w:sz w:val="32"/>
          <w:szCs w:val="32"/>
        </w:rPr>
      </w:pPr>
    </w:p>
    <w:p w:rsidR="00DC21A2" w:rsidRDefault="00243483" w14:paraId="3F3BECCE" w14:textId="77777777">
      <w:pPr>
        <w:shd w:val="clear" w:color="auto" w:fill="FFFFFF"/>
        <w:spacing w:line="215" w:lineRule="auto"/>
        <w:rPr>
          <w:rFonts w:ascii="Calibri" w:hAnsi="Calibri" w:eastAsia="Calibri" w:cs="Calibri"/>
          <w:b/>
          <w:sz w:val="32"/>
          <w:szCs w:val="32"/>
        </w:rPr>
      </w:pPr>
      <w:r>
        <w:rPr>
          <w:rFonts w:ascii="Calibri" w:hAnsi="Calibri" w:eastAsia="Calibri" w:cs="Calibri"/>
          <w:b/>
          <w:sz w:val="32"/>
          <w:szCs w:val="32"/>
        </w:rPr>
        <w:t>6. Functional Requirement for Agent Application (Corporate User Via Admin Panel)</w:t>
      </w:r>
    </w:p>
    <w:p w:rsidR="00DC21A2" w:rsidRDefault="00DC21A2" w14:paraId="78F8604B" w14:textId="77777777">
      <w:pPr>
        <w:shd w:val="clear" w:color="auto" w:fill="FFFFFF"/>
        <w:spacing w:line="215" w:lineRule="auto"/>
        <w:rPr>
          <w:rFonts w:ascii="Calibri" w:hAnsi="Calibri" w:eastAsia="Calibri" w:cs="Calibri"/>
          <w:b/>
          <w:sz w:val="24"/>
          <w:szCs w:val="24"/>
        </w:rPr>
      </w:pPr>
    </w:p>
    <w:p w:rsidR="00DC21A2" w:rsidRDefault="00243483" w14:paraId="6B9305B2" w14:textId="77777777">
      <w:pPr>
        <w:shd w:val="clear" w:color="auto" w:fill="FFFFFF"/>
        <w:spacing w:line="215" w:lineRule="auto"/>
        <w:rPr>
          <w:rFonts w:ascii="Calibri" w:hAnsi="Calibri" w:eastAsia="Calibri" w:cs="Calibri"/>
          <w:b/>
          <w:sz w:val="28"/>
          <w:szCs w:val="28"/>
        </w:rPr>
      </w:pPr>
      <w:r>
        <w:rPr>
          <w:rFonts w:ascii="Calibri" w:hAnsi="Calibri" w:eastAsia="Calibri" w:cs="Calibri"/>
          <w:b/>
          <w:sz w:val="28"/>
          <w:szCs w:val="28"/>
        </w:rPr>
        <w:t>6.1 Menus</w:t>
      </w:r>
    </w:p>
    <w:p w:rsidRPr="00243483" w:rsidR="00243483" w:rsidRDefault="00243483" w14:paraId="024E5F99" w14:textId="77777777">
      <w:pPr>
        <w:pStyle w:val="ListParagraph"/>
        <w:numPr>
          <w:ilvl w:val="3"/>
          <w:numId w:val="80"/>
        </w:numPr>
        <w:spacing w:line="240" w:lineRule="auto"/>
        <w:ind w:left="993"/>
        <w:rPr>
          <w:rFonts w:ascii="Calibri" w:hAnsi="Calibri" w:eastAsia="Calibri" w:cs="Calibri"/>
          <w:sz w:val="24"/>
          <w:szCs w:val="24"/>
        </w:rPr>
      </w:pPr>
      <w:r w:rsidRPr="00243483">
        <w:rPr>
          <w:rFonts w:ascii="Calibri" w:hAnsi="Calibri" w:eastAsia="Calibri" w:cs="Calibri"/>
          <w:sz w:val="24"/>
          <w:szCs w:val="24"/>
        </w:rPr>
        <w:t>Sign In</w:t>
      </w:r>
    </w:p>
    <w:p w:rsidRPr="00243483" w:rsidR="00243483" w:rsidRDefault="00243483" w14:paraId="13B633A5" w14:textId="77777777">
      <w:pPr>
        <w:pStyle w:val="ListParagraph"/>
        <w:numPr>
          <w:ilvl w:val="3"/>
          <w:numId w:val="80"/>
        </w:numPr>
        <w:spacing w:line="240" w:lineRule="auto"/>
        <w:ind w:left="993"/>
        <w:rPr>
          <w:rFonts w:ascii="Calibri" w:hAnsi="Calibri" w:eastAsia="Calibri" w:cs="Calibri"/>
          <w:sz w:val="24"/>
          <w:szCs w:val="24"/>
        </w:rPr>
      </w:pPr>
      <w:r w:rsidRPr="00243483">
        <w:rPr>
          <w:rFonts w:ascii="Calibri" w:hAnsi="Calibri" w:eastAsia="Calibri" w:cs="Calibri"/>
          <w:sz w:val="24"/>
          <w:szCs w:val="24"/>
        </w:rPr>
        <w:t>Forgot Password</w:t>
      </w:r>
    </w:p>
    <w:p w:rsidRPr="00243483" w:rsidR="00243483" w:rsidRDefault="00243483" w14:paraId="4FE80A39" w14:textId="77777777">
      <w:pPr>
        <w:pStyle w:val="ListParagraph"/>
        <w:numPr>
          <w:ilvl w:val="3"/>
          <w:numId w:val="80"/>
        </w:numPr>
        <w:spacing w:line="240" w:lineRule="auto"/>
        <w:ind w:left="993"/>
        <w:rPr>
          <w:rFonts w:ascii="Calibri" w:hAnsi="Calibri" w:eastAsia="Calibri" w:cs="Calibri"/>
          <w:sz w:val="24"/>
          <w:szCs w:val="24"/>
        </w:rPr>
      </w:pPr>
      <w:r w:rsidRPr="00243483">
        <w:rPr>
          <w:rFonts w:ascii="Calibri" w:hAnsi="Calibri" w:eastAsia="Calibri" w:cs="Calibri"/>
          <w:sz w:val="24"/>
          <w:szCs w:val="24"/>
        </w:rPr>
        <w:t>Dashboard</w:t>
      </w:r>
    </w:p>
    <w:p w:rsidRPr="00243483" w:rsidR="00243483" w:rsidRDefault="00243483" w14:paraId="13DD0FEA" w14:textId="77777777">
      <w:pPr>
        <w:pStyle w:val="ListParagraph"/>
        <w:numPr>
          <w:ilvl w:val="3"/>
          <w:numId w:val="80"/>
        </w:numPr>
        <w:spacing w:line="240" w:lineRule="auto"/>
        <w:ind w:left="993"/>
        <w:rPr>
          <w:rFonts w:ascii="Calibri" w:hAnsi="Calibri" w:eastAsia="Calibri" w:cs="Calibri"/>
          <w:sz w:val="24"/>
          <w:szCs w:val="24"/>
        </w:rPr>
      </w:pPr>
      <w:r w:rsidRPr="00243483">
        <w:rPr>
          <w:rFonts w:ascii="Calibri" w:hAnsi="Calibri" w:eastAsia="Calibri" w:cs="Calibri"/>
          <w:sz w:val="24"/>
          <w:szCs w:val="24"/>
        </w:rPr>
        <w:t>Booking Management</w:t>
      </w:r>
    </w:p>
    <w:p w:rsidRPr="00243483" w:rsidR="00243483" w:rsidRDefault="00243483" w14:paraId="22B84A5E" w14:textId="77777777">
      <w:pPr>
        <w:pStyle w:val="ListParagraph"/>
        <w:numPr>
          <w:ilvl w:val="0"/>
          <w:numId w:val="125"/>
        </w:numPr>
        <w:spacing w:line="240" w:lineRule="auto"/>
        <w:ind w:left="993"/>
        <w:rPr>
          <w:rFonts w:ascii="Calibri" w:hAnsi="Calibri" w:eastAsia="Calibri" w:cs="Calibri"/>
          <w:sz w:val="24"/>
          <w:szCs w:val="24"/>
        </w:rPr>
      </w:pPr>
      <w:r w:rsidRPr="00243483">
        <w:rPr>
          <w:rFonts w:ascii="Calibri" w:hAnsi="Calibri" w:eastAsia="Calibri" w:cs="Calibri"/>
          <w:sz w:val="24"/>
          <w:szCs w:val="24"/>
        </w:rPr>
        <w:t>New Booking</w:t>
      </w:r>
    </w:p>
    <w:p w:rsidRPr="00243483" w:rsidR="00243483" w:rsidRDefault="00243483" w14:paraId="1309C122" w14:textId="77777777">
      <w:pPr>
        <w:pStyle w:val="ListParagraph"/>
        <w:numPr>
          <w:ilvl w:val="0"/>
          <w:numId w:val="125"/>
        </w:numPr>
        <w:spacing w:line="240" w:lineRule="auto"/>
        <w:ind w:left="993"/>
        <w:rPr>
          <w:rFonts w:ascii="Calibri" w:hAnsi="Calibri" w:eastAsia="Calibri" w:cs="Calibri"/>
          <w:sz w:val="24"/>
          <w:szCs w:val="24"/>
        </w:rPr>
      </w:pPr>
      <w:r w:rsidRPr="00243483">
        <w:rPr>
          <w:rFonts w:ascii="Calibri" w:hAnsi="Calibri" w:eastAsia="Calibri" w:cs="Calibri"/>
          <w:sz w:val="24"/>
          <w:szCs w:val="24"/>
        </w:rPr>
        <w:t>Booking Details</w:t>
      </w:r>
    </w:p>
    <w:p w:rsidR="00243483" w:rsidRDefault="00243483" w14:paraId="7842E5AD" w14:textId="77777777">
      <w:pPr>
        <w:pStyle w:val="ListParagraph"/>
        <w:numPr>
          <w:ilvl w:val="3"/>
          <w:numId w:val="80"/>
        </w:numPr>
        <w:spacing w:line="240" w:lineRule="auto"/>
        <w:ind w:left="993"/>
        <w:rPr>
          <w:rFonts w:ascii="Calibri" w:hAnsi="Calibri" w:eastAsia="Calibri" w:cs="Calibri"/>
          <w:sz w:val="24"/>
          <w:szCs w:val="24"/>
        </w:rPr>
      </w:pPr>
      <w:r w:rsidRPr="00243483">
        <w:rPr>
          <w:rFonts w:ascii="Calibri" w:hAnsi="Calibri" w:eastAsia="Calibri" w:cs="Calibri"/>
          <w:sz w:val="24"/>
          <w:szCs w:val="24"/>
        </w:rPr>
        <w:t>My Profile</w:t>
      </w:r>
    </w:p>
    <w:p w:rsidR="00243483" w:rsidRDefault="00243483" w14:paraId="3972241F" w14:textId="77777777">
      <w:pPr>
        <w:pStyle w:val="ListParagraph"/>
        <w:numPr>
          <w:ilvl w:val="3"/>
          <w:numId w:val="80"/>
        </w:numPr>
        <w:spacing w:line="240" w:lineRule="auto"/>
        <w:ind w:left="993"/>
        <w:rPr>
          <w:rFonts w:ascii="Calibri" w:hAnsi="Calibri" w:eastAsia="Calibri" w:cs="Calibri"/>
          <w:sz w:val="24"/>
          <w:szCs w:val="24"/>
        </w:rPr>
      </w:pPr>
      <w:r>
        <w:rPr>
          <w:rFonts w:ascii="Calibri" w:hAnsi="Calibri" w:eastAsia="Calibri" w:cs="Calibri"/>
          <w:sz w:val="24"/>
          <w:szCs w:val="24"/>
        </w:rPr>
        <w:t>Revenue report</w:t>
      </w:r>
    </w:p>
    <w:p w:rsidRPr="00243483" w:rsidR="00243483" w:rsidRDefault="00243483" w14:paraId="6AE07FEB" w14:textId="77777777">
      <w:pPr>
        <w:pStyle w:val="ListParagraph"/>
        <w:numPr>
          <w:ilvl w:val="3"/>
          <w:numId w:val="80"/>
        </w:numPr>
        <w:spacing w:line="240" w:lineRule="auto"/>
        <w:ind w:left="993"/>
        <w:rPr>
          <w:rFonts w:ascii="Calibri" w:hAnsi="Calibri" w:eastAsia="Calibri" w:cs="Calibri"/>
          <w:sz w:val="24"/>
          <w:szCs w:val="24"/>
        </w:rPr>
      </w:pPr>
      <w:r>
        <w:rPr>
          <w:rFonts w:ascii="Calibri" w:hAnsi="Calibri" w:eastAsia="Calibri" w:cs="Calibri"/>
          <w:sz w:val="24"/>
          <w:szCs w:val="24"/>
        </w:rPr>
        <w:t>Payout report</w:t>
      </w:r>
    </w:p>
    <w:p w:rsidRPr="00243483" w:rsidR="00243483" w:rsidRDefault="00243483" w14:paraId="41983F3A" w14:textId="77777777">
      <w:pPr>
        <w:pStyle w:val="ListParagraph"/>
        <w:numPr>
          <w:ilvl w:val="0"/>
          <w:numId w:val="80"/>
        </w:numPr>
        <w:spacing w:line="240" w:lineRule="auto"/>
        <w:ind w:left="993"/>
        <w:rPr>
          <w:rFonts w:ascii="Calibri" w:hAnsi="Calibri" w:eastAsia="Calibri" w:cs="Calibri"/>
          <w:sz w:val="24"/>
          <w:szCs w:val="24"/>
        </w:rPr>
      </w:pPr>
      <w:r w:rsidRPr="00243483">
        <w:rPr>
          <w:rFonts w:ascii="Calibri" w:hAnsi="Calibri" w:eastAsia="Calibri" w:cs="Calibri"/>
          <w:sz w:val="24"/>
          <w:szCs w:val="24"/>
        </w:rPr>
        <w:t>Change Password</w:t>
      </w:r>
    </w:p>
    <w:p w:rsidR="00243483" w:rsidRDefault="00243483" w14:paraId="08BE5A6F" w14:textId="77777777">
      <w:pPr>
        <w:pStyle w:val="ListParagraph"/>
        <w:numPr>
          <w:ilvl w:val="0"/>
          <w:numId w:val="80"/>
        </w:numPr>
        <w:spacing w:line="240" w:lineRule="auto"/>
        <w:ind w:left="993"/>
        <w:rPr>
          <w:rFonts w:ascii="Calibri" w:hAnsi="Calibri" w:eastAsia="Calibri" w:cs="Calibri"/>
          <w:sz w:val="24"/>
          <w:szCs w:val="24"/>
        </w:rPr>
      </w:pPr>
      <w:r w:rsidRPr="00243483">
        <w:rPr>
          <w:rFonts w:ascii="Calibri" w:hAnsi="Calibri" w:eastAsia="Calibri" w:cs="Calibri"/>
          <w:sz w:val="24"/>
          <w:szCs w:val="24"/>
        </w:rPr>
        <w:t>Sign Out</w:t>
      </w:r>
    </w:p>
    <w:p w:rsidRPr="00243483" w:rsidR="007D0A3F" w:rsidRDefault="007D0A3F" w14:paraId="099FF6F2" w14:textId="77777777">
      <w:pPr>
        <w:pStyle w:val="ListParagraph"/>
        <w:numPr>
          <w:ilvl w:val="0"/>
          <w:numId w:val="80"/>
        </w:numPr>
        <w:spacing w:line="240" w:lineRule="auto"/>
        <w:ind w:left="993"/>
        <w:rPr>
          <w:rFonts w:ascii="Calibri" w:hAnsi="Calibri" w:eastAsia="Calibri" w:cs="Calibri"/>
          <w:sz w:val="24"/>
          <w:szCs w:val="24"/>
        </w:rPr>
      </w:pPr>
      <w:r>
        <w:rPr>
          <w:rFonts w:ascii="Calibri" w:hAnsi="Calibri" w:eastAsia="Calibri" w:cs="Calibri"/>
          <w:sz w:val="24"/>
          <w:szCs w:val="24"/>
        </w:rPr>
        <w:t>Enquiry form via the main website</w:t>
      </w:r>
    </w:p>
    <w:p w:rsidR="00DC21A2" w:rsidP="00243483" w:rsidRDefault="00DC21A2" w14:paraId="58D1523E" w14:textId="77777777">
      <w:pPr>
        <w:spacing w:line="240" w:lineRule="auto"/>
        <w:rPr>
          <w:rFonts w:ascii="Calibri" w:hAnsi="Calibri" w:eastAsia="Calibri" w:cs="Calibri"/>
          <w:sz w:val="24"/>
          <w:szCs w:val="24"/>
        </w:rPr>
      </w:pPr>
    </w:p>
    <w:p w:rsidR="00DC21A2" w:rsidRDefault="00B756EE" w14:paraId="714CF46E" w14:textId="77777777">
      <w:pPr>
        <w:spacing w:line="240" w:lineRule="auto"/>
        <w:rPr>
          <w:rFonts w:ascii="Calibri" w:hAnsi="Calibri" w:eastAsia="Calibri" w:cs="Calibri"/>
          <w:b/>
          <w:sz w:val="32"/>
          <w:szCs w:val="32"/>
        </w:rPr>
      </w:pPr>
      <w:r>
        <w:rPr>
          <w:rFonts w:ascii="Calibri" w:hAnsi="Calibri" w:eastAsia="Calibri" w:cs="Calibri"/>
          <w:b/>
          <w:sz w:val="32"/>
          <w:szCs w:val="32"/>
        </w:rPr>
        <w:t>7. Functional Requirement for Supplier Application</w:t>
      </w:r>
    </w:p>
    <w:p w:rsidR="00DC21A2" w:rsidRDefault="00DC21A2" w14:paraId="304A0CFC" w14:textId="77777777">
      <w:pPr>
        <w:spacing w:line="240" w:lineRule="auto"/>
        <w:rPr>
          <w:rFonts w:ascii="Calibri" w:hAnsi="Calibri" w:eastAsia="Calibri" w:cs="Calibri"/>
          <w:b/>
          <w:sz w:val="32"/>
          <w:szCs w:val="32"/>
        </w:rPr>
      </w:pPr>
    </w:p>
    <w:p w:rsidR="00DC21A2" w:rsidRDefault="003C24D1" w14:paraId="23E0DE1D" w14:textId="77777777">
      <w:pPr>
        <w:spacing w:line="240" w:lineRule="auto"/>
        <w:rPr>
          <w:rFonts w:ascii="Calibri" w:hAnsi="Calibri" w:eastAsia="Calibri" w:cs="Calibri"/>
          <w:b/>
          <w:sz w:val="28"/>
          <w:szCs w:val="28"/>
        </w:rPr>
      </w:pPr>
      <w:r>
        <w:rPr>
          <w:rFonts w:ascii="Calibri" w:hAnsi="Calibri" w:eastAsia="Calibri" w:cs="Calibri"/>
          <w:b/>
          <w:sz w:val="32"/>
          <w:szCs w:val="32"/>
        </w:rPr>
        <w:t xml:space="preserve">7.1 </w:t>
      </w:r>
      <w:r>
        <w:rPr>
          <w:rFonts w:ascii="Calibri" w:hAnsi="Calibri" w:eastAsia="Calibri" w:cs="Calibri"/>
          <w:b/>
          <w:sz w:val="28"/>
          <w:szCs w:val="28"/>
        </w:rPr>
        <w:t>Menus</w:t>
      </w:r>
    </w:p>
    <w:p w:rsidR="00DC21A2" w:rsidRDefault="0091387A" w14:paraId="04B5CBB7" w14:textId="77777777">
      <w:pPr>
        <w:numPr>
          <w:ilvl w:val="0"/>
          <w:numId w:val="25"/>
        </w:numPr>
        <w:spacing w:line="240" w:lineRule="auto"/>
        <w:rPr>
          <w:rFonts w:ascii="Calibri" w:hAnsi="Calibri" w:eastAsia="Calibri" w:cs="Calibri"/>
          <w:sz w:val="24"/>
          <w:szCs w:val="24"/>
        </w:rPr>
      </w:pPr>
      <w:r>
        <w:rPr>
          <w:rFonts w:ascii="Calibri" w:hAnsi="Calibri" w:eastAsia="Calibri" w:cs="Calibri"/>
          <w:sz w:val="24"/>
          <w:szCs w:val="24"/>
        </w:rPr>
        <w:t>Sign in</w:t>
      </w:r>
    </w:p>
    <w:p w:rsidR="00DC21A2" w:rsidRDefault="0091387A" w14:paraId="4D54E267" w14:textId="77777777">
      <w:pPr>
        <w:numPr>
          <w:ilvl w:val="0"/>
          <w:numId w:val="25"/>
        </w:numPr>
        <w:spacing w:line="240" w:lineRule="auto"/>
        <w:rPr>
          <w:rFonts w:ascii="Calibri" w:hAnsi="Calibri" w:eastAsia="Calibri" w:cs="Calibri"/>
          <w:sz w:val="24"/>
          <w:szCs w:val="24"/>
        </w:rPr>
      </w:pPr>
      <w:r>
        <w:rPr>
          <w:rFonts w:ascii="Calibri" w:hAnsi="Calibri" w:eastAsia="Calibri" w:cs="Calibri"/>
          <w:sz w:val="24"/>
          <w:szCs w:val="24"/>
        </w:rPr>
        <w:t>Enquiry form</w:t>
      </w:r>
      <w:r w:rsidR="007D0A3F">
        <w:rPr>
          <w:rFonts w:ascii="Calibri" w:hAnsi="Calibri" w:eastAsia="Calibri" w:cs="Calibri"/>
          <w:sz w:val="24"/>
          <w:szCs w:val="24"/>
        </w:rPr>
        <w:t xml:space="preserve"> via the main website </w:t>
      </w:r>
    </w:p>
    <w:p w:rsidR="00DC21A2" w:rsidRDefault="0091387A" w14:paraId="4C7E68BA" w14:textId="77777777">
      <w:pPr>
        <w:numPr>
          <w:ilvl w:val="0"/>
          <w:numId w:val="25"/>
        </w:numPr>
        <w:spacing w:line="240" w:lineRule="auto"/>
        <w:rPr>
          <w:rFonts w:ascii="Calibri" w:hAnsi="Calibri" w:eastAsia="Calibri" w:cs="Calibri"/>
          <w:sz w:val="24"/>
          <w:szCs w:val="24"/>
        </w:rPr>
      </w:pPr>
      <w:r>
        <w:rPr>
          <w:rFonts w:ascii="Calibri" w:hAnsi="Calibri" w:eastAsia="Calibri" w:cs="Calibri"/>
          <w:sz w:val="24"/>
          <w:szCs w:val="24"/>
        </w:rPr>
        <w:t>Dashboard</w:t>
      </w:r>
    </w:p>
    <w:p w:rsidR="00DC21A2" w:rsidRDefault="0091387A" w14:paraId="28848336" w14:textId="77777777">
      <w:pPr>
        <w:numPr>
          <w:ilvl w:val="0"/>
          <w:numId w:val="25"/>
        </w:numPr>
        <w:spacing w:line="240" w:lineRule="auto"/>
        <w:rPr>
          <w:rFonts w:ascii="Calibri" w:hAnsi="Calibri" w:eastAsia="Calibri" w:cs="Calibri"/>
          <w:sz w:val="24"/>
          <w:szCs w:val="24"/>
        </w:rPr>
      </w:pPr>
      <w:r>
        <w:rPr>
          <w:rFonts w:ascii="Calibri" w:hAnsi="Calibri" w:eastAsia="Calibri" w:cs="Calibri"/>
          <w:sz w:val="24"/>
          <w:szCs w:val="24"/>
        </w:rPr>
        <w:t>My Profile</w:t>
      </w:r>
    </w:p>
    <w:p w:rsidR="00DC21A2" w:rsidRDefault="0091387A" w14:paraId="7EAA67B6" w14:textId="77777777">
      <w:pPr>
        <w:numPr>
          <w:ilvl w:val="0"/>
          <w:numId w:val="25"/>
        </w:numPr>
        <w:spacing w:line="240" w:lineRule="auto"/>
        <w:rPr>
          <w:rFonts w:ascii="Calibri" w:hAnsi="Calibri" w:eastAsia="Calibri" w:cs="Calibri"/>
          <w:sz w:val="24"/>
          <w:szCs w:val="24"/>
        </w:rPr>
      </w:pPr>
      <w:r>
        <w:rPr>
          <w:rFonts w:ascii="Calibri" w:hAnsi="Calibri" w:eastAsia="Calibri" w:cs="Calibri"/>
          <w:sz w:val="24"/>
          <w:szCs w:val="24"/>
        </w:rPr>
        <w:t>Change Password</w:t>
      </w:r>
    </w:p>
    <w:p w:rsidR="00DC21A2" w:rsidRDefault="0091387A" w14:paraId="6A599AB0" w14:textId="77777777">
      <w:pPr>
        <w:numPr>
          <w:ilvl w:val="0"/>
          <w:numId w:val="25"/>
        </w:numPr>
        <w:spacing w:line="240" w:lineRule="auto"/>
        <w:rPr>
          <w:rFonts w:ascii="Calibri" w:hAnsi="Calibri" w:eastAsia="Calibri" w:cs="Calibri"/>
          <w:sz w:val="24"/>
          <w:szCs w:val="24"/>
        </w:rPr>
      </w:pPr>
      <w:r>
        <w:rPr>
          <w:rFonts w:ascii="Calibri" w:hAnsi="Calibri" w:eastAsia="Calibri" w:cs="Calibri"/>
          <w:sz w:val="24"/>
          <w:szCs w:val="24"/>
        </w:rPr>
        <w:t>Sign Out</w:t>
      </w:r>
    </w:p>
    <w:p w:rsidR="00DC21A2" w:rsidRDefault="0091387A" w14:paraId="0A904F99" w14:textId="77777777">
      <w:pPr>
        <w:numPr>
          <w:ilvl w:val="0"/>
          <w:numId w:val="25"/>
        </w:numPr>
        <w:spacing w:line="240" w:lineRule="auto"/>
        <w:rPr>
          <w:rFonts w:ascii="Calibri" w:hAnsi="Calibri" w:eastAsia="Calibri" w:cs="Calibri"/>
          <w:sz w:val="24"/>
          <w:szCs w:val="24"/>
        </w:rPr>
      </w:pPr>
      <w:r>
        <w:rPr>
          <w:rFonts w:ascii="Calibri" w:hAnsi="Calibri" w:eastAsia="Calibri" w:cs="Calibri"/>
          <w:sz w:val="24"/>
          <w:szCs w:val="24"/>
        </w:rPr>
        <w:t>Route Management</w:t>
      </w:r>
    </w:p>
    <w:p w:rsidR="00DC21A2" w:rsidRDefault="0091387A" w14:paraId="5D4A4525" w14:textId="77777777">
      <w:pPr>
        <w:numPr>
          <w:ilvl w:val="0"/>
          <w:numId w:val="25"/>
        </w:numPr>
        <w:spacing w:line="240" w:lineRule="auto"/>
        <w:rPr>
          <w:rFonts w:ascii="Calibri" w:hAnsi="Calibri" w:eastAsia="Calibri" w:cs="Calibri"/>
          <w:sz w:val="24"/>
          <w:szCs w:val="24"/>
        </w:rPr>
      </w:pPr>
      <w:r>
        <w:rPr>
          <w:rFonts w:ascii="Calibri" w:hAnsi="Calibri" w:eastAsia="Calibri" w:cs="Calibri"/>
          <w:sz w:val="24"/>
          <w:szCs w:val="24"/>
        </w:rPr>
        <w:t>Fleet Management</w:t>
      </w:r>
    </w:p>
    <w:p w:rsidR="00DC21A2" w:rsidRDefault="0091387A" w14:paraId="054B8EDC" w14:textId="77777777">
      <w:pPr>
        <w:numPr>
          <w:ilvl w:val="0"/>
          <w:numId w:val="25"/>
        </w:numPr>
        <w:spacing w:line="240" w:lineRule="auto"/>
        <w:rPr>
          <w:rFonts w:ascii="Calibri" w:hAnsi="Calibri" w:eastAsia="Calibri" w:cs="Calibri"/>
          <w:sz w:val="24"/>
          <w:szCs w:val="24"/>
        </w:rPr>
      </w:pPr>
      <w:r>
        <w:rPr>
          <w:rFonts w:ascii="Calibri" w:hAnsi="Calibri" w:eastAsia="Calibri" w:cs="Calibri"/>
          <w:sz w:val="24"/>
          <w:szCs w:val="24"/>
        </w:rPr>
        <w:t>Fair Calculation Management</w:t>
      </w:r>
    </w:p>
    <w:p w:rsidR="00DC21A2" w:rsidP="4DF41364" w:rsidRDefault="0091387A" w14:paraId="3EB44F69" w14:textId="77777777">
      <w:pPr>
        <w:numPr>
          <w:ilvl w:val="0"/>
          <w:numId w:val="25"/>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Add Driver (Add, Edit, View, Delete)</w:t>
      </w:r>
    </w:p>
    <w:p w:rsidR="00DC21A2" w:rsidRDefault="0091387A" w14:paraId="26573F8B" w14:textId="77777777">
      <w:pPr>
        <w:numPr>
          <w:ilvl w:val="0"/>
          <w:numId w:val="25"/>
        </w:numPr>
        <w:spacing w:line="240" w:lineRule="auto"/>
        <w:rPr>
          <w:rFonts w:ascii="Calibri" w:hAnsi="Calibri" w:eastAsia="Calibri" w:cs="Calibri"/>
          <w:sz w:val="24"/>
          <w:szCs w:val="24"/>
        </w:rPr>
      </w:pPr>
      <w:r>
        <w:rPr>
          <w:rFonts w:ascii="Calibri" w:hAnsi="Calibri" w:eastAsia="Calibri" w:cs="Calibri"/>
          <w:sz w:val="24"/>
          <w:szCs w:val="24"/>
        </w:rPr>
        <w:t>Booking List</w:t>
      </w:r>
    </w:p>
    <w:p w:rsidR="00390246" w:rsidRDefault="00390246" w14:paraId="7C2D8D83" w14:textId="77777777">
      <w:pPr>
        <w:numPr>
          <w:ilvl w:val="0"/>
          <w:numId w:val="25"/>
        </w:numPr>
        <w:spacing w:line="240" w:lineRule="auto"/>
        <w:rPr>
          <w:rFonts w:ascii="Calibri" w:hAnsi="Calibri" w:eastAsia="Calibri" w:cs="Calibri"/>
          <w:sz w:val="24"/>
          <w:szCs w:val="24"/>
        </w:rPr>
      </w:pPr>
      <w:r w:rsidRPr="00390246">
        <w:rPr>
          <w:rFonts w:ascii="Calibri" w:hAnsi="Calibri" w:eastAsia="Calibri" w:cs="Calibri"/>
          <w:sz w:val="24"/>
          <w:szCs w:val="24"/>
        </w:rPr>
        <w:t>Revenue report</w:t>
      </w:r>
    </w:p>
    <w:p w:rsidRPr="00390246" w:rsidR="00390246" w:rsidRDefault="00390246" w14:paraId="7A9AC882" w14:textId="77777777">
      <w:pPr>
        <w:numPr>
          <w:ilvl w:val="0"/>
          <w:numId w:val="25"/>
        </w:numPr>
        <w:spacing w:line="240" w:lineRule="auto"/>
        <w:rPr>
          <w:rFonts w:ascii="Calibri" w:hAnsi="Calibri" w:eastAsia="Calibri" w:cs="Calibri"/>
          <w:sz w:val="24"/>
          <w:szCs w:val="24"/>
        </w:rPr>
      </w:pPr>
      <w:r w:rsidRPr="00390246">
        <w:rPr>
          <w:rFonts w:ascii="Calibri" w:hAnsi="Calibri" w:eastAsia="Calibri" w:cs="Calibri"/>
          <w:sz w:val="24"/>
          <w:szCs w:val="24"/>
        </w:rPr>
        <w:t>Payout report</w:t>
      </w:r>
    </w:p>
    <w:p w:rsidR="00390246" w:rsidP="00390246" w:rsidRDefault="00390246" w14:paraId="1F0B0F0D" w14:textId="77777777">
      <w:pPr>
        <w:spacing w:line="240" w:lineRule="auto"/>
        <w:ind w:left="360"/>
        <w:rPr>
          <w:rFonts w:ascii="Calibri" w:hAnsi="Calibri" w:eastAsia="Calibri" w:cs="Calibri"/>
          <w:sz w:val="24"/>
          <w:szCs w:val="24"/>
        </w:rPr>
      </w:pPr>
    </w:p>
    <w:p w:rsidR="00805F9C" w:rsidRDefault="00805F9C" w14:paraId="064D27E3" w14:textId="77777777">
      <w:pPr>
        <w:spacing w:line="240" w:lineRule="auto"/>
        <w:rPr>
          <w:rFonts w:ascii="Calibri" w:hAnsi="Calibri" w:eastAsia="Calibri" w:cs="Calibri"/>
          <w:b/>
          <w:sz w:val="28"/>
          <w:szCs w:val="28"/>
        </w:rPr>
      </w:pPr>
    </w:p>
    <w:p w:rsidR="00DC21A2" w:rsidRDefault="007D0A3F" w14:paraId="58FFF1DA" w14:textId="77777777">
      <w:pPr>
        <w:spacing w:line="240" w:lineRule="auto"/>
        <w:rPr>
          <w:rFonts w:ascii="Calibri" w:hAnsi="Calibri" w:eastAsia="Calibri" w:cs="Calibri"/>
          <w:b/>
          <w:sz w:val="28"/>
          <w:szCs w:val="28"/>
        </w:rPr>
      </w:pPr>
      <w:r>
        <w:rPr>
          <w:rFonts w:ascii="Calibri" w:hAnsi="Calibri" w:eastAsia="Calibri" w:cs="Calibri"/>
          <w:b/>
          <w:sz w:val="28"/>
          <w:szCs w:val="28"/>
        </w:rPr>
        <w:t>8. Functional Requirement for Driver Application</w:t>
      </w:r>
    </w:p>
    <w:p w:rsidR="00DC21A2" w:rsidRDefault="00DC21A2" w14:paraId="6DEE0F7C" w14:textId="77777777">
      <w:pPr>
        <w:spacing w:line="240" w:lineRule="auto"/>
        <w:rPr>
          <w:rFonts w:ascii="Calibri" w:hAnsi="Calibri" w:eastAsia="Calibri" w:cs="Calibri"/>
          <w:b/>
          <w:sz w:val="28"/>
          <w:szCs w:val="28"/>
        </w:rPr>
      </w:pPr>
    </w:p>
    <w:p w:rsidR="00DC21A2" w:rsidRDefault="007D0A3F" w14:paraId="60D4F956" w14:textId="77777777">
      <w:pPr>
        <w:spacing w:line="240" w:lineRule="auto"/>
        <w:rPr>
          <w:rFonts w:ascii="Calibri" w:hAnsi="Calibri" w:eastAsia="Calibri" w:cs="Calibri"/>
          <w:b/>
          <w:sz w:val="28"/>
          <w:szCs w:val="28"/>
        </w:rPr>
      </w:pPr>
      <w:r>
        <w:rPr>
          <w:rFonts w:ascii="Calibri" w:hAnsi="Calibri" w:eastAsia="Calibri" w:cs="Calibri"/>
          <w:b/>
          <w:sz w:val="28"/>
          <w:szCs w:val="28"/>
        </w:rPr>
        <w:t>8.1 Menus</w:t>
      </w:r>
    </w:p>
    <w:p w:rsidR="00DC21A2" w:rsidRDefault="00DC21A2" w14:paraId="656E4AA8" w14:textId="77777777">
      <w:pPr>
        <w:spacing w:line="240" w:lineRule="auto"/>
        <w:rPr>
          <w:rFonts w:ascii="Calibri" w:hAnsi="Calibri" w:eastAsia="Calibri" w:cs="Calibri"/>
          <w:sz w:val="24"/>
          <w:szCs w:val="24"/>
        </w:rPr>
      </w:pPr>
    </w:p>
    <w:p w:rsidR="00DC21A2" w:rsidRDefault="0091387A" w14:paraId="5332F6E2" w14:textId="77777777">
      <w:pPr>
        <w:numPr>
          <w:ilvl w:val="0"/>
          <w:numId w:val="96"/>
        </w:numPr>
        <w:spacing w:line="240" w:lineRule="auto"/>
        <w:rPr>
          <w:rFonts w:ascii="Calibri" w:hAnsi="Calibri" w:eastAsia="Calibri" w:cs="Calibri"/>
          <w:sz w:val="24"/>
          <w:szCs w:val="24"/>
        </w:rPr>
      </w:pPr>
      <w:r>
        <w:rPr>
          <w:rFonts w:ascii="Calibri" w:hAnsi="Calibri" w:eastAsia="Calibri" w:cs="Calibri"/>
          <w:sz w:val="24"/>
          <w:szCs w:val="24"/>
        </w:rPr>
        <w:t>Sign in</w:t>
      </w:r>
    </w:p>
    <w:p w:rsidR="00DC21A2" w:rsidRDefault="0091387A" w14:paraId="65360C7F" w14:textId="77777777">
      <w:pPr>
        <w:numPr>
          <w:ilvl w:val="0"/>
          <w:numId w:val="96"/>
        </w:numPr>
        <w:spacing w:line="240" w:lineRule="auto"/>
        <w:rPr>
          <w:rFonts w:ascii="Calibri" w:hAnsi="Calibri" w:eastAsia="Calibri" w:cs="Calibri"/>
          <w:sz w:val="24"/>
          <w:szCs w:val="24"/>
        </w:rPr>
      </w:pPr>
      <w:r>
        <w:rPr>
          <w:rFonts w:ascii="Calibri" w:hAnsi="Calibri" w:eastAsia="Calibri" w:cs="Calibri"/>
          <w:sz w:val="24"/>
          <w:szCs w:val="24"/>
        </w:rPr>
        <w:t>Dashboard</w:t>
      </w:r>
    </w:p>
    <w:p w:rsidR="00DC21A2" w:rsidRDefault="0091387A" w14:paraId="658A6084" w14:textId="77777777">
      <w:pPr>
        <w:numPr>
          <w:ilvl w:val="0"/>
          <w:numId w:val="96"/>
        </w:numPr>
        <w:spacing w:line="240" w:lineRule="auto"/>
        <w:rPr>
          <w:rFonts w:ascii="Calibri" w:hAnsi="Calibri" w:eastAsia="Calibri" w:cs="Calibri"/>
          <w:sz w:val="24"/>
          <w:szCs w:val="24"/>
        </w:rPr>
      </w:pPr>
      <w:r>
        <w:rPr>
          <w:rFonts w:ascii="Calibri" w:hAnsi="Calibri" w:eastAsia="Calibri" w:cs="Calibri"/>
          <w:sz w:val="24"/>
          <w:szCs w:val="24"/>
        </w:rPr>
        <w:t>My Profile</w:t>
      </w:r>
    </w:p>
    <w:p w:rsidR="00DC21A2" w:rsidRDefault="0091387A" w14:paraId="08A595E0" w14:textId="77777777">
      <w:pPr>
        <w:numPr>
          <w:ilvl w:val="0"/>
          <w:numId w:val="96"/>
        </w:numPr>
        <w:spacing w:line="240" w:lineRule="auto"/>
        <w:rPr>
          <w:rFonts w:ascii="Calibri" w:hAnsi="Calibri" w:eastAsia="Calibri" w:cs="Calibri"/>
          <w:sz w:val="24"/>
          <w:szCs w:val="24"/>
        </w:rPr>
      </w:pPr>
      <w:r>
        <w:rPr>
          <w:rFonts w:ascii="Calibri" w:hAnsi="Calibri" w:eastAsia="Calibri" w:cs="Calibri"/>
          <w:sz w:val="24"/>
          <w:szCs w:val="24"/>
        </w:rPr>
        <w:t>Change Password</w:t>
      </w:r>
    </w:p>
    <w:p w:rsidR="00DC21A2" w:rsidRDefault="0091387A" w14:paraId="537377C2" w14:textId="77777777">
      <w:pPr>
        <w:numPr>
          <w:ilvl w:val="0"/>
          <w:numId w:val="96"/>
        </w:numPr>
        <w:spacing w:line="240" w:lineRule="auto"/>
        <w:rPr>
          <w:rFonts w:ascii="Calibri" w:hAnsi="Calibri" w:eastAsia="Calibri" w:cs="Calibri"/>
          <w:sz w:val="24"/>
          <w:szCs w:val="24"/>
        </w:rPr>
      </w:pPr>
      <w:r>
        <w:rPr>
          <w:rFonts w:ascii="Calibri" w:hAnsi="Calibri" w:eastAsia="Calibri" w:cs="Calibri"/>
          <w:sz w:val="24"/>
          <w:szCs w:val="24"/>
        </w:rPr>
        <w:t>Sign out</w:t>
      </w:r>
    </w:p>
    <w:p w:rsidR="007D0A3F" w:rsidRDefault="007D0A3F" w14:paraId="0FC62EF6" w14:textId="77777777">
      <w:pPr>
        <w:numPr>
          <w:ilvl w:val="0"/>
          <w:numId w:val="96"/>
        </w:numPr>
        <w:spacing w:line="240" w:lineRule="auto"/>
        <w:rPr>
          <w:rFonts w:ascii="Calibri" w:hAnsi="Calibri" w:eastAsia="Calibri" w:cs="Calibri"/>
          <w:sz w:val="24"/>
          <w:szCs w:val="24"/>
        </w:rPr>
      </w:pPr>
      <w:r>
        <w:rPr>
          <w:rFonts w:ascii="Calibri" w:hAnsi="Calibri" w:eastAsia="Calibri" w:cs="Calibri"/>
          <w:sz w:val="24"/>
          <w:szCs w:val="24"/>
        </w:rPr>
        <w:t xml:space="preserve">Manage bookings </w:t>
      </w:r>
    </w:p>
    <w:p w:rsidR="007D0A3F" w:rsidRDefault="007D0A3F" w14:paraId="410452E8" w14:textId="77777777">
      <w:pPr>
        <w:numPr>
          <w:ilvl w:val="0"/>
          <w:numId w:val="96"/>
        </w:numPr>
        <w:spacing w:line="240" w:lineRule="auto"/>
        <w:rPr>
          <w:rFonts w:ascii="Calibri" w:hAnsi="Calibri" w:eastAsia="Calibri" w:cs="Calibri"/>
          <w:sz w:val="24"/>
          <w:szCs w:val="24"/>
        </w:rPr>
      </w:pPr>
      <w:r>
        <w:rPr>
          <w:rFonts w:ascii="Calibri" w:hAnsi="Calibri" w:eastAsia="Calibri" w:cs="Calibri"/>
          <w:sz w:val="24"/>
          <w:szCs w:val="24"/>
        </w:rPr>
        <w:t xml:space="preserve">Complete booking with </w:t>
      </w:r>
      <w:r w:rsidR="00390246">
        <w:rPr>
          <w:rFonts w:ascii="Calibri" w:hAnsi="Calibri" w:eastAsia="Calibri" w:cs="Calibri"/>
          <w:sz w:val="24"/>
          <w:szCs w:val="24"/>
        </w:rPr>
        <w:t xml:space="preserve">upload trip Claim   </w:t>
      </w:r>
    </w:p>
    <w:p w:rsidR="00DC21A2" w:rsidRDefault="0091387A" w14:paraId="5DED6951" w14:textId="77777777">
      <w:pPr>
        <w:numPr>
          <w:ilvl w:val="0"/>
          <w:numId w:val="96"/>
        </w:numPr>
        <w:spacing w:line="240" w:lineRule="auto"/>
        <w:rPr>
          <w:rFonts w:ascii="Calibri" w:hAnsi="Calibri" w:eastAsia="Calibri" w:cs="Calibri"/>
          <w:sz w:val="24"/>
          <w:szCs w:val="24"/>
        </w:rPr>
      </w:pPr>
      <w:r>
        <w:rPr>
          <w:rFonts w:ascii="Calibri" w:hAnsi="Calibri" w:eastAsia="Calibri" w:cs="Calibri"/>
          <w:sz w:val="24"/>
          <w:szCs w:val="24"/>
        </w:rPr>
        <w:t>Riding History</w:t>
      </w:r>
    </w:p>
    <w:p w:rsidR="00DC21A2" w:rsidRDefault="0091387A" w14:paraId="77EE3CDC" w14:textId="77777777">
      <w:pPr>
        <w:numPr>
          <w:ilvl w:val="0"/>
          <w:numId w:val="96"/>
        </w:numPr>
        <w:spacing w:line="240" w:lineRule="auto"/>
        <w:rPr>
          <w:rFonts w:ascii="Calibri" w:hAnsi="Calibri" w:eastAsia="Calibri" w:cs="Calibri"/>
          <w:sz w:val="24"/>
          <w:szCs w:val="24"/>
        </w:rPr>
      </w:pPr>
      <w:r>
        <w:rPr>
          <w:rFonts w:ascii="Calibri" w:hAnsi="Calibri" w:eastAsia="Calibri" w:cs="Calibri"/>
          <w:sz w:val="24"/>
          <w:szCs w:val="24"/>
        </w:rPr>
        <w:t>Driver (View)</w:t>
      </w:r>
    </w:p>
    <w:p w:rsidR="00390246" w:rsidRDefault="00390246" w14:paraId="09A1CE78" w14:textId="77777777">
      <w:pPr>
        <w:numPr>
          <w:ilvl w:val="0"/>
          <w:numId w:val="96"/>
        </w:numPr>
        <w:spacing w:line="240" w:lineRule="auto"/>
        <w:rPr>
          <w:rFonts w:ascii="Calibri" w:hAnsi="Calibri" w:eastAsia="Calibri" w:cs="Calibri"/>
          <w:sz w:val="24"/>
          <w:szCs w:val="24"/>
        </w:rPr>
      </w:pPr>
      <w:r w:rsidRPr="00390246">
        <w:rPr>
          <w:rFonts w:ascii="Calibri" w:hAnsi="Calibri" w:eastAsia="Calibri" w:cs="Calibri"/>
          <w:sz w:val="24"/>
          <w:szCs w:val="24"/>
        </w:rPr>
        <w:t>Revenue report</w:t>
      </w:r>
    </w:p>
    <w:p w:rsidRPr="00390246" w:rsidR="00390246" w:rsidRDefault="00390246" w14:paraId="1F7A7F87" w14:textId="77777777">
      <w:pPr>
        <w:numPr>
          <w:ilvl w:val="0"/>
          <w:numId w:val="96"/>
        </w:numPr>
        <w:spacing w:line="240" w:lineRule="auto"/>
        <w:rPr>
          <w:rFonts w:ascii="Calibri" w:hAnsi="Calibri" w:eastAsia="Calibri" w:cs="Calibri"/>
          <w:sz w:val="24"/>
          <w:szCs w:val="24"/>
        </w:rPr>
      </w:pPr>
      <w:r w:rsidRPr="00390246">
        <w:rPr>
          <w:rFonts w:ascii="Calibri" w:hAnsi="Calibri" w:eastAsia="Calibri" w:cs="Calibri"/>
          <w:sz w:val="24"/>
          <w:szCs w:val="24"/>
        </w:rPr>
        <w:t>Payout report</w:t>
      </w:r>
    </w:p>
    <w:p w:rsidR="00390246" w:rsidP="00390246" w:rsidRDefault="00390246" w14:paraId="397B1EC8" w14:textId="77777777">
      <w:pPr>
        <w:spacing w:line="240" w:lineRule="auto"/>
        <w:ind w:left="720"/>
        <w:rPr>
          <w:rFonts w:ascii="Calibri" w:hAnsi="Calibri" w:eastAsia="Calibri" w:cs="Calibri"/>
          <w:sz w:val="24"/>
          <w:szCs w:val="24"/>
        </w:rPr>
      </w:pPr>
    </w:p>
    <w:p w:rsidR="00DC21A2" w:rsidRDefault="00DC21A2" w14:paraId="4358B619" w14:textId="77777777">
      <w:pPr>
        <w:spacing w:line="240" w:lineRule="auto"/>
        <w:rPr>
          <w:rFonts w:ascii="Calibri" w:hAnsi="Calibri" w:eastAsia="Calibri" w:cs="Calibri"/>
          <w:sz w:val="24"/>
          <w:szCs w:val="24"/>
        </w:rPr>
      </w:pPr>
    </w:p>
    <w:p w:rsidR="00DC21A2" w:rsidRDefault="0091387A" w14:paraId="3D4EB5F3" w14:textId="77777777">
      <w:pPr>
        <w:spacing w:line="240" w:lineRule="auto"/>
        <w:rPr>
          <w:rFonts w:ascii="Calibri" w:hAnsi="Calibri" w:eastAsia="Calibri" w:cs="Calibri"/>
          <w:b/>
          <w:sz w:val="24"/>
          <w:szCs w:val="24"/>
        </w:rPr>
      </w:pPr>
      <w:r>
        <w:rPr>
          <w:rFonts w:ascii="Calibri" w:hAnsi="Calibri" w:eastAsia="Calibri" w:cs="Calibri"/>
          <w:b/>
          <w:sz w:val="24"/>
          <w:szCs w:val="24"/>
        </w:rPr>
        <w:t>Driver Features</w:t>
      </w:r>
    </w:p>
    <w:p w:rsidR="00DC21A2" w:rsidP="42094E3C" w:rsidRDefault="0091387A" w14:paraId="0FA6EF17" w14:textId="77777777">
      <w:pPr>
        <w:numPr>
          <w:ilvl w:val="0"/>
          <w:numId w:val="1"/>
        </w:numPr>
        <w:spacing w:line="240" w:lineRule="auto"/>
        <w:rPr>
          <w:rFonts w:ascii="Calibri" w:hAnsi="Calibri" w:eastAsia="Calibri" w:cs="Calibri"/>
          <w:sz w:val="24"/>
          <w:szCs w:val="24"/>
          <w:lang w:val="en-US"/>
        </w:rPr>
      </w:pPr>
      <w:r w:rsidRPr="42094E3C">
        <w:rPr>
          <w:rFonts w:ascii="Calibri" w:hAnsi="Calibri" w:eastAsia="Calibri" w:cs="Calibri"/>
          <w:sz w:val="24"/>
          <w:szCs w:val="24"/>
          <w:lang w:val="en-US"/>
        </w:rPr>
        <w:t>Vehicle Listing: Handle all details related to the vehicles, such as licenses, model, images, verification, etc.</w:t>
      </w:r>
    </w:p>
    <w:p w:rsidR="00DC21A2" w:rsidRDefault="0091387A" w14:paraId="122F0798" w14:textId="77777777">
      <w:pPr>
        <w:numPr>
          <w:ilvl w:val="0"/>
          <w:numId w:val="1"/>
        </w:numPr>
        <w:spacing w:line="240" w:lineRule="auto"/>
        <w:rPr>
          <w:rFonts w:ascii="Calibri" w:hAnsi="Calibri" w:eastAsia="Calibri" w:cs="Calibri"/>
          <w:sz w:val="24"/>
          <w:szCs w:val="24"/>
        </w:rPr>
      </w:pPr>
      <w:r>
        <w:rPr>
          <w:rFonts w:ascii="Calibri" w:hAnsi="Calibri" w:eastAsia="Calibri" w:cs="Calibri"/>
          <w:sz w:val="24"/>
          <w:szCs w:val="24"/>
        </w:rPr>
        <w:t>Bookings: To view all future bookings in a calendar form.</w:t>
      </w:r>
    </w:p>
    <w:p w:rsidR="00DC21A2" w:rsidRDefault="0091387A" w14:paraId="31431B93" w14:textId="77777777">
      <w:pPr>
        <w:numPr>
          <w:ilvl w:val="0"/>
          <w:numId w:val="1"/>
        </w:numPr>
        <w:spacing w:line="240" w:lineRule="auto"/>
        <w:rPr>
          <w:rFonts w:ascii="Calibri" w:hAnsi="Calibri" w:eastAsia="Calibri" w:cs="Calibri"/>
          <w:sz w:val="24"/>
          <w:szCs w:val="24"/>
        </w:rPr>
      </w:pPr>
      <w:r>
        <w:rPr>
          <w:rFonts w:ascii="Calibri" w:hAnsi="Calibri" w:eastAsia="Calibri" w:cs="Calibri"/>
          <w:sz w:val="24"/>
          <w:szCs w:val="24"/>
        </w:rPr>
        <w:t>Requests: To approve or decline the car reservation request of the user.</w:t>
      </w:r>
    </w:p>
    <w:p w:rsidR="00DC21A2" w:rsidP="4DF41364" w:rsidRDefault="0091387A" w14:paraId="7685A992" w14:textId="77777777">
      <w:pPr>
        <w:numPr>
          <w:ilvl w:val="0"/>
          <w:numId w:val="1"/>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Booking History: All previous bookings and the received payments can be tracked here. </w:t>
      </w:r>
    </w:p>
    <w:p w:rsidR="00DC21A2" w:rsidRDefault="00DC21A2" w14:paraId="00C737B6" w14:textId="77777777">
      <w:pPr>
        <w:spacing w:line="240" w:lineRule="auto"/>
        <w:rPr>
          <w:rFonts w:ascii="Calibri" w:hAnsi="Calibri" w:eastAsia="Calibri" w:cs="Calibri"/>
          <w:sz w:val="24"/>
          <w:szCs w:val="24"/>
        </w:rPr>
      </w:pPr>
    </w:p>
    <w:p w:rsidR="00DC21A2" w:rsidRDefault="00DC21A2" w14:paraId="75B0E35B" w14:textId="77777777">
      <w:pPr>
        <w:spacing w:line="240" w:lineRule="auto"/>
        <w:rPr>
          <w:rFonts w:ascii="Calibri" w:hAnsi="Calibri" w:eastAsia="Calibri" w:cs="Calibri"/>
          <w:b/>
          <w:sz w:val="32"/>
          <w:szCs w:val="32"/>
        </w:rPr>
      </w:pPr>
    </w:p>
    <w:p w:rsidR="00DC21A2" w:rsidRDefault="0043161D" w14:paraId="1E0F1AA4" w14:textId="77777777">
      <w:pPr>
        <w:spacing w:line="240" w:lineRule="auto"/>
        <w:rPr>
          <w:rFonts w:ascii="Calibri" w:hAnsi="Calibri" w:eastAsia="Calibri" w:cs="Calibri"/>
          <w:b/>
          <w:sz w:val="32"/>
          <w:szCs w:val="32"/>
        </w:rPr>
      </w:pPr>
      <w:r>
        <w:rPr>
          <w:rFonts w:ascii="Calibri" w:hAnsi="Calibri" w:eastAsia="Calibri" w:cs="Calibri"/>
          <w:b/>
          <w:sz w:val="32"/>
          <w:szCs w:val="32"/>
        </w:rPr>
        <w:t>9. Functional Requirement for Customer Application</w:t>
      </w:r>
    </w:p>
    <w:p w:rsidR="00DC21A2" w:rsidRDefault="00DC21A2" w14:paraId="447DB8E7" w14:textId="77777777">
      <w:pPr>
        <w:spacing w:line="240" w:lineRule="auto"/>
        <w:rPr>
          <w:rFonts w:ascii="Calibri" w:hAnsi="Calibri" w:eastAsia="Calibri" w:cs="Calibri"/>
          <w:b/>
          <w:sz w:val="32"/>
          <w:szCs w:val="32"/>
        </w:rPr>
      </w:pPr>
    </w:p>
    <w:p w:rsidR="00DC21A2" w:rsidRDefault="0043161D" w14:paraId="262B6005" w14:textId="77777777">
      <w:pPr>
        <w:spacing w:line="240" w:lineRule="auto"/>
        <w:rPr>
          <w:rFonts w:ascii="Calibri" w:hAnsi="Calibri" w:eastAsia="Calibri" w:cs="Calibri"/>
          <w:b/>
          <w:sz w:val="28"/>
          <w:szCs w:val="28"/>
        </w:rPr>
      </w:pPr>
      <w:r>
        <w:rPr>
          <w:rFonts w:ascii="Calibri" w:hAnsi="Calibri" w:eastAsia="Calibri" w:cs="Calibri"/>
          <w:b/>
          <w:sz w:val="28"/>
          <w:szCs w:val="28"/>
        </w:rPr>
        <w:t>9.1 Menus</w:t>
      </w:r>
    </w:p>
    <w:p w:rsidR="00DC21A2" w:rsidRDefault="0091387A" w14:paraId="690F5B15" w14:textId="77777777">
      <w:pPr>
        <w:numPr>
          <w:ilvl w:val="0"/>
          <w:numId w:val="95"/>
        </w:numPr>
        <w:spacing w:line="240" w:lineRule="auto"/>
        <w:rPr>
          <w:rFonts w:ascii="Calibri" w:hAnsi="Calibri" w:eastAsia="Calibri" w:cs="Calibri"/>
          <w:sz w:val="24"/>
          <w:szCs w:val="24"/>
        </w:rPr>
      </w:pPr>
      <w:r>
        <w:rPr>
          <w:rFonts w:ascii="Calibri" w:hAnsi="Calibri" w:eastAsia="Calibri" w:cs="Calibri"/>
          <w:sz w:val="24"/>
          <w:szCs w:val="24"/>
        </w:rPr>
        <w:t>Sign in</w:t>
      </w:r>
    </w:p>
    <w:p w:rsidR="00DC21A2" w:rsidRDefault="0091387A" w14:paraId="0D262879" w14:textId="77777777">
      <w:pPr>
        <w:numPr>
          <w:ilvl w:val="0"/>
          <w:numId w:val="95"/>
        </w:numPr>
        <w:spacing w:line="240" w:lineRule="auto"/>
        <w:rPr>
          <w:rFonts w:ascii="Calibri" w:hAnsi="Calibri" w:eastAsia="Calibri" w:cs="Calibri"/>
          <w:sz w:val="24"/>
          <w:szCs w:val="24"/>
        </w:rPr>
      </w:pPr>
      <w:r>
        <w:rPr>
          <w:rFonts w:ascii="Calibri" w:hAnsi="Calibri" w:eastAsia="Calibri" w:cs="Calibri"/>
          <w:sz w:val="24"/>
          <w:szCs w:val="24"/>
        </w:rPr>
        <w:t>Forgot Password</w:t>
      </w:r>
    </w:p>
    <w:p w:rsidR="00DC21A2" w:rsidRDefault="0091387A" w14:paraId="0BEB5665" w14:textId="77777777">
      <w:pPr>
        <w:numPr>
          <w:ilvl w:val="0"/>
          <w:numId w:val="95"/>
        </w:numPr>
        <w:spacing w:line="240" w:lineRule="auto"/>
        <w:rPr>
          <w:rFonts w:ascii="Calibri" w:hAnsi="Calibri" w:eastAsia="Calibri" w:cs="Calibri"/>
          <w:sz w:val="24"/>
          <w:szCs w:val="24"/>
        </w:rPr>
      </w:pPr>
      <w:r>
        <w:rPr>
          <w:rFonts w:ascii="Calibri" w:hAnsi="Calibri" w:eastAsia="Calibri" w:cs="Calibri"/>
          <w:sz w:val="24"/>
          <w:szCs w:val="24"/>
        </w:rPr>
        <w:t>Sign Up</w:t>
      </w:r>
    </w:p>
    <w:p w:rsidR="00DC21A2" w:rsidRDefault="0091387A" w14:paraId="5E5E0927" w14:textId="77777777">
      <w:pPr>
        <w:numPr>
          <w:ilvl w:val="0"/>
          <w:numId w:val="95"/>
        </w:numPr>
        <w:spacing w:line="240" w:lineRule="auto"/>
        <w:rPr>
          <w:rFonts w:ascii="Calibri" w:hAnsi="Calibri" w:eastAsia="Calibri" w:cs="Calibri"/>
          <w:sz w:val="24"/>
          <w:szCs w:val="24"/>
        </w:rPr>
      </w:pPr>
      <w:r>
        <w:rPr>
          <w:rFonts w:ascii="Calibri" w:hAnsi="Calibri" w:eastAsia="Calibri" w:cs="Calibri"/>
          <w:sz w:val="24"/>
          <w:szCs w:val="24"/>
        </w:rPr>
        <w:t>Dashboard</w:t>
      </w:r>
    </w:p>
    <w:p w:rsidR="00DC21A2" w:rsidRDefault="0091387A" w14:paraId="5891FA4D" w14:textId="77777777">
      <w:pPr>
        <w:numPr>
          <w:ilvl w:val="0"/>
          <w:numId w:val="95"/>
        </w:numPr>
        <w:spacing w:line="240" w:lineRule="auto"/>
        <w:rPr>
          <w:rFonts w:ascii="Calibri" w:hAnsi="Calibri" w:eastAsia="Calibri" w:cs="Calibri"/>
          <w:sz w:val="24"/>
          <w:szCs w:val="24"/>
        </w:rPr>
      </w:pPr>
      <w:r>
        <w:rPr>
          <w:rFonts w:ascii="Calibri" w:hAnsi="Calibri" w:eastAsia="Calibri" w:cs="Calibri"/>
          <w:sz w:val="24"/>
          <w:szCs w:val="24"/>
        </w:rPr>
        <w:t xml:space="preserve">My Profile </w:t>
      </w:r>
    </w:p>
    <w:p w:rsidR="00DC21A2" w:rsidRDefault="0091387A" w14:paraId="733C53B5" w14:textId="77777777">
      <w:pPr>
        <w:numPr>
          <w:ilvl w:val="0"/>
          <w:numId w:val="95"/>
        </w:numPr>
        <w:spacing w:line="240" w:lineRule="auto"/>
        <w:rPr>
          <w:rFonts w:ascii="Calibri" w:hAnsi="Calibri" w:eastAsia="Calibri" w:cs="Calibri"/>
          <w:sz w:val="24"/>
          <w:szCs w:val="24"/>
        </w:rPr>
      </w:pPr>
      <w:r>
        <w:rPr>
          <w:rFonts w:ascii="Calibri" w:hAnsi="Calibri" w:eastAsia="Calibri" w:cs="Calibri"/>
          <w:sz w:val="24"/>
          <w:szCs w:val="24"/>
        </w:rPr>
        <w:t>Change Password</w:t>
      </w:r>
    </w:p>
    <w:p w:rsidR="00DC21A2" w:rsidRDefault="0091387A" w14:paraId="6C642AA2" w14:textId="77777777">
      <w:pPr>
        <w:numPr>
          <w:ilvl w:val="0"/>
          <w:numId w:val="95"/>
        </w:numPr>
        <w:spacing w:line="240" w:lineRule="auto"/>
        <w:rPr>
          <w:rFonts w:ascii="Calibri" w:hAnsi="Calibri" w:eastAsia="Calibri" w:cs="Calibri"/>
          <w:sz w:val="24"/>
          <w:szCs w:val="24"/>
        </w:rPr>
      </w:pPr>
      <w:r>
        <w:rPr>
          <w:rFonts w:ascii="Calibri" w:hAnsi="Calibri" w:eastAsia="Calibri" w:cs="Calibri"/>
          <w:sz w:val="24"/>
          <w:szCs w:val="24"/>
        </w:rPr>
        <w:t>Sign Out</w:t>
      </w:r>
    </w:p>
    <w:p w:rsidR="00DC21A2" w:rsidRDefault="0091387A" w14:paraId="59C467A2" w14:textId="77777777">
      <w:pPr>
        <w:numPr>
          <w:ilvl w:val="0"/>
          <w:numId w:val="95"/>
        </w:numPr>
        <w:spacing w:line="240" w:lineRule="auto"/>
        <w:rPr>
          <w:rFonts w:ascii="Calibri" w:hAnsi="Calibri" w:eastAsia="Calibri" w:cs="Calibri"/>
          <w:sz w:val="24"/>
          <w:szCs w:val="24"/>
        </w:rPr>
      </w:pPr>
      <w:r>
        <w:rPr>
          <w:rFonts w:ascii="Calibri" w:hAnsi="Calibri" w:eastAsia="Calibri" w:cs="Calibri"/>
          <w:sz w:val="24"/>
          <w:szCs w:val="24"/>
        </w:rPr>
        <w:t>Booking</w:t>
      </w:r>
    </w:p>
    <w:p w:rsidR="00DC21A2" w:rsidRDefault="00DC21A2" w14:paraId="5EC8A983" w14:textId="77777777">
      <w:pPr>
        <w:spacing w:line="240" w:lineRule="auto"/>
        <w:rPr>
          <w:rFonts w:ascii="Cambria" w:hAnsi="Cambria" w:eastAsia="Cambria" w:cs="Cambria"/>
          <w:sz w:val="24"/>
          <w:szCs w:val="24"/>
        </w:rPr>
      </w:pPr>
    </w:p>
    <w:p w:rsidR="00DC21A2" w:rsidRDefault="0091387A" w14:paraId="531BE380" w14:textId="77777777">
      <w:pPr>
        <w:spacing w:line="240" w:lineRule="auto"/>
        <w:rPr>
          <w:rFonts w:ascii="Calibri" w:hAnsi="Calibri" w:eastAsia="Calibri" w:cs="Calibri"/>
          <w:b/>
          <w:sz w:val="24"/>
          <w:szCs w:val="24"/>
        </w:rPr>
      </w:pPr>
      <w:r>
        <w:rPr>
          <w:rFonts w:ascii="Calibri" w:hAnsi="Calibri" w:eastAsia="Calibri" w:cs="Calibri"/>
          <w:b/>
          <w:sz w:val="24"/>
          <w:szCs w:val="24"/>
        </w:rPr>
        <w:t>Customer Features:</w:t>
      </w:r>
    </w:p>
    <w:p w:rsidR="00DC21A2" w:rsidP="4DF41364" w:rsidRDefault="0091387A" w14:paraId="6FF38854" w14:textId="77777777">
      <w:pPr>
        <w:numPr>
          <w:ilvl w:val="0"/>
          <w:numId w:val="110"/>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Notifications -  Instant updates and text messages of their car booking status.</w:t>
      </w:r>
    </w:p>
    <w:p w:rsidR="00DC21A2" w:rsidRDefault="0091387A" w14:paraId="6CC1EEC1" w14:textId="77777777">
      <w:pPr>
        <w:numPr>
          <w:ilvl w:val="0"/>
          <w:numId w:val="110"/>
        </w:numPr>
        <w:spacing w:line="240" w:lineRule="auto"/>
        <w:rPr>
          <w:rFonts w:ascii="Calibri" w:hAnsi="Calibri" w:eastAsia="Calibri" w:cs="Calibri"/>
          <w:sz w:val="24"/>
          <w:szCs w:val="24"/>
        </w:rPr>
      </w:pPr>
      <w:r>
        <w:rPr>
          <w:rFonts w:ascii="Calibri" w:hAnsi="Calibri" w:eastAsia="Calibri" w:cs="Calibri"/>
          <w:sz w:val="24"/>
          <w:szCs w:val="24"/>
        </w:rPr>
        <w:t>Car Booking</w:t>
      </w:r>
      <w:r w:rsidR="0043161D">
        <w:rPr>
          <w:rFonts w:ascii="Calibri" w:hAnsi="Calibri" w:eastAsia="Calibri" w:cs="Calibri"/>
          <w:sz w:val="24"/>
          <w:szCs w:val="24"/>
        </w:rPr>
        <w:t>, cancel trip and checkout</w:t>
      </w:r>
    </w:p>
    <w:p w:rsidR="00DC21A2" w:rsidRDefault="00EE30E1" w14:paraId="66F16636" w14:textId="77777777">
      <w:pPr>
        <w:numPr>
          <w:ilvl w:val="0"/>
          <w:numId w:val="110"/>
        </w:numPr>
        <w:spacing w:line="240" w:lineRule="auto"/>
        <w:rPr>
          <w:rFonts w:ascii="Calibri" w:hAnsi="Calibri" w:eastAsia="Calibri" w:cs="Calibri"/>
          <w:sz w:val="24"/>
          <w:szCs w:val="24"/>
        </w:rPr>
      </w:pPr>
      <w:r>
        <w:rPr>
          <w:rFonts w:ascii="Calibri" w:hAnsi="Calibri" w:eastAsia="Calibri" w:cs="Calibri"/>
          <w:sz w:val="24"/>
          <w:szCs w:val="24"/>
        </w:rPr>
        <w:t>Manage car booking history</w:t>
      </w:r>
    </w:p>
    <w:p w:rsidR="00DC21A2" w:rsidRDefault="0091387A" w14:paraId="55EB0872" w14:textId="77777777">
      <w:pPr>
        <w:numPr>
          <w:ilvl w:val="0"/>
          <w:numId w:val="110"/>
        </w:numPr>
        <w:spacing w:line="240" w:lineRule="auto"/>
        <w:rPr>
          <w:rFonts w:ascii="Calibri" w:hAnsi="Calibri" w:eastAsia="Calibri" w:cs="Calibri"/>
          <w:sz w:val="24"/>
          <w:szCs w:val="24"/>
        </w:rPr>
      </w:pPr>
      <w:r>
        <w:rPr>
          <w:rFonts w:ascii="Calibri" w:hAnsi="Calibri" w:eastAsia="Calibri" w:cs="Calibri"/>
          <w:sz w:val="24"/>
          <w:szCs w:val="24"/>
        </w:rPr>
        <w:t>Update Profile</w:t>
      </w:r>
    </w:p>
    <w:p w:rsidR="00DC21A2" w:rsidRDefault="0091387A" w14:paraId="34AFEDA8" w14:textId="77777777">
      <w:pPr>
        <w:numPr>
          <w:ilvl w:val="0"/>
          <w:numId w:val="110"/>
        </w:numPr>
        <w:spacing w:line="240" w:lineRule="auto"/>
        <w:rPr>
          <w:rFonts w:ascii="Calibri" w:hAnsi="Calibri" w:eastAsia="Calibri" w:cs="Calibri"/>
          <w:sz w:val="24"/>
          <w:szCs w:val="24"/>
        </w:rPr>
      </w:pPr>
      <w:r>
        <w:rPr>
          <w:rFonts w:ascii="Calibri" w:hAnsi="Calibri" w:eastAsia="Calibri" w:cs="Calibri"/>
          <w:sz w:val="24"/>
          <w:szCs w:val="24"/>
        </w:rPr>
        <w:t xml:space="preserve">Post </w:t>
      </w:r>
      <w:r w:rsidR="0043161D">
        <w:rPr>
          <w:rFonts w:ascii="Calibri" w:hAnsi="Calibri" w:eastAsia="Calibri" w:cs="Calibri"/>
          <w:sz w:val="24"/>
          <w:szCs w:val="24"/>
        </w:rPr>
        <w:t>rates and review</w:t>
      </w:r>
    </w:p>
    <w:p w:rsidR="00C55ECE" w:rsidRDefault="00C55ECE" w14:paraId="5C3D239E" w14:textId="77777777">
      <w:pPr>
        <w:numPr>
          <w:ilvl w:val="0"/>
          <w:numId w:val="110"/>
        </w:numPr>
        <w:spacing w:line="240" w:lineRule="auto"/>
        <w:rPr>
          <w:rFonts w:ascii="Calibri" w:hAnsi="Calibri" w:eastAsia="Calibri" w:cs="Calibri"/>
          <w:sz w:val="24"/>
          <w:szCs w:val="24"/>
        </w:rPr>
      </w:pPr>
      <w:r>
        <w:rPr>
          <w:rFonts w:ascii="Calibri" w:hAnsi="Calibri" w:eastAsia="Calibri" w:cs="Calibri"/>
          <w:sz w:val="24"/>
          <w:szCs w:val="24"/>
        </w:rPr>
        <w:t>Invoice and billing for the bookings</w:t>
      </w:r>
    </w:p>
    <w:p w:rsidR="00C55ECE" w:rsidRDefault="00C55ECE" w14:paraId="308C3938" w14:textId="77777777">
      <w:pPr>
        <w:numPr>
          <w:ilvl w:val="0"/>
          <w:numId w:val="110"/>
        </w:numPr>
        <w:spacing w:line="240" w:lineRule="auto"/>
        <w:rPr>
          <w:rFonts w:ascii="Calibri" w:hAnsi="Calibri" w:eastAsia="Calibri" w:cs="Calibri"/>
          <w:sz w:val="24"/>
          <w:szCs w:val="24"/>
        </w:rPr>
      </w:pPr>
      <w:r>
        <w:rPr>
          <w:rFonts w:ascii="Calibri" w:hAnsi="Calibri" w:eastAsia="Calibri" w:cs="Calibri"/>
          <w:sz w:val="24"/>
          <w:szCs w:val="24"/>
        </w:rPr>
        <w:t xml:space="preserve">Refund management with wallet </w:t>
      </w:r>
    </w:p>
    <w:p w:rsidR="00DC21A2" w:rsidRDefault="00DC21A2" w14:paraId="0E7BE480" w14:textId="77777777">
      <w:pPr>
        <w:spacing w:line="240" w:lineRule="auto"/>
        <w:rPr>
          <w:rFonts w:ascii="Calibri" w:hAnsi="Calibri" w:eastAsia="Calibri" w:cs="Calibri"/>
          <w:b/>
          <w:sz w:val="32"/>
          <w:szCs w:val="32"/>
        </w:rPr>
      </w:pPr>
    </w:p>
    <w:p w:rsidR="00DC21A2" w:rsidRDefault="00F93383" w14:paraId="41F9BD18" w14:textId="77777777">
      <w:pPr>
        <w:spacing w:line="240" w:lineRule="auto"/>
        <w:rPr>
          <w:rFonts w:ascii="Calibri" w:hAnsi="Calibri" w:eastAsia="Calibri" w:cs="Calibri"/>
          <w:b/>
          <w:sz w:val="32"/>
          <w:szCs w:val="32"/>
        </w:rPr>
      </w:pPr>
      <w:r>
        <w:rPr>
          <w:rFonts w:ascii="Calibri" w:hAnsi="Calibri" w:eastAsia="Calibri" w:cs="Calibri"/>
          <w:b/>
          <w:sz w:val="32"/>
          <w:szCs w:val="32"/>
        </w:rPr>
        <w:t>10. Functional Requirement for Website</w:t>
      </w:r>
    </w:p>
    <w:p w:rsidR="00DC21A2" w:rsidRDefault="00DC21A2" w14:paraId="24D81D35" w14:textId="77777777">
      <w:pPr>
        <w:spacing w:line="240" w:lineRule="auto"/>
        <w:rPr>
          <w:rFonts w:ascii="Calibri" w:hAnsi="Calibri" w:eastAsia="Calibri" w:cs="Calibri"/>
          <w:b/>
          <w:sz w:val="32"/>
          <w:szCs w:val="32"/>
        </w:rPr>
      </w:pPr>
    </w:p>
    <w:p w:rsidR="00DC21A2" w:rsidRDefault="00F93383" w14:paraId="11E54BC7" w14:textId="77777777">
      <w:pPr>
        <w:spacing w:line="240" w:lineRule="auto"/>
        <w:rPr>
          <w:rFonts w:ascii="Calibri" w:hAnsi="Calibri" w:eastAsia="Calibri" w:cs="Calibri"/>
          <w:b/>
          <w:sz w:val="28"/>
          <w:szCs w:val="28"/>
        </w:rPr>
      </w:pPr>
      <w:r>
        <w:rPr>
          <w:rFonts w:ascii="Calibri" w:hAnsi="Calibri" w:eastAsia="Calibri" w:cs="Calibri"/>
          <w:b/>
          <w:sz w:val="28"/>
          <w:szCs w:val="28"/>
        </w:rPr>
        <w:t>10.1 Menus</w:t>
      </w:r>
    </w:p>
    <w:p w:rsidR="00DC21A2" w:rsidRDefault="0091387A" w14:paraId="2498DCBF" w14:textId="77777777">
      <w:pPr>
        <w:numPr>
          <w:ilvl w:val="0"/>
          <w:numId w:val="88"/>
        </w:numPr>
        <w:spacing w:line="240" w:lineRule="auto"/>
        <w:rPr>
          <w:rFonts w:ascii="Calibri" w:hAnsi="Calibri" w:eastAsia="Calibri" w:cs="Calibri"/>
          <w:sz w:val="24"/>
          <w:szCs w:val="24"/>
        </w:rPr>
      </w:pPr>
      <w:r>
        <w:rPr>
          <w:rFonts w:ascii="Calibri" w:hAnsi="Calibri" w:eastAsia="Calibri" w:cs="Calibri"/>
          <w:sz w:val="24"/>
          <w:szCs w:val="24"/>
        </w:rPr>
        <w:t>Homepage</w:t>
      </w:r>
    </w:p>
    <w:p w:rsidR="00DC21A2" w:rsidRDefault="0091387A" w14:paraId="175961DB" w14:textId="77777777">
      <w:pPr>
        <w:numPr>
          <w:ilvl w:val="0"/>
          <w:numId w:val="88"/>
        </w:numPr>
        <w:spacing w:line="240" w:lineRule="auto"/>
        <w:rPr>
          <w:rFonts w:ascii="Calibri" w:hAnsi="Calibri" w:eastAsia="Calibri" w:cs="Calibri"/>
          <w:sz w:val="24"/>
          <w:szCs w:val="24"/>
        </w:rPr>
      </w:pPr>
      <w:r>
        <w:rPr>
          <w:rFonts w:ascii="Calibri" w:hAnsi="Calibri" w:eastAsia="Calibri" w:cs="Calibri"/>
          <w:sz w:val="24"/>
          <w:szCs w:val="24"/>
        </w:rPr>
        <w:t>My Profile</w:t>
      </w:r>
    </w:p>
    <w:p w:rsidR="00DC21A2" w:rsidRDefault="0091387A" w14:paraId="5B0BD98F" w14:textId="77777777">
      <w:pPr>
        <w:numPr>
          <w:ilvl w:val="0"/>
          <w:numId w:val="88"/>
        </w:numPr>
        <w:spacing w:line="240" w:lineRule="auto"/>
        <w:rPr>
          <w:rFonts w:ascii="Calibri" w:hAnsi="Calibri" w:eastAsia="Calibri" w:cs="Calibri"/>
          <w:sz w:val="24"/>
          <w:szCs w:val="24"/>
        </w:rPr>
      </w:pPr>
      <w:r>
        <w:rPr>
          <w:rFonts w:ascii="Calibri" w:hAnsi="Calibri" w:eastAsia="Calibri" w:cs="Calibri"/>
          <w:sz w:val="24"/>
          <w:szCs w:val="24"/>
        </w:rPr>
        <w:t>Change Password</w:t>
      </w:r>
    </w:p>
    <w:p w:rsidR="00DC21A2" w:rsidRDefault="0091387A" w14:paraId="70A63C55" w14:textId="77777777">
      <w:pPr>
        <w:numPr>
          <w:ilvl w:val="0"/>
          <w:numId w:val="88"/>
        </w:numPr>
        <w:spacing w:line="240" w:lineRule="auto"/>
        <w:rPr>
          <w:rFonts w:ascii="Calibri" w:hAnsi="Calibri" w:eastAsia="Calibri" w:cs="Calibri"/>
          <w:sz w:val="24"/>
          <w:szCs w:val="24"/>
        </w:rPr>
      </w:pPr>
      <w:r>
        <w:rPr>
          <w:rFonts w:ascii="Calibri" w:hAnsi="Calibri" w:eastAsia="Calibri" w:cs="Calibri"/>
          <w:sz w:val="24"/>
          <w:szCs w:val="24"/>
        </w:rPr>
        <w:t>Logout</w:t>
      </w:r>
    </w:p>
    <w:p w:rsidR="00DC21A2" w:rsidRDefault="00DC21A2" w14:paraId="34656C9C" w14:textId="77777777">
      <w:pPr>
        <w:spacing w:line="240" w:lineRule="auto"/>
        <w:rPr>
          <w:rFonts w:ascii="Calibri" w:hAnsi="Calibri" w:eastAsia="Calibri" w:cs="Calibri"/>
          <w:b/>
          <w:sz w:val="28"/>
          <w:szCs w:val="28"/>
        </w:rPr>
      </w:pPr>
    </w:p>
    <w:p w:rsidR="00DC21A2" w:rsidRDefault="00F93383" w14:paraId="32046D85" w14:textId="77777777">
      <w:pPr>
        <w:spacing w:line="240" w:lineRule="auto"/>
        <w:rPr>
          <w:rFonts w:ascii="Calibri" w:hAnsi="Calibri" w:eastAsia="Calibri" w:cs="Calibri"/>
          <w:b/>
          <w:sz w:val="28"/>
          <w:szCs w:val="28"/>
        </w:rPr>
      </w:pPr>
      <w:r>
        <w:rPr>
          <w:rFonts w:ascii="Calibri" w:hAnsi="Calibri" w:eastAsia="Calibri" w:cs="Calibri"/>
          <w:b/>
          <w:sz w:val="28"/>
          <w:szCs w:val="28"/>
        </w:rPr>
        <w:t>10.1.1 Home Page</w:t>
      </w:r>
    </w:p>
    <w:p w:rsidR="00DC21A2" w:rsidRDefault="0091387A" w14:paraId="6EEA60C7" w14:textId="77777777">
      <w:pPr>
        <w:numPr>
          <w:ilvl w:val="0"/>
          <w:numId w:val="94"/>
        </w:numPr>
        <w:spacing w:line="240" w:lineRule="auto"/>
        <w:rPr>
          <w:rFonts w:ascii="Calibri" w:hAnsi="Calibri" w:eastAsia="Calibri" w:cs="Calibri"/>
          <w:sz w:val="24"/>
          <w:szCs w:val="24"/>
        </w:rPr>
      </w:pPr>
      <w:r>
        <w:rPr>
          <w:rFonts w:ascii="Calibri" w:hAnsi="Calibri" w:eastAsia="Calibri" w:cs="Calibri"/>
          <w:sz w:val="24"/>
          <w:szCs w:val="24"/>
        </w:rPr>
        <w:t>Logo</w:t>
      </w:r>
    </w:p>
    <w:p w:rsidR="00DC21A2" w:rsidRDefault="0091387A" w14:paraId="308FADDA" w14:textId="77777777">
      <w:pPr>
        <w:numPr>
          <w:ilvl w:val="0"/>
          <w:numId w:val="94"/>
        </w:numPr>
        <w:spacing w:line="240" w:lineRule="auto"/>
        <w:rPr>
          <w:rFonts w:ascii="Calibri" w:hAnsi="Calibri" w:eastAsia="Calibri" w:cs="Calibri"/>
          <w:sz w:val="24"/>
          <w:szCs w:val="24"/>
        </w:rPr>
      </w:pPr>
      <w:r>
        <w:rPr>
          <w:rFonts w:ascii="Calibri" w:hAnsi="Calibri" w:eastAsia="Calibri" w:cs="Calibri"/>
          <w:sz w:val="24"/>
          <w:szCs w:val="24"/>
        </w:rPr>
        <w:t>Search</w:t>
      </w:r>
    </w:p>
    <w:p w:rsidR="00DC21A2" w:rsidRDefault="0091387A" w14:paraId="130D4BE8" w14:textId="77777777">
      <w:pPr>
        <w:numPr>
          <w:ilvl w:val="0"/>
          <w:numId w:val="94"/>
        </w:numPr>
        <w:spacing w:line="240" w:lineRule="auto"/>
        <w:rPr>
          <w:rFonts w:ascii="Calibri" w:hAnsi="Calibri" w:eastAsia="Calibri" w:cs="Calibri"/>
          <w:sz w:val="24"/>
          <w:szCs w:val="24"/>
        </w:rPr>
      </w:pPr>
      <w:r>
        <w:rPr>
          <w:rFonts w:ascii="Calibri" w:hAnsi="Calibri" w:eastAsia="Calibri" w:cs="Calibri"/>
          <w:sz w:val="24"/>
          <w:szCs w:val="24"/>
        </w:rPr>
        <w:t>About Us</w:t>
      </w:r>
    </w:p>
    <w:p w:rsidR="00DC21A2" w:rsidRDefault="0091387A" w14:paraId="0025B03E" w14:textId="77777777">
      <w:pPr>
        <w:numPr>
          <w:ilvl w:val="0"/>
          <w:numId w:val="94"/>
        </w:numPr>
        <w:spacing w:line="240" w:lineRule="auto"/>
        <w:rPr>
          <w:rFonts w:ascii="Calibri" w:hAnsi="Calibri" w:eastAsia="Calibri" w:cs="Calibri"/>
          <w:sz w:val="24"/>
          <w:szCs w:val="24"/>
        </w:rPr>
      </w:pPr>
      <w:r>
        <w:rPr>
          <w:rFonts w:ascii="Calibri" w:hAnsi="Calibri" w:eastAsia="Calibri" w:cs="Calibri"/>
          <w:sz w:val="24"/>
          <w:szCs w:val="24"/>
        </w:rPr>
        <w:t>Travel Agent and Supplier Enquiry Form</w:t>
      </w:r>
    </w:p>
    <w:p w:rsidR="00DC21A2" w:rsidRDefault="0091387A" w14:paraId="40E6ED66" w14:textId="77777777">
      <w:pPr>
        <w:numPr>
          <w:ilvl w:val="0"/>
          <w:numId w:val="94"/>
        </w:numPr>
        <w:spacing w:line="240" w:lineRule="auto"/>
        <w:rPr>
          <w:rFonts w:ascii="Calibri" w:hAnsi="Calibri" w:eastAsia="Calibri" w:cs="Calibri"/>
          <w:sz w:val="24"/>
          <w:szCs w:val="24"/>
        </w:rPr>
      </w:pPr>
      <w:r>
        <w:rPr>
          <w:rFonts w:ascii="Calibri" w:hAnsi="Calibri" w:eastAsia="Calibri" w:cs="Calibri"/>
          <w:sz w:val="24"/>
          <w:szCs w:val="24"/>
        </w:rPr>
        <w:t>Sign In - Register, Sign In (CUSTOMER)</w:t>
      </w:r>
    </w:p>
    <w:p w:rsidR="00DC21A2" w:rsidRDefault="0091387A" w14:paraId="762E48B4" w14:textId="77777777">
      <w:pPr>
        <w:numPr>
          <w:ilvl w:val="0"/>
          <w:numId w:val="94"/>
        </w:numPr>
        <w:spacing w:line="240" w:lineRule="auto"/>
        <w:rPr>
          <w:rFonts w:ascii="Calibri" w:hAnsi="Calibri" w:eastAsia="Calibri" w:cs="Calibri"/>
          <w:sz w:val="24"/>
          <w:szCs w:val="24"/>
        </w:rPr>
      </w:pPr>
      <w:r>
        <w:rPr>
          <w:rFonts w:ascii="Calibri" w:hAnsi="Calibri" w:eastAsia="Calibri" w:cs="Calibri"/>
          <w:sz w:val="24"/>
          <w:szCs w:val="24"/>
        </w:rPr>
        <w:t>Top Menu</w:t>
      </w:r>
    </w:p>
    <w:p w:rsidR="00DC21A2" w:rsidRDefault="00C55ECE" w14:paraId="68A82A22" w14:textId="77777777">
      <w:pPr>
        <w:numPr>
          <w:ilvl w:val="0"/>
          <w:numId w:val="94"/>
        </w:numPr>
        <w:spacing w:line="240" w:lineRule="auto"/>
        <w:rPr>
          <w:rFonts w:ascii="Calibri" w:hAnsi="Calibri" w:eastAsia="Calibri" w:cs="Calibri"/>
          <w:sz w:val="24"/>
          <w:szCs w:val="24"/>
        </w:rPr>
      </w:pPr>
      <w:r>
        <w:rPr>
          <w:rFonts w:ascii="Calibri" w:hAnsi="Calibri" w:eastAsia="Calibri" w:cs="Calibri"/>
          <w:sz w:val="24"/>
          <w:szCs w:val="24"/>
        </w:rPr>
        <w:t xml:space="preserve">Contact sections </w:t>
      </w:r>
    </w:p>
    <w:p w:rsidR="00DC21A2" w:rsidRDefault="0091387A" w14:paraId="1665473A" w14:textId="77777777">
      <w:pPr>
        <w:numPr>
          <w:ilvl w:val="0"/>
          <w:numId w:val="94"/>
        </w:numPr>
        <w:spacing w:line="240" w:lineRule="auto"/>
        <w:rPr>
          <w:rFonts w:ascii="Calibri" w:hAnsi="Calibri" w:eastAsia="Calibri" w:cs="Calibri"/>
          <w:sz w:val="24"/>
          <w:szCs w:val="24"/>
        </w:rPr>
      </w:pPr>
      <w:r>
        <w:rPr>
          <w:rFonts w:ascii="Calibri" w:hAnsi="Calibri" w:eastAsia="Calibri" w:cs="Calibri"/>
          <w:sz w:val="24"/>
          <w:szCs w:val="24"/>
        </w:rPr>
        <w:t>Book Now</w:t>
      </w:r>
    </w:p>
    <w:p w:rsidR="00DC21A2" w:rsidP="4DF41364" w:rsidRDefault="0091387A" w14:paraId="466A2CA0" w14:textId="77777777">
      <w:pPr>
        <w:numPr>
          <w:ilvl w:val="0"/>
          <w:numId w:val="94"/>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TravelODesk Car Rental Details </w:t>
      </w:r>
    </w:p>
    <w:p w:rsidR="00DC21A2" w:rsidP="4DF41364" w:rsidRDefault="0091387A" w14:paraId="723EC492" w14:textId="77777777">
      <w:pPr>
        <w:numPr>
          <w:ilvl w:val="0"/>
          <w:numId w:val="94"/>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Guest’s Feedback About TravelODesk</w:t>
      </w:r>
    </w:p>
    <w:p w:rsidR="00DC21A2" w:rsidRDefault="0091387A" w14:paraId="6D081C0F" w14:textId="77777777">
      <w:pPr>
        <w:numPr>
          <w:ilvl w:val="0"/>
          <w:numId w:val="94"/>
        </w:numPr>
        <w:spacing w:line="240" w:lineRule="auto"/>
        <w:rPr>
          <w:rFonts w:ascii="Calibri" w:hAnsi="Calibri" w:eastAsia="Calibri" w:cs="Calibri"/>
          <w:sz w:val="24"/>
          <w:szCs w:val="24"/>
        </w:rPr>
      </w:pPr>
      <w:r>
        <w:rPr>
          <w:rFonts w:ascii="Calibri" w:hAnsi="Calibri" w:eastAsia="Calibri" w:cs="Calibri"/>
          <w:sz w:val="24"/>
          <w:szCs w:val="24"/>
        </w:rPr>
        <w:t>Footer</w:t>
      </w:r>
    </w:p>
    <w:p w:rsidR="00C55ECE" w:rsidRDefault="00C55ECE" w14:paraId="6B295193" w14:textId="77777777">
      <w:pPr>
        <w:numPr>
          <w:ilvl w:val="0"/>
          <w:numId w:val="94"/>
        </w:numPr>
        <w:spacing w:line="240" w:lineRule="auto"/>
        <w:rPr>
          <w:rFonts w:ascii="Calibri" w:hAnsi="Calibri" w:eastAsia="Calibri" w:cs="Calibri"/>
          <w:sz w:val="24"/>
          <w:szCs w:val="24"/>
        </w:rPr>
      </w:pPr>
      <w:r>
        <w:rPr>
          <w:rFonts w:ascii="Calibri" w:hAnsi="Calibri" w:eastAsia="Calibri" w:cs="Calibri"/>
          <w:sz w:val="24"/>
          <w:szCs w:val="24"/>
        </w:rPr>
        <w:t>Social media icons, common CMS mapping</w:t>
      </w:r>
    </w:p>
    <w:p w:rsidR="00C55ECE" w:rsidRDefault="00C55ECE" w14:paraId="2B2B646C" w14:textId="77777777">
      <w:pPr>
        <w:numPr>
          <w:ilvl w:val="0"/>
          <w:numId w:val="94"/>
        </w:numPr>
        <w:spacing w:line="240" w:lineRule="auto"/>
        <w:rPr>
          <w:rFonts w:ascii="Calibri" w:hAnsi="Calibri" w:eastAsia="Calibri" w:cs="Calibri"/>
          <w:sz w:val="24"/>
          <w:szCs w:val="24"/>
        </w:rPr>
      </w:pPr>
      <w:r>
        <w:rPr>
          <w:rFonts w:ascii="Calibri" w:hAnsi="Calibri" w:eastAsia="Calibri" w:cs="Calibri"/>
          <w:sz w:val="24"/>
          <w:szCs w:val="24"/>
        </w:rPr>
        <w:t xml:space="preserve"> CMS route list </w:t>
      </w:r>
    </w:p>
    <w:p w:rsidR="00DC21A2" w:rsidRDefault="00DC21A2" w14:paraId="3AB84BFE" w14:textId="77777777">
      <w:pPr>
        <w:spacing w:line="240" w:lineRule="auto"/>
        <w:rPr>
          <w:rFonts w:ascii="Cambria" w:hAnsi="Cambria" w:eastAsia="Cambria" w:cs="Cambria"/>
          <w:sz w:val="24"/>
          <w:szCs w:val="24"/>
        </w:rPr>
      </w:pPr>
    </w:p>
    <w:p w:rsidR="00DC21A2" w:rsidP="4DF41364" w:rsidRDefault="00FB5D32" w14:paraId="4B48110F" w14:textId="77777777">
      <w:pPr>
        <w:spacing w:line="240" w:lineRule="auto"/>
        <w:rPr>
          <w:rFonts w:ascii="Calibri" w:hAnsi="Calibri" w:eastAsia="Calibri" w:cs="Calibri"/>
          <w:b/>
          <w:bCs/>
          <w:sz w:val="24"/>
          <w:szCs w:val="24"/>
          <w:lang w:val="en-US"/>
        </w:rPr>
      </w:pPr>
      <w:r w:rsidRPr="4DF41364">
        <w:rPr>
          <w:rFonts w:ascii="Calibri" w:hAnsi="Calibri" w:eastAsia="Calibri" w:cs="Calibri"/>
          <w:b/>
          <w:bCs/>
          <w:sz w:val="24"/>
          <w:szCs w:val="24"/>
          <w:lang w:val="en-US"/>
        </w:rPr>
        <w:t>10.1.1.2  Search</w:t>
      </w:r>
    </w:p>
    <w:p w:rsidR="00DC21A2" w:rsidRDefault="0091387A" w14:paraId="26C358B9" w14:textId="77777777">
      <w:pPr>
        <w:spacing w:before="240" w:after="140" w:line="18" w:lineRule="auto"/>
        <w:rPr>
          <w:rFonts w:ascii="Calibri" w:hAnsi="Calibri" w:eastAsia="Calibri" w:cs="Calibri"/>
          <w:sz w:val="24"/>
          <w:szCs w:val="24"/>
        </w:rPr>
      </w:pPr>
      <w:r>
        <w:rPr>
          <w:rFonts w:ascii="Calibri" w:hAnsi="Calibri" w:eastAsia="Calibri" w:cs="Calibri"/>
          <w:sz w:val="24"/>
          <w:szCs w:val="24"/>
        </w:rPr>
        <w:t xml:space="preserve"> On the home page, there are four types of booking functionalities</w:t>
      </w:r>
    </w:p>
    <w:p w:rsidR="00DC21A2" w:rsidRDefault="00DC21A2" w14:paraId="2F2F76BE" w14:textId="77777777">
      <w:pPr>
        <w:spacing w:before="240" w:after="140" w:line="18" w:lineRule="auto"/>
        <w:rPr>
          <w:rFonts w:ascii="Calibri" w:hAnsi="Calibri" w:eastAsia="Calibri" w:cs="Calibri"/>
          <w:sz w:val="24"/>
          <w:szCs w:val="24"/>
        </w:rPr>
      </w:pPr>
    </w:p>
    <w:p w:rsidR="00DC21A2" w:rsidP="003C185F" w:rsidRDefault="0091387A" w14:paraId="4AEB2014" w14:textId="77777777">
      <w:pPr>
        <w:spacing w:line="240" w:lineRule="auto"/>
        <w:rPr>
          <w:rFonts w:ascii="Calibri" w:hAnsi="Calibri" w:eastAsia="Calibri" w:cs="Calibri"/>
          <w:b/>
          <w:sz w:val="24"/>
          <w:szCs w:val="24"/>
        </w:rPr>
      </w:pPr>
      <w:r>
        <w:rPr>
          <w:rFonts w:ascii="Calibri" w:hAnsi="Calibri" w:eastAsia="Calibri" w:cs="Calibri"/>
          <w:b/>
          <w:sz w:val="24"/>
          <w:szCs w:val="24"/>
        </w:rPr>
        <w:t>1. Local Booking</w:t>
      </w:r>
    </w:p>
    <w:p w:rsidR="00DC21A2" w:rsidRDefault="00DC21A2" w14:paraId="393A7CED" w14:textId="77777777">
      <w:pPr>
        <w:spacing w:before="240" w:after="140" w:line="18" w:lineRule="auto"/>
        <w:ind w:left="720"/>
        <w:rPr>
          <w:rFonts w:ascii="Calibri" w:hAnsi="Calibri" w:eastAsia="Calibri" w:cs="Calibri"/>
          <w:sz w:val="24"/>
          <w:szCs w:val="24"/>
        </w:rPr>
      </w:pPr>
    </w:p>
    <w:tbl>
      <w:tblPr>
        <w:tblStyle w:val="af6"/>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20"/>
        <w:gridCol w:w="2160"/>
        <w:gridCol w:w="1440"/>
        <w:gridCol w:w="1440"/>
        <w:gridCol w:w="1440"/>
        <w:gridCol w:w="1440"/>
      </w:tblGrid>
      <w:tr w:rsidR="00DC21A2" w14:paraId="6BBAE4B2" w14:textId="77777777">
        <w:tc>
          <w:tcPr>
            <w:tcW w:w="720" w:type="dxa"/>
            <w:tcMar>
              <w:top w:w="100" w:type="dxa"/>
              <w:left w:w="100" w:type="dxa"/>
              <w:bottom w:w="100" w:type="dxa"/>
              <w:right w:w="100" w:type="dxa"/>
            </w:tcMar>
          </w:tcPr>
          <w:p w:rsidR="00DC21A2" w:rsidRDefault="0091387A" w14:paraId="13D76BE3"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S NO</w:t>
            </w:r>
          </w:p>
        </w:tc>
        <w:tc>
          <w:tcPr>
            <w:tcW w:w="2160" w:type="dxa"/>
            <w:tcMar>
              <w:top w:w="100" w:type="dxa"/>
              <w:left w:w="100" w:type="dxa"/>
              <w:bottom w:w="100" w:type="dxa"/>
              <w:right w:w="100" w:type="dxa"/>
            </w:tcMar>
          </w:tcPr>
          <w:p w:rsidR="00DC21A2" w:rsidRDefault="0091387A" w14:paraId="4A52AA7F"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Fields</w:t>
            </w:r>
          </w:p>
        </w:tc>
        <w:tc>
          <w:tcPr>
            <w:tcW w:w="1440" w:type="dxa"/>
            <w:tcMar>
              <w:top w:w="100" w:type="dxa"/>
              <w:left w:w="100" w:type="dxa"/>
              <w:bottom w:w="100" w:type="dxa"/>
              <w:right w:w="100" w:type="dxa"/>
            </w:tcMar>
          </w:tcPr>
          <w:p w:rsidR="00DC21A2" w:rsidRDefault="0091387A" w14:paraId="6063AB78"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Control</w:t>
            </w:r>
          </w:p>
        </w:tc>
        <w:tc>
          <w:tcPr>
            <w:tcW w:w="1440" w:type="dxa"/>
            <w:tcMar>
              <w:top w:w="100" w:type="dxa"/>
              <w:left w:w="100" w:type="dxa"/>
              <w:bottom w:w="100" w:type="dxa"/>
              <w:right w:w="100" w:type="dxa"/>
            </w:tcMar>
          </w:tcPr>
          <w:p w:rsidR="00DC21A2" w:rsidRDefault="0091387A" w14:paraId="6AB5F28F"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Mandatory</w:t>
            </w:r>
          </w:p>
        </w:tc>
        <w:tc>
          <w:tcPr>
            <w:tcW w:w="1440" w:type="dxa"/>
            <w:tcMar>
              <w:top w:w="100" w:type="dxa"/>
              <w:left w:w="100" w:type="dxa"/>
              <w:bottom w:w="100" w:type="dxa"/>
              <w:right w:w="100" w:type="dxa"/>
            </w:tcMar>
          </w:tcPr>
          <w:p w:rsidR="00DC21A2" w:rsidRDefault="0091387A" w14:paraId="61273B3A"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Value</w:t>
            </w:r>
          </w:p>
        </w:tc>
        <w:tc>
          <w:tcPr>
            <w:tcW w:w="1440" w:type="dxa"/>
            <w:tcMar>
              <w:top w:w="100" w:type="dxa"/>
              <w:left w:w="100" w:type="dxa"/>
              <w:bottom w:w="100" w:type="dxa"/>
              <w:right w:w="100" w:type="dxa"/>
            </w:tcMar>
          </w:tcPr>
          <w:p w:rsidR="00DC21A2" w:rsidRDefault="0091387A" w14:paraId="391813C3"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Default</w:t>
            </w:r>
          </w:p>
        </w:tc>
      </w:tr>
      <w:tr w:rsidR="00DC21A2" w14:paraId="169B9565" w14:textId="77777777">
        <w:tc>
          <w:tcPr>
            <w:tcW w:w="720" w:type="dxa"/>
            <w:tcMar>
              <w:top w:w="100" w:type="dxa"/>
              <w:left w:w="100" w:type="dxa"/>
              <w:bottom w:w="100" w:type="dxa"/>
              <w:right w:w="100" w:type="dxa"/>
            </w:tcMar>
          </w:tcPr>
          <w:p w:rsidR="00DC21A2" w:rsidRDefault="0091387A" w14:paraId="7BE47E17"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1</w:t>
            </w:r>
          </w:p>
        </w:tc>
        <w:tc>
          <w:tcPr>
            <w:tcW w:w="2160" w:type="dxa"/>
            <w:tcMar>
              <w:top w:w="100" w:type="dxa"/>
              <w:left w:w="100" w:type="dxa"/>
              <w:bottom w:w="100" w:type="dxa"/>
              <w:right w:w="100" w:type="dxa"/>
            </w:tcMar>
          </w:tcPr>
          <w:p w:rsidR="00DC21A2" w:rsidRDefault="0091387A" w14:paraId="07C63B42"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Pickup City</w:t>
            </w:r>
          </w:p>
        </w:tc>
        <w:tc>
          <w:tcPr>
            <w:tcW w:w="1440" w:type="dxa"/>
            <w:tcMar>
              <w:top w:w="100" w:type="dxa"/>
              <w:left w:w="100" w:type="dxa"/>
              <w:bottom w:w="100" w:type="dxa"/>
              <w:right w:w="100" w:type="dxa"/>
            </w:tcMar>
          </w:tcPr>
          <w:p w:rsidR="00DC21A2" w:rsidRDefault="0091387A" w14:paraId="5ADC130A"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Dropdown</w:t>
            </w:r>
          </w:p>
        </w:tc>
        <w:tc>
          <w:tcPr>
            <w:tcW w:w="1440" w:type="dxa"/>
            <w:tcMar>
              <w:top w:w="100" w:type="dxa"/>
              <w:left w:w="100" w:type="dxa"/>
              <w:bottom w:w="100" w:type="dxa"/>
              <w:right w:w="100" w:type="dxa"/>
            </w:tcMar>
          </w:tcPr>
          <w:p w:rsidR="00DC21A2" w:rsidRDefault="0091387A" w14:paraId="47D34C16"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101ABF96"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6D349DEE"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DC21A2" w14:paraId="567F5293" w14:textId="77777777">
        <w:tc>
          <w:tcPr>
            <w:tcW w:w="720" w:type="dxa"/>
            <w:tcMar>
              <w:top w:w="100" w:type="dxa"/>
              <w:left w:w="100" w:type="dxa"/>
              <w:bottom w:w="100" w:type="dxa"/>
              <w:right w:w="100" w:type="dxa"/>
            </w:tcMar>
          </w:tcPr>
          <w:p w:rsidR="00DC21A2" w:rsidRDefault="0091387A" w14:paraId="69BF06C0"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2</w:t>
            </w:r>
          </w:p>
        </w:tc>
        <w:tc>
          <w:tcPr>
            <w:tcW w:w="2160" w:type="dxa"/>
            <w:tcMar>
              <w:top w:w="100" w:type="dxa"/>
              <w:left w:w="100" w:type="dxa"/>
              <w:bottom w:w="100" w:type="dxa"/>
              <w:right w:w="100" w:type="dxa"/>
            </w:tcMar>
          </w:tcPr>
          <w:p w:rsidR="00DC21A2" w:rsidRDefault="0091387A" w14:paraId="6072E364"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Travel Date</w:t>
            </w:r>
          </w:p>
        </w:tc>
        <w:tc>
          <w:tcPr>
            <w:tcW w:w="1440" w:type="dxa"/>
            <w:tcMar>
              <w:top w:w="100" w:type="dxa"/>
              <w:left w:w="100" w:type="dxa"/>
              <w:bottom w:w="100" w:type="dxa"/>
              <w:right w:w="100" w:type="dxa"/>
            </w:tcMar>
          </w:tcPr>
          <w:p w:rsidR="00DC21A2" w:rsidRDefault="0091387A" w14:paraId="328A65E5"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Date</w:t>
            </w:r>
          </w:p>
        </w:tc>
        <w:tc>
          <w:tcPr>
            <w:tcW w:w="1440" w:type="dxa"/>
            <w:tcMar>
              <w:top w:w="100" w:type="dxa"/>
              <w:left w:w="100" w:type="dxa"/>
              <w:bottom w:w="100" w:type="dxa"/>
              <w:right w:w="100" w:type="dxa"/>
            </w:tcMar>
          </w:tcPr>
          <w:p w:rsidR="00DC21A2" w:rsidRDefault="0091387A" w14:paraId="0273D19F"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303D628E"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3DFAB85B"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DC21A2" w14:paraId="7CF0DC64" w14:textId="77777777">
        <w:tc>
          <w:tcPr>
            <w:tcW w:w="720" w:type="dxa"/>
            <w:tcMar>
              <w:top w:w="100" w:type="dxa"/>
              <w:left w:w="100" w:type="dxa"/>
              <w:bottom w:w="100" w:type="dxa"/>
              <w:right w:w="100" w:type="dxa"/>
            </w:tcMar>
          </w:tcPr>
          <w:p w:rsidR="00DC21A2" w:rsidRDefault="0091387A" w14:paraId="6D8FB13C"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3</w:t>
            </w:r>
          </w:p>
        </w:tc>
        <w:tc>
          <w:tcPr>
            <w:tcW w:w="2160" w:type="dxa"/>
            <w:tcMar>
              <w:top w:w="100" w:type="dxa"/>
              <w:left w:w="100" w:type="dxa"/>
              <w:bottom w:w="100" w:type="dxa"/>
              <w:right w:w="100" w:type="dxa"/>
            </w:tcMar>
          </w:tcPr>
          <w:p w:rsidR="00DC21A2" w:rsidRDefault="0091387A" w14:paraId="3C8F30DA"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Time</w:t>
            </w:r>
          </w:p>
        </w:tc>
        <w:tc>
          <w:tcPr>
            <w:tcW w:w="1440" w:type="dxa"/>
            <w:tcMar>
              <w:top w:w="100" w:type="dxa"/>
              <w:left w:w="100" w:type="dxa"/>
              <w:bottom w:w="100" w:type="dxa"/>
              <w:right w:w="100" w:type="dxa"/>
            </w:tcMar>
          </w:tcPr>
          <w:p w:rsidR="00DC21A2" w:rsidRDefault="0091387A" w14:paraId="5C51DDF4"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Select Time</w:t>
            </w:r>
          </w:p>
        </w:tc>
        <w:tc>
          <w:tcPr>
            <w:tcW w:w="1440" w:type="dxa"/>
            <w:tcMar>
              <w:top w:w="100" w:type="dxa"/>
              <w:left w:w="100" w:type="dxa"/>
              <w:bottom w:w="100" w:type="dxa"/>
              <w:right w:w="100" w:type="dxa"/>
            </w:tcMar>
          </w:tcPr>
          <w:p w:rsidR="00DC21A2" w:rsidRDefault="0091387A" w14:paraId="4BBCD3C6"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26152F9E"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15D08E54" w14:textId="77777777">
            <w:pPr>
              <w:widowControl w:val="0"/>
              <w:pBdr>
                <w:top w:val="nil"/>
                <w:left w:val="nil"/>
                <w:bottom w:val="nil"/>
                <w:right w:val="nil"/>
                <w:between w:val="nil"/>
              </w:pBdr>
              <w:spacing w:line="240" w:lineRule="auto"/>
              <w:rPr>
                <w:rFonts w:ascii="Calibri" w:hAnsi="Calibri" w:eastAsia="Calibri" w:cs="Calibri"/>
                <w:sz w:val="24"/>
                <w:szCs w:val="24"/>
              </w:rPr>
            </w:pPr>
          </w:p>
        </w:tc>
      </w:tr>
      <w:tr w:rsidR="00DC21A2" w14:paraId="19AE08C0" w14:textId="77777777">
        <w:tc>
          <w:tcPr>
            <w:tcW w:w="720" w:type="dxa"/>
            <w:tcMar>
              <w:top w:w="100" w:type="dxa"/>
              <w:left w:w="100" w:type="dxa"/>
              <w:bottom w:w="100" w:type="dxa"/>
              <w:right w:w="100" w:type="dxa"/>
            </w:tcMar>
          </w:tcPr>
          <w:p w:rsidR="00DC21A2" w:rsidRDefault="0091387A" w14:paraId="3F43EB27"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4</w:t>
            </w:r>
          </w:p>
        </w:tc>
        <w:tc>
          <w:tcPr>
            <w:tcW w:w="2160" w:type="dxa"/>
            <w:tcMar>
              <w:top w:w="100" w:type="dxa"/>
              <w:left w:w="100" w:type="dxa"/>
              <w:bottom w:w="100" w:type="dxa"/>
              <w:right w:w="100" w:type="dxa"/>
            </w:tcMar>
          </w:tcPr>
          <w:p w:rsidR="00DC21A2" w:rsidRDefault="0091387A" w14:paraId="2BA116B4"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Search</w:t>
            </w:r>
          </w:p>
        </w:tc>
        <w:tc>
          <w:tcPr>
            <w:tcW w:w="1440" w:type="dxa"/>
            <w:tcMar>
              <w:top w:w="100" w:type="dxa"/>
              <w:left w:w="100" w:type="dxa"/>
              <w:bottom w:w="100" w:type="dxa"/>
              <w:right w:w="100" w:type="dxa"/>
            </w:tcMar>
          </w:tcPr>
          <w:p w:rsidR="00DC21A2" w:rsidRDefault="0091387A" w14:paraId="5DF0C191"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Button</w:t>
            </w:r>
          </w:p>
        </w:tc>
        <w:tc>
          <w:tcPr>
            <w:tcW w:w="1440" w:type="dxa"/>
            <w:tcMar>
              <w:top w:w="100" w:type="dxa"/>
              <w:left w:w="100" w:type="dxa"/>
              <w:bottom w:w="100" w:type="dxa"/>
              <w:right w:w="100" w:type="dxa"/>
            </w:tcMar>
          </w:tcPr>
          <w:p w:rsidR="00DC21A2" w:rsidRDefault="0091387A" w14:paraId="783ED122" w14:textId="77777777">
            <w:pPr>
              <w:widowControl w:val="0"/>
              <w:pBdr>
                <w:top w:val="nil"/>
                <w:left w:val="nil"/>
                <w:bottom w:val="nil"/>
                <w:right w:val="nil"/>
                <w:between w:val="nil"/>
              </w:pBdr>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1CE9F00D" w14:textId="77777777">
            <w:pPr>
              <w:widowControl w:val="0"/>
              <w:pBdr>
                <w:top w:val="nil"/>
                <w:left w:val="nil"/>
                <w:bottom w:val="nil"/>
                <w:right w:val="nil"/>
                <w:between w:val="nil"/>
              </w:pBdr>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55AAEF60" w14:textId="77777777">
            <w:pPr>
              <w:widowControl w:val="0"/>
              <w:pBdr>
                <w:top w:val="nil"/>
                <w:left w:val="nil"/>
                <w:bottom w:val="nil"/>
                <w:right w:val="nil"/>
                <w:between w:val="nil"/>
              </w:pBdr>
              <w:spacing w:line="240" w:lineRule="auto"/>
              <w:rPr>
                <w:rFonts w:ascii="Calibri" w:hAnsi="Calibri" w:eastAsia="Calibri" w:cs="Calibri"/>
                <w:sz w:val="24"/>
                <w:szCs w:val="24"/>
              </w:rPr>
            </w:pPr>
          </w:p>
        </w:tc>
      </w:tr>
    </w:tbl>
    <w:p w:rsidR="00DC21A2" w:rsidRDefault="00DC21A2" w14:paraId="44925D2E" w14:textId="77777777">
      <w:pPr>
        <w:spacing w:before="240" w:after="140" w:line="18" w:lineRule="auto"/>
        <w:ind w:left="720"/>
        <w:rPr>
          <w:rFonts w:ascii="Calibri" w:hAnsi="Calibri" w:eastAsia="Calibri" w:cs="Calibri"/>
          <w:sz w:val="24"/>
          <w:szCs w:val="24"/>
        </w:rPr>
      </w:pPr>
    </w:p>
    <w:p w:rsidR="00DC21A2" w:rsidRDefault="00DC21A2" w14:paraId="3E0D86BA" w14:textId="77777777">
      <w:pPr>
        <w:spacing w:before="240" w:after="140" w:line="18" w:lineRule="auto"/>
        <w:ind w:left="720"/>
        <w:rPr>
          <w:rFonts w:ascii="Calibri" w:hAnsi="Calibri" w:eastAsia="Calibri" w:cs="Calibri"/>
          <w:sz w:val="24"/>
          <w:szCs w:val="24"/>
        </w:rPr>
      </w:pPr>
    </w:p>
    <w:p w:rsidR="00DC21A2" w:rsidRDefault="0091387A" w14:paraId="27F65F52" w14:textId="77777777">
      <w:pPr>
        <w:spacing w:before="240" w:after="240" w:line="240" w:lineRule="auto"/>
        <w:rPr>
          <w:rFonts w:ascii="Calibri" w:hAnsi="Calibri" w:eastAsia="Calibri" w:cs="Calibri"/>
          <w:b/>
          <w:sz w:val="24"/>
          <w:szCs w:val="24"/>
        </w:rPr>
      </w:pPr>
      <w:r>
        <w:rPr>
          <w:rFonts w:ascii="Calibri" w:hAnsi="Calibri" w:eastAsia="Calibri" w:cs="Calibri"/>
          <w:b/>
          <w:sz w:val="24"/>
          <w:szCs w:val="24"/>
        </w:rPr>
        <w:t>2. Outstation Booking</w:t>
      </w:r>
    </w:p>
    <w:p w:rsidR="00DC21A2" w:rsidRDefault="0091387A" w14:paraId="31B386C9" w14:textId="77777777">
      <w:pPr>
        <w:numPr>
          <w:ilvl w:val="0"/>
          <w:numId w:val="54"/>
        </w:numPr>
        <w:spacing w:before="240" w:line="240" w:lineRule="auto"/>
        <w:rPr>
          <w:rFonts w:ascii="Calibri" w:hAnsi="Calibri" w:eastAsia="Calibri" w:cs="Calibri"/>
          <w:sz w:val="24"/>
          <w:szCs w:val="24"/>
        </w:rPr>
      </w:pPr>
      <w:r>
        <w:rPr>
          <w:rFonts w:ascii="Calibri" w:hAnsi="Calibri" w:eastAsia="Calibri" w:cs="Calibri"/>
          <w:sz w:val="24"/>
          <w:szCs w:val="24"/>
        </w:rPr>
        <w:t>One-way cab booking</w:t>
      </w:r>
    </w:p>
    <w:p w:rsidR="00DC21A2" w:rsidRDefault="0091387A" w14:paraId="4F46971F" w14:textId="77777777">
      <w:pPr>
        <w:numPr>
          <w:ilvl w:val="0"/>
          <w:numId w:val="54"/>
        </w:numPr>
        <w:spacing w:after="240" w:line="240" w:lineRule="auto"/>
        <w:rPr>
          <w:rFonts w:ascii="Calibri" w:hAnsi="Calibri" w:eastAsia="Calibri" w:cs="Calibri"/>
          <w:sz w:val="24"/>
          <w:szCs w:val="24"/>
        </w:rPr>
      </w:pPr>
      <w:r>
        <w:rPr>
          <w:rFonts w:ascii="Calibri" w:hAnsi="Calibri" w:eastAsia="Calibri" w:cs="Calibri"/>
          <w:sz w:val="24"/>
          <w:szCs w:val="24"/>
        </w:rPr>
        <w:t xml:space="preserve"> Round trip cab booking</w:t>
      </w:r>
    </w:p>
    <w:p w:rsidR="00DC21A2" w:rsidRDefault="0091387A" w14:paraId="622072C0" w14:textId="77777777">
      <w:pPr>
        <w:spacing w:before="240" w:after="240" w:line="240" w:lineRule="auto"/>
        <w:rPr>
          <w:rFonts w:ascii="Calibri" w:hAnsi="Calibri" w:eastAsia="Calibri" w:cs="Calibri"/>
          <w:sz w:val="24"/>
          <w:szCs w:val="24"/>
        </w:rPr>
      </w:pPr>
      <w:r>
        <w:rPr>
          <w:rFonts w:ascii="Calibri" w:hAnsi="Calibri" w:eastAsia="Calibri" w:cs="Calibri"/>
          <w:sz w:val="24"/>
          <w:szCs w:val="24"/>
        </w:rPr>
        <w:t xml:space="preserve">A. One way </w:t>
      </w:r>
      <w:r w:rsidR="003C185F">
        <w:rPr>
          <w:rFonts w:ascii="Calibri" w:hAnsi="Calibri" w:eastAsia="Calibri" w:cs="Calibri"/>
          <w:sz w:val="24"/>
          <w:szCs w:val="24"/>
        </w:rPr>
        <w:t>/ Multiple – one way</w:t>
      </w:r>
    </w:p>
    <w:p w:rsidR="00DC21A2" w:rsidRDefault="00DC21A2" w14:paraId="11DF1E92" w14:textId="77777777">
      <w:pPr>
        <w:spacing w:before="240" w:after="140" w:line="18" w:lineRule="auto"/>
        <w:ind w:left="720"/>
        <w:rPr>
          <w:rFonts w:ascii="Calibri" w:hAnsi="Calibri" w:eastAsia="Calibri" w:cs="Calibri"/>
          <w:sz w:val="24"/>
          <w:szCs w:val="24"/>
        </w:rPr>
      </w:pPr>
    </w:p>
    <w:tbl>
      <w:tblPr>
        <w:tblStyle w:val="af7"/>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20"/>
        <w:gridCol w:w="2160"/>
        <w:gridCol w:w="1440"/>
        <w:gridCol w:w="1440"/>
        <w:gridCol w:w="1440"/>
        <w:gridCol w:w="1440"/>
      </w:tblGrid>
      <w:tr w:rsidR="00DC21A2" w14:paraId="38D6B243" w14:textId="77777777">
        <w:tc>
          <w:tcPr>
            <w:tcW w:w="720" w:type="dxa"/>
            <w:tcMar>
              <w:top w:w="100" w:type="dxa"/>
              <w:left w:w="100" w:type="dxa"/>
              <w:bottom w:w="100" w:type="dxa"/>
              <w:right w:w="100" w:type="dxa"/>
            </w:tcMar>
          </w:tcPr>
          <w:p w:rsidR="00DC21A2" w:rsidRDefault="0091387A" w14:paraId="37A49351"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S NO</w:t>
            </w:r>
          </w:p>
        </w:tc>
        <w:tc>
          <w:tcPr>
            <w:tcW w:w="2160" w:type="dxa"/>
            <w:tcMar>
              <w:top w:w="100" w:type="dxa"/>
              <w:left w:w="100" w:type="dxa"/>
              <w:bottom w:w="100" w:type="dxa"/>
              <w:right w:w="100" w:type="dxa"/>
            </w:tcMar>
          </w:tcPr>
          <w:p w:rsidR="00DC21A2" w:rsidRDefault="0091387A" w14:paraId="3FB460D2"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Fields</w:t>
            </w:r>
          </w:p>
        </w:tc>
        <w:tc>
          <w:tcPr>
            <w:tcW w:w="1440" w:type="dxa"/>
            <w:tcMar>
              <w:top w:w="100" w:type="dxa"/>
              <w:left w:w="100" w:type="dxa"/>
              <w:bottom w:w="100" w:type="dxa"/>
              <w:right w:w="100" w:type="dxa"/>
            </w:tcMar>
          </w:tcPr>
          <w:p w:rsidR="00DC21A2" w:rsidRDefault="0091387A" w14:paraId="05F31C54"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Control</w:t>
            </w:r>
          </w:p>
        </w:tc>
        <w:tc>
          <w:tcPr>
            <w:tcW w:w="1440" w:type="dxa"/>
            <w:tcMar>
              <w:top w:w="100" w:type="dxa"/>
              <w:left w:w="100" w:type="dxa"/>
              <w:bottom w:w="100" w:type="dxa"/>
              <w:right w:w="100" w:type="dxa"/>
            </w:tcMar>
          </w:tcPr>
          <w:p w:rsidR="00DC21A2" w:rsidRDefault="0091387A" w14:paraId="5A92734B"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Mandatory</w:t>
            </w:r>
          </w:p>
        </w:tc>
        <w:tc>
          <w:tcPr>
            <w:tcW w:w="1440" w:type="dxa"/>
            <w:tcMar>
              <w:top w:w="100" w:type="dxa"/>
              <w:left w:w="100" w:type="dxa"/>
              <w:bottom w:w="100" w:type="dxa"/>
              <w:right w:w="100" w:type="dxa"/>
            </w:tcMar>
          </w:tcPr>
          <w:p w:rsidR="00DC21A2" w:rsidRDefault="0091387A" w14:paraId="3F5DE79A"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Value</w:t>
            </w:r>
          </w:p>
        </w:tc>
        <w:tc>
          <w:tcPr>
            <w:tcW w:w="1440" w:type="dxa"/>
            <w:tcMar>
              <w:top w:w="100" w:type="dxa"/>
              <w:left w:w="100" w:type="dxa"/>
              <w:bottom w:w="100" w:type="dxa"/>
              <w:right w:w="100" w:type="dxa"/>
            </w:tcMar>
          </w:tcPr>
          <w:p w:rsidR="00DC21A2" w:rsidRDefault="0091387A" w14:paraId="108AD33E"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Default</w:t>
            </w:r>
          </w:p>
        </w:tc>
      </w:tr>
      <w:tr w:rsidR="00DC21A2" w14:paraId="264D45CC" w14:textId="77777777">
        <w:tc>
          <w:tcPr>
            <w:tcW w:w="720" w:type="dxa"/>
            <w:tcMar>
              <w:top w:w="100" w:type="dxa"/>
              <w:left w:w="100" w:type="dxa"/>
              <w:bottom w:w="100" w:type="dxa"/>
              <w:right w:w="100" w:type="dxa"/>
            </w:tcMar>
          </w:tcPr>
          <w:p w:rsidR="00DC21A2" w:rsidRDefault="0091387A" w14:paraId="1F818BC9"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1</w:t>
            </w:r>
          </w:p>
        </w:tc>
        <w:tc>
          <w:tcPr>
            <w:tcW w:w="2160" w:type="dxa"/>
            <w:tcMar>
              <w:top w:w="100" w:type="dxa"/>
              <w:left w:w="100" w:type="dxa"/>
              <w:bottom w:w="100" w:type="dxa"/>
              <w:right w:w="100" w:type="dxa"/>
            </w:tcMar>
          </w:tcPr>
          <w:p w:rsidR="00DC21A2" w:rsidRDefault="0091387A" w14:paraId="47DC5085"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From City</w:t>
            </w:r>
          </w:p>
        </w:tc>
        <w:tc>
          <w:tcPr>
            <w:tcW w:w="1440" w:type="dxa"/>
            <w:tcMar>
              <w:top w:w="100" w:type="dxa"/>
              <w:left w:w="100" w:type="dxa"/>
              <w:bottom w:w="100" w:type="dxa"/>
              <w:right w:w="100" w:type="dxa"/>
            </w:tcMar>
          </w:tcPr>
          <w:p w:rsidR="00DC21A2" w:rsidRDefault="0091387A" w14:paraId="6A09E87D"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Dropdown</w:t>
            </w:r>
          </w:p>
        </w:tc>
        <w:tc>
          <w:tcPr>
            <w:tcW w:w="1440" w:type="dxa"/>
            <w:tcMar>
              <w:top w:w="100" w:type="dxa"/>
              <w:left w:w="100" w:type="dxa"/>
              <w:bottom w:w="100" w:type="dxa"/>
              <w:right w:w="100" w:type="dxa"/>
            </w:tcMar>
          </w:tcPr>
          <w:p w:rsidR="00DC21A2" w:rsidRDefault="0091387A" w14:paraId="1928EC03"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51F2F872" w14:textId="77777777">
            <w:pPr>
              <w:widowControl w:val="0"/>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71320095" w14:textId="77777777">
            <w:pPr>
              <w:widowControl w:val="0"/>
              <w:spacing w:line="240" w:lineRule="auto"/>
              <w:rPr>
                <w:rFonts w:ascii="Calibri" w:hAnsi="Calibri" w:eastAsia="Calibri" w:cs="Calibri"/>
                <w:sz w:val="24"/>
                <w:szCs w:val="24"/>
              </w:rPr>
            </w:pPr>
          </w:p>
        </w:tc>
      </w:tr>
      <w:tr w:rsidR="00DC21A2" w14:paraId="68B96EC6" w14:textId="77777777">
        <w:tc>
          <w:tcPr>
            <w:tcW w:w="720" w:type="dxa"/>
            <w:tcMar>
              <w:top w:w="100" w:type="dxa"/>
              <w:left w:w="100" w:type="dxa"/>
              <w:bottom w:w="100" w:type="dxa"/>
              <w:right w:w="100" w:type="dxa"/>
            </w:tcMar>
          </w:tcPr>
          <w:p w:rsidR="00DC21A2" w:rsidRDefault="0091387A" w14:paraId="7D7B6BB6"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2</w:t>
            </w:r>
          </w:p>
        </w:tc>
        <w:tc>
          <w:tcPr>
            <w:tcW w:w="2160" w:type="dxa"/>
            <w:tcMar>
              <w:top w:w="100" w:type="dxa"/>
              <w:left w:w="100" w:type="dxa"/>
              <w:bottom w:w="100" w:type="dxa"/>
              <w:right w:w="100" w:type="dxa"/>
            </w:tcMar>
          </w:tcPr>
          <w:p w:rsidR="00DC21A2" w:rsidRDefault="0091387A" w14:paraId="02E025B3"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Destination City</w:t>
            </w:r>
          </w:p>
        </w:tc>
        <w:tc>
          <w:tcPr>
            <w:tcW w:w="1440" w:type="dxa"/>
            <w:tcMar>
              <w:top w:w="100" w:type="dxa"/>
              <w:left w:w="100" w:type="dxa"/>
              <w:bottom w:w="100" w:type="dxa"/>
              <w:right w:w="100" w:type="dxa"/>
            </w:tcMar>
          </w:tcPr>
          <w:p w:rsidR="00DC21A2" w:rsidRDefault="0091387A" w14:paraId="6C12EBD0"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Dropdown</w:t>
            </w:r>
          </w:p>
        </w:tc>
        <w:tc>
          <w:tcPr>
            <w:tcW w:w="1440" w:type="dxa"/>
            <w:tcMar>
              <w:top w:w="100" w:type="dxa"/>
              <w:left w:w="100" w:type="dxa"/>
              <w:bottom w:w="100" w:type="dxa"/>
              <w:right w:w="100" w:type="dxa"/>
            </w:tcMar>
          </w:tcPr>
          <w:p w:rsidR="00DC21A2" w:rsidRDefault="0091387A" w14:paraId="2CED75B7"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2CC9AE4C" w14:textId="77777777">
            <w:pPr>
              <w:widowControl w:val="0"/>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503051A8" w14:textId="77777777">
            <w:pPr>
              <w:widowControl w:val="0"/>
              <w:spacing w:line="240" w:lineRule="auto"/>
              <w:rPr>
                <w:rFonts w:ascii="Calibri" w:hAnsi="Calibri" w:eastAsia="Calibri" w:cs="Calibri"/>
                <w:sz w:val="24"/>
                <w:szCs w:val="24"/>
              </w:rPr>
            </w:pPr>
          </w:p>
        </w:tc>
      </w:tr>
      <w:tr w:rsidR="00DC21A2" w14:paraId="623E90ED" w14:textId="77777777">
        <w:tc>
          <w:tcPr>
            <w:tcW w:w="720" w:type="dxa"/>
            <w:tcMar>
              <w:top w:w="100" w:type="dxa"/>
              <w:left w:w="100" w:type="dxa"/>
              <w:bottom w:w="100" w:type="dxa"/>
              <w:right w:w="100" w:type="dxa"/>
            </w:tcMar>
          </w:tcPr>
          <w:p w:rsidR="00DC21A2" w:rsidRDefault="0091387A" w14:paraId="2CDB8C7B"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3</w:t>
            </w:r>
          </w:p>
        </w:tc>
        <w:tc>
          <w:tcPr>
            <w:tcW w:w="2160" w:type="dxa"/>
            <w:tcMar>
              <w:top w:w="100" w:type="dxa"/>
              <w:left w:w="100" w:type="dxa"/>
              <w:bottom w:w="100" w:type="dxa"/>
              <w:right w:w="100" w:type="dxa"/>
            </w:tcMar>
          </w:tcPr>
          <w:p w:rsidR="00DC21A2" w:rsidRDefault="0091387A" w14:paraId="7DA90965"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Travel Date</w:t>
            </w:r>
          </w:p>
        </w:tc>
        <w:tc>
          <w:tcPr>
            <w:tcW w:w="1440" w:type="dxa"/>
            <w:tcMar>
              <w:top w:w="100" w:type="dxa"/>
              <w:left w:w="100" w:type="dxa"/>
              <w:bottom w:w="100" w:type="dxa"/>
              <w:right w:w="100" w:type="dxa"/>
            </w:tcMar>
          </w:tcPr>
          <w:p w:rsidR="00DC21A2" w:rsidRDefault="0091387A" w14:paraId="58DA692B"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Date</w:t>
            </w:r>
          </w:p>
        </w:tc>
        <w:tc>
          <w:tcPr>
            <w:tcW w:w="1440" w:type="dxa"/>
            <w:tcMar>
              <w:top w:w="100" w:type="dxa"/>
              <w:left w:w="100" w:type="dxa"/>
              <w:bottom w:w="100" w:type="dxa"/>
              <w:right w:w="100" w:type="dxa"/>
            </w:tcMar>
          </w:tcPr>
          <w:p w:rsidR="00DC21A2" w:rsidRDefault="0091387A" w14:paraId="4E016BAA"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278C38D1" w14:textId="77777777">
            <w:pPr>
              <w:widowControl w:val="0"/>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496C7E85" w14:textId="77777777">
            <w:pPr>
              <w:widowControl w:val="0"/>
              <w:spacing w:line="240" w:lineRule="auto"/>
              <w:rPr>
                <w:rFonts w:ascii="Calibri" w:hAnsi="Calibri" w:eastAsia="Calibri" w:cs="Calibri"/>
                <w:sz w:val="24"/>
                <w:szCs w:val="24"/>
              </w:rPr>
            </w:pPr>
          </w:p>
        </w:tc>
      </w:tr>
      <w:tr w:rsidR="00DC21A2" w14:paraId="0F807D1F" w14:textId="77777777">
        <w:tc>
          <w:tcPr>
            <w:tcW w:w="720" w:type="dxa"/>
            <w:tcMar>
              <w:top w:w="100" w:type="dxa"/>
              <w:left w:w="100" w:type="dxa"/>
              <w:bottom w:w="100" w:type="dxa"/>
              <w:right w:w="100" w:type="dxa"/>
            </w:tcMar>
          </w:tcPr>
          <w:p w:rsidR="00DC21A2" w:rsidRDefault="0091387A" w14:paraId="154AC16C"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4</w:t>
            </w:r>
          </w:p>
        </w:tc>
        <w:tc>
          <w:tcPr>
            <w:tcW w:w="2160" w:type="dxa"/>
            <w:tcMar>
              <w:top w:w="100" w:type="dxa"/>
              <w:left w:w="100" w:type="dxa"/>
              <w:bottom w:w="100" w:type="dxa"/>
              <w:right w:w="100" w:type="dxa"/>
            </w:tcMar>
          </w:tcPr>
          <w:p w:rsidR="00DC21A2" w:rsidRDefault="0091387A" w14:paraId="6FEB003B"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Time</w:t>
            </w:r>
          </w:p>
        </w:tc>
        <w:tc>
          <w:tcPr>
            <w:tcW w:w="1440" w:type="dxa"/>
            <w:tcMar>
              <w:top w:w="100" w:type="dxa"/>
              <w:left w:w="100" w:type="dxa"/>
              <w:bottom w:w="100" w:type="dxa"/>
              <w:right w:w="100" w:type="dxa"/>
            </w:tcMar>
          </w:tcPr>
          <w:p w:rsidR="00DC21A2" w:rsidRDefault="0091387A" w14:paraId="2574D9E3"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Select Time</w:t>
            </w:r>
          </w:p>
        </w:tc>
        <w:tc>
          <w:tcPr>
            <w:tcW w:w="1440" w:type="dxa"/>
            <w:tcMar>
              <w:top w:w="100" w:type="dxa"/>
              <w:left w:w="100" w:type="dxa"/>
              <w:bottom w:w="100" w:type="dxa"/>
              <w:right w:w="100" w:type="dxa"/>
            </w:tcMar>
          </w:tcPr>
          <w:p w:rsidR="00DC21A2" w:rsidRDefault="0091387A" w14:paraId="0ED79616"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7FA57B71" w14:textId="77777777">
            <w:pPr>
              <w:widowControl w:val="0"/>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0A7D99C3" w14:textId="77777777">
            <w:pPr>
              <w:widowControl w:val="0"/>
              <w:spacing w:line="240" w:lineRule="auto"/>
              <w:rPr>
                <w:rFonts w:ascii="Calibri" w:hAnsi="Calibri" w:eastAsia="Calibri" w:cs="Calibri"/>
                <w:sz w:val="24"/>
                <w:szCs w:val="24"/>
              </w:rPr>
            </w:pPr>
          </w:p>
        </w:tc>
      </w:tr>
      <w:tr w:rsidR="00DC21A2" w:rsidTr="009719A9" w14:paraId="7D7AB418" w14:textId="77777777">
        <w:trPr>
          <w:trHeight w:val="25"/>
        </w:trPr>
        <w:tc>
          <w:tcPr>
            <w:tcW w:w="720" w:type="dxa"/>
            <w:tcMar>
              <w:top w:w="100" w:type="dxa"/>
              <w:left w:w="100" w:type="dxa"/>
              <w:bottom w:w="100" w:type="dxa"/>
              <w:right w:w="100" w:type="dxa"/>
            </w:tcMar>
          </w:tcPr>
          <w:p w:rsidR="00DC21A2" w:rsidRDefault="0091387A" w14:paraId="4F4CD957"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5</w:t>
            </w:r>
          </w:p>
        </w:tc>
        <w:tc>
          <w:tcPr>
            <w:tcW w:w="2160" w:type="dxa"/>
            <w:tcMar>
              <w:top w:w="100" w:type="dxa"/>
              <w:left w:w="100" w:type="dxa"/>
              <w:bottom w:w="100" w:type="dxa"/>
              <w:right w:w="100" w:type="dxa"/>
            </w:tcMar>
          </w:tcPr>
          <w:p w:rsidR="00DC21A2" w:rsidRDefault="0091387A" w14:paraId="523AB898"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Search</w:t>
            </w:r>
          </w:p>
        </w:tc>
        <w:tc>
          <w:tcPr>
            <w:tcW w:w="1440" w:type="dxa"/>
            <w:tcMar>
              <w:top w:w="100" w:type="dxa"/>
              <w:left w:w="100" w:type="dxa"/>
              <w:bottom w:w="100" w:type="dxa"/>
              <w:right w:w="100" w:type="dxa"/>
            </w:tcMar>
          </w:tcPr>
          <w:p w:rsidR="00DC21A2" w:rsidRDefault="0091387A" w14:paraId="31C87ED4"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Button</w:t>
            </w:r>
          </w:p>
        </w:tc>
        <w:tc>
          <w:tcPr>
            <w:tcW w:w="1440" w:type="dxa"/>
            <w:tcMar>
              <w:top w:w="100" w:type="dxa"/>
              <w:left w:w="100" w:type="dxa"/>
              <w:bottom w:w="100" w:type="dxa"/>
              <w:right w:w="100" w:type="dxa"/>
            </w:tcMar>
          </w:tcPr>
          <w:p w:rsidR="00DC21A2" w:rsidRDefault="0091387A" w14:paraId="73B65C29"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35FA863C" w14:textId="77777777">
            <w:pPr>
              <w:widowControl w:val="0"/>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66FC70A7" w14:textId="77777777">
            <w:pPr>
              <w:widowControl w:val="0"/>
              <w:spacing w:line="240" w:lineRule="auto"/>
              <w:rPr>
                <w:rFonts w:ascii="Calibri" w:hAnsi="Calibri" w:eastAsia="Calibri" w:cs="Calibri"/>
                <w:sz w:val="24"/>
                <w:szCs w:val="24"/>
              </w:rPr>
            </w:pPr>
          </w:p>
        </w:tc>
      </w:tr>
    </w:tbl>
    <w:p w:rsidR="00DC21A2" w:rsidP="009719A9" w:rsidRDefault="0091387A" w14:paraId="675BFF77" w14:textId="77777777">
      <w:pPr>
        <w:spacing w:before="240" w:after="240" w:line="240" w:lineRule="auto"/>
        <w:rPr>
          <w:rFonts w:ascii="Calibri" w:hAnsi="Calibri" w:eastAsia="Calibri" w:cs="Calibri"/>
          <w:sz w:val="24"/>
          <w:szCs w:val="24"/>
        </w:rPr>
      </w:pPr>
      <w:r>
        <w:rPr>
          <w:rFonts w:ascii="Calibri" w:hAnsi="Calibri" w:eastAsia="Calibri" w:cs="Calibri"/>
          <w:sz w:val="24"/>
          <w:szCs w:val="24"/>
        </w:rPr>
        <w:t>B. Round Trip</w:t>
      </w:r>
    </w:p>
    <w:p w:rsidR="00DC21A2" w:rsidRDefault="00DC21A2" w14:paraId="4F647715" w14:textId="77777777">
      <w:pPr>
        <w:spacing w:before="240" w:after="140" w:line="18" w:lineRule="auto"/>
        <w:ind w:left="720"/>
        <w:rPr>
          <w:rFonts w:ascii="Calibri" w:hAnsi="Calibri" w:eastAsia="Calibri" w:cs="Calibri"/>
          <w:sz w:val="24"/>
          <w:szCs w:val="24"/>
        </w:rPr>
      </w:pPr>
    </w:p>
    <w:tbl>
      <w:tblPr>
        <w:tblStyle w:val="af8"/>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20"/>
        <w:gridCol w:w="2160"/>
        <w:gridCol w:w="1440"/>
        <w:gridCol w:w="1440"/>
        <w:gridCol w:w="1440"/>
        <w:gridCol w:w="1440"/>
      </w:tblGrid>
      <w:tr w:rsidR="00DC21A2" w14:paraId="15BE26E6" w14:textId="77777777">
        <w:tc>
          <w:tcPr>
            <w:tcW w:w="720" w:type="dxa"/>
            <w:tcMar>
              <w:top w:w="100" w:type="dxa"/>
              <w:left w:w="100" w:type="dxa"/>
              <w:bottom w:w="100" w:type="dxa"/>
              <w:right w:w="100" w:type="dxa"/>
            </w:tcMar>
          </w:tcPr>
          <w:p w:rsidR="00DC21A2" w:rsidRDefault="0091387A" w14:paraId="5C394E53"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S NO</w:t>
            </w:r>
          </w:p>
        </w:tc>
        <w:tc>
          <w:tcPr>
            <w:tcW w:w="2160" w:type="dxa"/>
            <w:tcMar>
              <w:top w:w="100" w:type="dxa"/>
              <w:left w:w="100" w:type="dxa"/>
              <w:bottom w:w="100" w:type="dxa"/>
              <w:right w:w="100" w:type="dxa"/>
            </w:tcMar>
          </w:tcPr>
          <w:p w:rsidR="00DC21A2" w:rsidRDefault="0091387A" w14:paraId="1D7E9CFF"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Fields</w:t>
            </w:r>
          </w:p>
        </w:tc>
        <w:tc>
          <w:tcPr>
            <w:tcW w:w="1440" w:type="dxa"/>
            <w:tcMar>
              <w:top w:w="100" w:type="dxa"/>
              <w:left w:w="100" w:type="dxa"/>
              <w:bottom w:w="100" w:type="dxa"/>
              <w:right w:w="100" w:type="dxa"/>
            </w:tcMar>
          </w:tcPr>
          <w:p w:rsidR="00DC21A2" w:rsidRDefault="0091387A" w14:paraId="1D59AA1F"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Control</w:t>
            </w:r>
          </w:p>
        </w:tc>
        <w:tc>
          <w:tcPr>
            <w:tcW w:w="1440" w:type="dxa"/>
            <w:tcMar>
              <w:top w:w="100" w:type="dxa"/>
              <w:left w:w="100" w:type="dxa"/>
              <w:bottom w:w="100" w:type="dxa"/>
              <w:right w:w="100" w:type="dxa"/>
            </w:tcMar>
          </w:tcPr>
          <w:p w:rsidR="00DC21A2" w:rsidRDefault="0091387A" w14:paraId="13E025AE"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Mandatory</w:t>
            </w:r>
          </w:p>
        </w:tc>
        <w:tc>
          <w:tcPr>
            <w:tcW w:w="1440" w:type="dxa"/>
            <w:tcMar>
              <w:top w:w="100" w:type="dxa"/>
              <w:left w:w="100" w:type="dxa"/>
              <w:bottom w:w="100" w:type="dxa"/>
              <w:right w:w="100" w:type="dxa"/>
            </w:tcMar>
          </w:tcPr>
          <w:p w:rsidR="00DC21A2" w:rsidRDefault="0091387A" w14:paraId="19124374"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Value</w:t>
            </w:r>
          </w:p>
        </w:tc>
        <w:tc>
          <w:tcPr>
            <w:tcW w:w="1440" w:type="dxa"/>
            <w:tcMar>
              <w:top w:w="100" w:type="dxa"/>
              <w:left w:w="100" w:type="dxa"/>
              <w:bottom w:w="100" w:type="dxa"/>
              <w:right w:w="100" w:type="dxa"/>
            </w:tcMar>
          </w:tcPr>
          <w:p w:rsidR="00DC21A2" w:rsidRDefault="0091387A" w14:paraId="6CB2784E"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Default</w:t>
            </w:r>
          </w:p>
        </w:tc>
      </w:tr>
      <w:tr w:rsidR="00DC21A2" w14:paraId="0999EC91" w14:textId="77777777">
        <w:tc>
          <w:tcPr>
            <w:tcW w:w="720" w:type="dxa"/>
            <w:tcMar>
              <w:top w:w="100" w:type="dxa"/>
              <w:left w:w="100" w:type="dxa"/>
              <w:bottom w:w="100" w:type="dxa"/>
              <w:right w:w="100" w:type="dxa"/>
            </w:tcMar>
          </w:tcPr>
          <w:p w:rsidR="00DC21A2" w:rsidRDefault="0091387A" w14:paraId="3AE70206"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1</w:t>
            </w:r>
          </w:p>
        </w:tc>
        <w:tc>
          <w:tcPr>
            <w:tcW w:w="2160" w:type="dxa"/>
            <w:tcMar>
              <w:top w:w="100" w:type="dxa"/>
              <w:left w:w="100" w:type="dxa"/>
              <w:bottom w:w="100" w:type="dxa"/>
              <w:right w:w="100" w:type="dxa"/>
            </w:tcMar>
          </w:tcPr>
          <w:p w:rsidR="00DC21A2" w:rsidRDefault="0091387A" w14:paraId="4B456A0F"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From City</w:t>
            </w:r>
          </w:p>
        </w:tc>
        <w:tc>
          <w:tcPr>
            <w:tcW w:w="1440" w:type="dxa"/>
            <w:tcMar>
              <w:top w:w="100" w:type="dxa"/>
              <w:left w:w="100" w:type="dxa"/>
              <w:bottom w:w="100" w:type="dxa"/>
              <w:right w:w="100" w:type="dxa"/>
            </w:tcMar>
          </w:tcPr>
          <w:p w:rsidR="00DC21A2" w:rsidRDefault="0091387A" w14:paraId="41029F09"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Dropdown</w:t>
            </w:r>
          </w:p>
        </w:tc>
        <w:tc>
          <w:tcPr>
            <w:tcW w:w="1440" w:type="dxa"/>
            <w:tcMar>
              <w:top w:w="100" w:type="dxa"/>
              <w:left w:w="100" w:type="dxa"/>
              <w:bottom w:w="100" w:type="dxa"/>
              <w:right w:w="100" w:type="dxa"/>
            </w:tcMar>
          </w:tcPr>
          <w:p w:rsidR="00DC21A2" w:rsidRDefault="0091387A" w14:paraId="1C9BF117"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257CCA83" w14:textId="77777777">
            <w:pPr>
              <w:widowControl w:val="0"/>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3F71BE2F" w14:textId="77777777">
            <w:pPr>
              <w:widowControl w:val="0"/>
              <w:spacing w:line="240" w:lineRule="auto"/>
              <w:rPr>
                <w:rFonts w:ascii="Calibri" w:hAnsi="Calibri" w:eastAsia="Calibri" w:cs="Calibri"/>
                <w:sz w:val="24"/>
                <w:szCs w:val="24"/>
              </w:rPr>
            </w:pPr>
          </w:p>
        </w:tc>
      </w:tr>
      <w:tr w:rsidR="00DC21A2" w14:paraId="0C085C48" w14:textId="77777777">
        <w:tc>
          <w:tcPr>
            <w:tcW w:w="720" w:type="dxa"/>
            <w:tcMar>
              <w:top w:w="100" w:type="dxa"/>
              <w:left w:w="100" w:type="dxa"/>
              <w:bottom w:w="100" w:type="dxa"/>
              <w:right w:w="100" w:type="dxa"/>
            </w:tcMar>
          </w:tcPr>
          <w:p w:rsidR="00DC21A2" w:rsidRDefault="0091387A" w14:paraId="711521D5"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2</w:t>
            </w:r>
          </w:p>
        </w:tc>
        <w:tc>
          <w:tcPr>
            <w:tcW w:w="2160" w:type="dxa"/>
            <w:tcMar>
              <w:top w:w="100" w:type="dxa"/>
              <w:left w:w="100" w:type="dxa"/>
              <w:bottom w:w="100" w:type="dxa"/>
              <w:right w:w="100" w:type="dxa"/>
            </w:tcMar>
          </w:tcPr>
          <w:p w:rsidR="00DC21A2" w:rsidRDefault="0091387A" w14:paraId="52BFDA32"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Destination City</w:t>
            </w:r>
          </w:p>
        </w:tc>
        <w:tc>
          <w:tcPr>
            <w:tcW w:w="1440" w:type="dxa"/>
            <w:tcMar>
              <w:top w:w="100" w:type="dxa"/>
              <w:left w:w="100" w:type="dxa"/>
              <w:bottom w:w="100" w:type="dxa"/>
              <w:right w:w="100" w:type="dxa"/>
            </w:tcMar>
          </w:tcPr>
          <w:p w:rsidR="00DC21A2" w:rsidRDefault="0091387A" w14:paraId="252286B5"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Dropdown</w:t>
            </w:r>
          </w:p>
        </w:tc>
        <w:tc>
          <w:tcPr>
            <w:tcW w:w="1440" w:type="dxa"/>
            <w:tcMar>
              <w:top w:w="100" w:type="dxa"/>
              <w:left w:w="100" w:type="dxa"/>
              <w:bottom w:w="100" w:type="dxa"/>
              <w:right w:w="100" w:type="dxa"/>
            </w:tcMar>
          </w:tcPr>
          <w:p w:rsidR="00DC21A2" w:rsidRDefault="0091387A" w14:paraId="38969FBA"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057A7179" w14:textId="77777777">
            <w:pPr>
              <w:widowControl w:val="0"/>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455FECB3" w14:textId="77777777">
            <w:pPr>
              <w:widowControl w:val="0"/>
              <w:spacing w:line="240" w:lineRule="auto"/>
              <w:rPr>
                <w:rFonts w:ascii="Calibri" w:hAnsi="Calibri" w:eastAsia="Calibri" w:cs="Calibri"/>
                <w:sz w:val="24"/>
                <w:szCs w:val="24"/>
              </w:rPr>
            </w:pPr>
          </w:p>
        </w:tc>
      </w:tr>
      <w:tr w:rsidR="00DC21A2" w14:paraId="29B3CE89" w14:textId="77777777">
        <w:tc>
          <w:tcPr>
            <w:tcW w:w="720" w:type="dxa"/>
            <w:tcMar>
              <w:top w:w="100" w:type="dxa"/>
              <w:left w:w="100" w:type="dxa"/>
              <w:bottom w:w="100" w:type="dxa"/>
              <w:right w:w="100" w:type="dxa"/>
            </w:tcMar>
          </w:tcPr>
          <w:p w:rsidR="00DC21A2" w:rsidRDefault="0091387A" w14:paraId="37C8F40C"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3</w:t>
            </w:r>
          </w:p>
        </w:tc>
        <w:tc>
          <w:tcPr>
            <w:tcW w:w="2160" w:type="dxa"/>
            <w:tcMar>
              <w:top w:w="100" w:type="dxa"/>
              <w:left w:w="100" w:type="dxa"/>
              <w:bottom w:w="100" w:type="dxa"/>
              <w:right w:w="100" w:type="dxa"/>
            </w:tcMar>
          </w:tcPr>
          <w:p w:rsidR="00DC21A2" w:rsidRDefault="0091387A" w14:paraId="33474B8C"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Travel Date</w:t>
            </w:r>
          </w:p>
        </w:tc>
        <w:tc>
          <w:tcPr>
            <w:tcW w:w="1440" w:type="dxa"/>
            <w:tcMar>
              <w:top w:w="100" w:type="dxa"/>
              <w:left w:w="100" w:type="dxa"/>
              <w:bottom w:w="100" w:type="dxa"/>
              <w:right w:w="100" w:type="dxa"/>
            </w:tcMar>
          </w:tcPr>
          <w:p w:rsidR="00DC21A2" w:rsidRDefault="0091387A" w14:paraId="512A15DF"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Date</w:t>
            </w:r>
          </w:p>
        </w:tc>
        <w:tc>
          <w:tcPr>
            <w:tcW w:w="1440" w:type="dxa"/>
            <w:tcMar>
              <w:top w:w="100" w:type="dxa"/>
              <w:left w:w="100" w:type="dxa"/>
              <w:bottom w:w="100" w:type="dxa"/>
              <w:right w:w="100" w:type="dxa"/>
            </w:tcMar>
          </w:tcPr>
          <w:p w:rsidR="00DC21A2" w:rsidRDefault="0091387A" w14:paraId="5695E7F3"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4FF02A3F" w14:textId="77777777">
            <w:pPr>
              <w:widowControl w:val="0"/>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4B918BFA" w14:textId="77777777">
            <w:pPr>
              <w:widowControl w:val="0"/>
              <w:spacing w:line="240" w:lineRule="auto"/>
              <w:rPr>
                <w:rFonts w:ascii="Calibri" w:hAnsi="Calibri" w:eastAsia="Calibri" w:cs="Calibri"/>
                <w:sz w:val="24"/>
                <w:szCs w:val="24"/>
              </w:rPr>
            </w:pPr>
          </w:p>
        </w:tc>
      </w:tr>
      <w:tr w:rsidR="00DC21A2" w14:paraId="4F9BEA29" w14:textId="77777777">
        <w:tc>
          <w:tcPr>
            <w:tcW w:w="720" w:type="dxa"/>
            <w:tcMar>
              <w:top w:w="100" w:type="dxa"/>
              <w:left w:w="100" w:type="dxa"/>
              <w:bottom w:w="100" w:type="dxa"/>
              <w:right w:w="100" w:type="dxa"/>
            </w:tcMar>
          </w:tcPr>
          <w:p w:rsidR="00DC21A2" w:rsidRDefault="0091387A" w14:paraId="72073A01"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4</w:t>
            </w:r>
          </w:p>
        </w:tc>
        <w:tc>
          <w:tcPr>
            <w:tcW w:w="2160" w:type="dxa"/>
            <w:tcMar>
              <w:top w:w="100" w:type="dxa"/>
              <w:left w:w="100" w:type="dxa"/>
              <w:bottom w:w="100" w:type="dxa"/>
              <w:right w:w="100" w:type="dxa"/>
            </w:tcMar>
          </w:tcPr>
          <w:p w:rsidR="00DC21A2" w:rsidRDefault="0091387A" w14:paraId="1A492935"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Time</w:t>
            </w:r>
          </w:p>
        </w:tc>
        <w:tc>
          <w:tcPr>
            <w:tcW w:w="1440" w:type="dxa"/>
            <w:tcMar>
              <w:top w:w="100" w:type="dxa"/>
              <w:left w:w="100" w:type="dxa"/>
              <w:bottom w:w="100" w:type="dxa"/>
              <w:right w:w="100" w:type="dxa"/>
            </w:tcMar>
          </w:tcPr>
          <w:p w:rsidR="00DC21A2" w:rsidRDefault="0091387A" w14:paraId="03BE9F03"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Select Time</w:t>
            </w:r>
          </w:p>
        </w:tc>
        <w:tc>
          <w:tcPr>
            <w:tcW w:w="1440" w:type="dxa"/>
            <w:tcMar>
              <w:top w:w="100" w:type="dxa"/>
              <w:left w:w="100" w:type="dxa"/>
              <w:bottom w:w="100" w:type="dxa"/>
              <w:right w:w="100" w:type="dxa"/>
            </w:tcMar>
          </w:tcPr>
          <w:p w:rsidR="00DC21A2" w:rsidRDefault="0091387A" w14:paraId="42E6F7E1"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31C038A6" w14:textId="77777777">
            <w:pPr>
              <w:widowControl w:val="0"/>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3649FDD7" w14:textId="77777777">
            <w:pPr>
              <w:widowControl w:val="0"/>
              <w:spacing w:line="240" w:lineRule="auto"/>
              <w:rPr>
                <w:rFonts w:ascii="Calibri" w:hAnsi="Calibri" w:eastAsia="Calibri" w:cs="Calibri"/>
                <w:sz w:val="24"/>
                <w:szCs w:val="24"/>
              </w:rPr>
            </w:pPr>
          </w:p>
        </w:tc>
      </w:tr>
      <w:tr w:rsidR="00DC21A2" w14:paraId="1175227C" w14:textId="77777777">
        <w:tc>
          <w:tcPr>
            <w:tcW w:w="720" w:type="dxa"/>
            <w:tcMar>
              <w:top w:w="100" w:type="dxa"/>
              <w:left w:w="100" w:type="dxa"/>
              <w:bottom w:w="100" w:type="dxa"/>
              <w:right w:w="100" w:type="dxa"/>
            </w:tcMar>
          </w:tcPr>
          <w:p w:rsidR="00DC21A2" w:rsidRDefault="0091387A" w14:paraId="2B73048E"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5</w:t>
            </w:r>
          </w:p>
        </w:tc>
        <w:tc>
          <w:tcPr>
            <w:tcW w:w="2160" w:type="dxa"/>
            <w:tcMar>
              <w:top w:w="100" w:type="dxa"/>
              <w:left w:w="100" w:type="dxa"/>
              <w:bottom w:w="100" w:type="dxa"/>
              <w:right w:w="100" w:type="dxa"/>
            </w:tcMar>
          </w:tcPr>
          <w:p w:rsidR="00DC21A2" w:rsidRDefault="0091387A" w14:paraId="7682975F"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Return Date</w:t>
            </w:r>
          </w:p>
        </w:tc>
        <w:tc>
          <w:tcPr>
            <w:tcW w:w="1440" w:type="dxa"/>
            <w:tcMar>
              <w:top w:w="100" w:type="dxa"/>
              <w:left w:w="100" w:type="dxa"/>
              <w:bottom w:w="100" w:type="dxa"/>
              <w:right w:w="100" w:type="dxa"/>
            </w:tcMar>
          </w:tcPr>
          <w:p w:rsidR="00DC21A2" w:rsidRDefault="0091387A" w14:paraId="0AF604E9"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Date</w:t>
            </w:r>
          </w:p>
        </w:tc>
        <w:tc>
          <w:tcPr>
            <w:tcW w:w="1440" w:type="dxa"/>
            <w:tcMar>
              <w:top w:w="100" w:type="dxa"/>
              <w:left w:w="100" w:type="dxa"/>
              <w:bottom w:w="100" w:type="dxa"/>
              <w:right w:w="100" w:type="dxa"/>
            </w:tcMar>
          </w:tcPr>
          <w:p w:rsidR="00DC21A2" w:rsidRDefault="0091387A" w14:paraId="1B27199E"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460E7400" w14:textId="77777777">
            <w:pPr>
              <w:widowControl w:val="0"/>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33850748" w14:textId="77777777">
            <w:pPr>
              <w:widowControl w:val="0"/>
              <w:spacing w:line="240" w:lineRule="auto"/>
              <w:rPr>
                <w:rFonts w:ascii="Calibri" w:hAnsi="Calibri" w:eastAsia="Calibri" w:cs="Calibri"/>
                <w:sz w:val="24"/>
                <w:szCs w:val="24"/>
              </w:rPr>
            </w:pPr>
          </w:p>
        </w:tc>
      </w:tr>
      <w:tr w:rsidR="00DC21A2" w14:paraId="5156CB09" w14:textId="77777777">
        <w:tc>
          <w:tcPr>
            <w:tcW w:w="720" w:type="dxa"/>
            <w:tcMar>
              <w:top w:w="100" w:type="dxa"/>
              <w:left w:w="100" w:type="dxa"/>
              <w:bottom w:w="100" w:type="dxa"/>
              <w:right w:w="100" w:type="dxa"/>
            </w:tcMar>
          </w:tcPr>
          <w:p w:rsidR="00DC21A2" w:rsidRDefault="0091387A" w14:paraId="55B8B3E8"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6</w:t>
            </w:r>
          </w:p>
        </w:tc>
        <w:tc>
          <w:tcPr>
            <w:tcW w:w="2160" w:type="dxa"/>
            <w:tcMar>
              <w:top w:w="100" w:type="dxa"/>
              <w:left w:w="100" w:type="dxa"/>
              <w:bottom w:w="100" w:type="dxa"/>
              <w:right w:w="100" w:type="dxa"/>
            </w:tcMar>
          </w:tcPr>
          <w:p w:rsidR="00DC21A2" w:rsidRDefault="0091387A" w14:paraId="29DAA259"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Search</w:t>
            </w:r>
          </w:p>
        </w:tc>
        <w:tc>
          <w:tcPr>
            <w:tcW w:w="1440" w:type="dxa"/>
            <w:tcMar>
              <w:top w:w="100" w:type="dxa"/>
              <w:left w:w="100" w:type="dxa"/>
              <w:bottom w:w="100" w:type="dxa"/>
              <w:right w:w="100" w:type="dxa"/>
            </w:tcMar>
          </w:tcPr>
          <w:p w:rsidR="00DC21A2" w:rsidRDefault="0091387A" w14:paraId="43930CB8"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Button</w:t>
            </w:r>
          </w:p>
        </w:tc>
        <w:tc>
          <w:tcPr>
            <w:tcW w:w="1440" w:type="dxa"/>
            <w:tcMar>
              <w:top w:w="100" w:type="dxa"/>
              <w:left w:w="100" w:type="dxa"/>
              <w:bottom w:w="100" w:type="dxa"/>
              <w:right w:w="100" w:type="dxa"/>
            </w:tcMar>
          </w:tcPr>
          <w:p w:rsidR="00DC21A2" w:rsidRDefault="0091387A" w14:paraId="7B5BC741"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0AF815B5" w14:textId="77777777">
            <w:pPr>
              <w:widowControl w:val="0"/>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6A65756D" w14:textId="77777777">
            <w:pPr>
              <w:widowControl w:val="0"/>
              <w:spacing w:line="240" w:lineRule="auto"/>
              <w:rPr>
                <w:rFonts w:ascii="Calibri" w:hAnsi="Calibri" w:eastAsia="Calibri" w:cs="Calibri"/>
                <w:sz w:val="24"/>
                <w:szCs w:val="24"/>
              </w:rPr>
            </w:pPr>
          </w:p>
        </w:tc>
      </w:tr>
    </w:tbl>
    <w:p w:rsidR="00DC21A2" w:rsidRDefault="00DC21A2" w14:paraId="09B7FC74" w14:textId="77777777">
      <w:pPr>
        <w:spacing w:before="240" w:after="140" w:line="18" w:lineRule="auto"/>
        <w:ind w:left="720"/>
        <w:rPr>
          <w:rFonts w:ascii="Calibri" w:hAnsi="Calibri" w:eastAsia="Calibri" w:cs="Calibri"/>
          <w:sz w:val="24"/>
          <w:szCs w:val="24"/>
        </w:rPr>
      </w:pPr>
    </w:p>
    <w:p w:rsidR="00DC21A2" w:rsidRDefault="00DC21A2" w14:paraId="725C9BFE" w14:textId="77777777">
      <w:pPr>
        <w:spacing w:before="240" w:after="140" w:line="18" w:lineRule="auto"/>
        <w:rPr>
          <w:rFonts w:ascii="Calibri" w:hAnsi="Calibri" w:eastAsia="Calibri" w:cs="Calibri"/>
          <w:sz w:val="24"/>
          <w:szCs w:val="24"/>
        </w:rPr>
      </w:pPr>
    </w:p>
    <w:p w:rsidR="00DC21A2" w:rsidRDefault="0091387A" w14:paraId="65D965C5" w14:textId="77777777">
      <w:pPr>
        <w:spacing w:before="240" w:after="240" w:line="240" w:lineRule="auto"/>
        <w:rPr>
          <w:rFonts w:ascii="Calibri" w:hAnsi="Calibri" w:eastAsia="Calibri" w:cs="Calibri"/>
          <w:b/>
          <w:sz w:val="24"/>
          <w:szCs w:val="24"/>
        </w:rPr>
      </w:pPr>
      <w:r>
        <w:rPr>
          <w:rFonts w:ascii="Calibri" w:hAnsi="Calibri" w:eastAsia="Calibri" w:cs="Calibri"/>
          <w:b/>
          <w:sz w:val="24"/>
          <w:szCs w:val="24"/>
        </w:rPr>
        <w:t>3. Airport Booking</w:t>
      </w:r>
    </w:p>
    <w:p w:rsidR="00DC21A2" w:rsidRDefault="00DC21A2" w14:paraId="60221234" w14:textId="77777777">
      <w:pPr>
        <w:spacing w:before="240" w:after="140" w:line="18" w:lineRule="auto"/>
        <w:ind w:left="720"/>
        <w:rPr>
          <w:rFonts w:ascii="Calibri" w:hAnsi="Calibri" w:eastAsia="Calibri" w:cs="Calibri"/>
          <w:sz w:val="24"/>
          <w:szCs w:val="24"/>
        </w:rPr>
      </w:pPr>
    </w:p>
    <w:tbl>
      <w:tblPr>
        <w:tblStyle w:val="af9"/>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20"/>
        <w:gridCol w:w="2160"/>
        <w:gridCol w:w="1440"/>
        <w:gridCol w:w="1440"/>
        <w:gridCol w:w="1440"/>
        <w:gridCol w:w="1440"/>
      </w:tblGrid>
      <w:tr w:rsidR="00DC21A2" w14:paraId="254993D6" w14:textId="77777777">
        <w:tc>
          <w:tcPr>
            <w:tcW w:w="720" w:type="dxa"/>
            <w:tcMar>
              <w:top w:w="100" w:type="dxa"/>
              <w:left w:w="100" w:type="dxa"/>
              <w:bottom w:w="100" w:type="dxa"/>
              <w:right w:w="100" w:type="dxa"/>
            </w:tcMar>
          </w:tcPr>
          <w:p w:rsidR="00DC21A2" w:rsidRDefault="0091387A" w14:paraId="1621345A"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S NO</w:t>
            </w:r>
          </w:p>
        </w:tc>
        <w:tc>
          <w:tcPr>
            <w:tcW w:w="2160" w:type="dxa"/>
            <w:tcMar>
              <w:top w:w="100" w:type="dxa"/>
              <w:left w:w="100" w:type="dxa"/>
              <w:bottom w:w="100" w:type="dxa"/>
              <w:right w:w="100" w:type="dxa"/>
            </w:tcMar>
          </w:tcPr>
          <w:p w:rsidR="00DC21A2" w:rsidRDefault="0091387A" w14:paraId="12E223E9"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Fields</w:t>
            </w:r>
          </w:p>
        </w:tc>
        <w:tc>
          <w:tcPr>
            <w:tcW w:w="1440" w:type="dxa"/>
            <w:tcMar>
              <w:top w:w="100" w:type="dxa"/>
              <w:left w:w="100" w:type="dxa"/>
              <w:bottom w:w="100" w:type="dxa"/>
              <w:right w:w="100" w:type="dxa"/>
            </w:tcMar>
          </w:tcPr>
          <w:p w:rsidR="00DC21A2" w:rsidRDefault="0091387A" w14:paraId="08885280"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Control</w:t>
            </w:r>
          </w:p>
        </w:tc>
        <w:tc>
          <w:tcPr>
            <w:tcW w:w="1440" w:type="dxa"/>
            <w:tcMar>
              <w:top w:w="100" w:type="dxa"/>
              <w:left w:w="100" w:type="dxa"/>
              <w:bottom w:w="100" w:type="dxa"/>
              <w:right w:w="100" w:type="dxa"/>
            </w:tcMar>
          </w:tcPr>
          <w:p w:rsidR="00DC21A2" w:rsidRDefault="0091387A" w14:paraId="70D1BC75"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Mandatory</w:t>
            </w:r>
          </w:p>
        </w:tc>
        <w:tc>
          <w:tcPr>
            <w:tcW w:w="1440" w:type="dxa"/>
            <w:tcMar>
              <w:top w:w="100" w:type="dxa"/>
              <w:left w:w="100" w:type="dxa"/>
              <w:bottom w:w="100" w:type="dxa"/>
              <w:right w:w="100" w:type="dxa"/>
            </w:tcMar>
          </w:tcPr>
          <w:p w:rsidR="00DC21A2" w:rsidRDefault="0091387A" w14:paraId="3937CB0B"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Value</w:t>
            </w:r>
          </w:p>
        </w:tc>
        <w:tc>
          <w:tcPr>
            <w:tcW w:w="1440" w:type="dxa"/>
            <w:tcMar>
              <w:top w:w="100" w:type="dxa"/>
              <w:left w:w="100" w:type="dxa"/>
              <w:bottom w:w="100" w:type="dxa"/>
              <w:right w:w="100" w:type="dxa"/>
            </w:tcMar>
          </w:tcPr>
          <w:p w:rsidR="00DC21A2" w:rsidRDefault="0091387A" w14:paraId="2C752643" w14:textId="77777777">
            <w:pPr>
              <w:widowControl w:val="0"/>
              <w:spacing w:line="240" w:lineRule="auto"/>
              <w:rPr>
                <w:rFonts w:ascii="Calibri" w:hAnsi="Calibri" w:eastAsia="Calibri" w:cs="Calibri"/>
                <w:b/>
                <w:sz w:val="24"/>
                <w:szCs w:val="24"/>
              </w:rPr>
            </w:pPr>
            <w:r>
              <w:rPr>
                <w:rFonts w:ascii="Calibri" w:hAnsi="Calibri" w:eastAsia="Calibri" w:cs="Calibri"/>
                <w:b/>
                <w:sz w:val="24"/>
                <w:szCs w:val="24"/>
              </w:rPr>
              <w:t>Default</w:t>
            </w:r>
          </w:p>
        </w:tc>
      </w:tr>
      <w:tr w:rsidR="00DC21A2" w14:paraId="38B83F1B" w14:textId="77777777">
        <w:tc>
          <w:tcPr>
            <w:tcW w:w="720" w:type="dxa"/>
            <w:tcMar>
              <w:top w:w="100" w:type="dxa"/>
              <w:left w:w="100" w:type="dxa"/>
              <w:bottom w:w="100" w:type="dxa"/>
              <w:right w:w="100" w:type="dxa"/>
            </w:tcMar>
          </w:tcPr>
          <w:p w:rsidR="00DC21A2" w:rsidRDefault="0091387A" w14:paraId="12B934C3"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1</w:t>
            </w:r>
          </w:p>
        </w:tc>
        <w:tc>
          <w:tcPr>
            <w:tcW w:w="2160" w:type="dxa"/>
            <w:tcMar>
              <w:top w:w="100" w:type="dxa"/>
              <w:left w:w="100" w:type="dxa"/>
              <w:bottom w:w="100" w:type="dxa"/>
              <w:right w:w="100" w:type="dxa"/>
            </w:tcMar>
          </w:tcPr>
          <w:p w:rsidR="00DC21A2" w:rsidRDefault="0091387A" w14:paraId="6629E345"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Pickup Airport</w:t>
            </w:r>
          </w:p>
        </w:tc>
        <w:tc>
          <w:tcPr>
            <w:tcW w:w="1440" w:type="dxa"/>
            <w:tcMar>
              <w:top w:w="100" w:type="dxa"/>
              <w:left w:w="100" w:type="dxa"/>
              <w:bottom w:w="100" w:type="dxa"/>
              <w:right w:w="100" w:type="dxa"/>
            </w:tcMar>
          </w:tcPr>
          <w:p w:rsidR="00DC21A2" w:rsidRDefault="0091387A" w14:paraId="7000C460"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Dropdown</w:t>
            </w:r>
          </w:p>
        </w:tc>
        <w:tc>
          <w:tcPr>
            <w:tcW w:w="1440" w:type="dxa"/>
            <w:tcMar>
              <w:top w:w="100" w:type="dxa"/>
              <w:left w:w="100" w:type="dxa"/>
              <w:bottom w:w="100" w:type="dxa"/>
              <w:right w:w="100" w:type="dxa"/>
            </w:tcMar>
          </w:tcPr>
          <w:p w:rsidR="00DC21A2" w:rsidRDefault="0091387A" w14:paraId="687A8FCF"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40EBD8A2" w14:textId="77777777">
            <w:pPr>
              <w:widowControl w:val="0"/>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32E28FED" w14:textId="77777777">
            <w:pPr>
              <w:widowControl w:val="0"/>
              <w:spacing w:line="240" w:lineRule="auto"/>
              <w:rPr>
                <w:rFonts w:ascii="Calibri" w:hAnsi="Calibri" w:eastAsia="Calibri" w:cs="Calibri"/>
                <w:sz w:val="24"/>
                <w:szCs w:val="24"/>
              </w:rPr>
            </w:pPr>
          </w:p>
        </w:tc>
      </w:tr>
      <w:tr w:rsidR="00DC21A2" w14:paraId="080EBDCE" w14:textId="77777777">
        <w:tc>
          <w:tcPr>
            <w:tcW w:w="720" w:type="dxa"/>
            <w:tcMar>
              <w:top w:w="100" w:type="dxa"/>
              <w:left w:w="100" w:type="dxa"/>
              <w:bottom w:w="100" w:type="dxa"/>
              <w:right w:w="100" w:type="dxa"/>
            </w:tcMar>
          </w:tcPr>
          <w:p w:rsidR="00DC21A2" w:rsidRDefault="0091387A" w14:paraId="0F59B7A4"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2</w:t>
            </w:r>
          </w:p>
        </w:tc>
        <w:tc>
          <w:tcPr>
            <w:tcW w:w="2160" w:type="dxa"/>
            <w:tcMar>
              <w:top w:w="100" w:type="dxa"/>
              <w:left w:w="100" w:type="dxa"/>
              <w:bottom w:w="100" w:type="dxa"/>
              <w:right w:w="100" w:type="dxa"/>
            </w:tcMar>
          </w:tcPr>
          <w:p w:rsidR="00DC21A2" w:rsidRDefault="0091387A" w14:paraId="7FE6D754"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Destination City</w:t>
            </w:r>
          </w:p>
        </w:tc>
        <w:tc>
          <w:tcPr>
            <w:tcW w:w="1440" w:type="dxa"/>
            <w:tcMar>
              <w:top w:w="100" w:type="dxa"/>
              <w:left w:w="100" w:type="dxa"/>
              <w:bottom w:w="100" w:type="dxa"/>
              <w:right w:w="100" w:type="dxa"/>
            </w:tcMar>
          </w:tcPr>
          <w:p w:rsidR="00DC21A2" w:rsidRDefault="0091387A" w14:paraId="55DFC007"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Dropdown</w:t>
            </w:r>
          </w:p>
        </w:tc>
        <w:tc>
          <w:tcPr>
            <w:tcW w:w="1440" w:type="dxa"/>
            <w:tcMar>
              <w:top w:w="100" w:type="dxa"/>
              <w:left w:w="100" w:type="dxa"/>
              <w:bottom w:w="100" w:type="dxa"/>
              <w:right w:w="100" w:type="dxa"/>
            </w:tcMar>
          </w:tcPr>
          <w:p w:rsidR="00DC21A2" w:rsidRDefault="0091387A" w14:paraId="03D6B8F8"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5F82AF33" w14:textId="77777777">
            <w:pPr>
              <w:widowControl w:val="0"/>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33881EB4" w14:textId="77777777">
            <w:pPr>
              <w:widowControl w:val="0"/>
              <w:spacing w:line="240" w:lineRule="auto"/>
              <w:rPr>
                <w:rFonts w:ascii="Calibri" w:hAnsi="Calibri" w:eastAsia="Calibri" w:cs="Calibri"/>
                <w:sz w:val="24"/>
                <w:szCs w:val="24"/>
              </w:rPr>
            </w:pPr>
          </w:p>
        </w:tc>
      </w:tr>
      <w:tr w:rsidR="00DC21A2" w14:paraId="018ADF90" w14:textId="77777777">
        <w:tc>
          <w:tcPr>
            <w:tcW w:w="720" w:type="dxa"/>
            <w:tcMar>
              <w:top w:w="100" w:type="dxa"/>
              <w:left w:w="100" w:type="dxa"/>
              <w:bottom w:w="100" w:type="dxa"/>
              <w:right w:w="100" w:type="dxa"/>
            </w:tcMar>
          </w:tcPr>
          <w:p w:rsidR="00DC21A2" w:rsidRDefault="0091387A" w14:paraId="38943638"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3</w:t>
            </w:r>
          </w:p>
        </w:tc>
        <w:tc>
          <w:tcPr>
            <w:tcW w:w="2160" w:type="dxa"/>
            <w:tcMar>
              <w:top w:w="100" w:type="dxa"/>
              <w:left w:w="100" w:type="dxa"/>
              <w:bottom w:w="100" w:type="dxa"/>
              <w:right w:w="100" w:type="dxa"/>
            </w:tcMar>
          </w:tcPr>
          <w:p w:rsidR="00DC21A2" w:rsidRDefault="0091387A" w14:paraId="28F0C688"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Travel Date</w:t>
            </w:r>
          </w:p>
        </w:tc>
        <w:tc>
          <w:tcPr>
            <w:tcW w:w="1440" w:type="dxa"/>
            <w:tcMar>
              <w:top w:w="100" w:type="dxa"/>
              <w:left w:w="100" w:type="dxa"/>
              <w:bottom w:w="100" w:type="dxa"/>
              <w:right w:w="100" w:type="dxa"/>
            </w:tcMar>
          </w:tcPr>
          <w:p w:rsidR="00DC21A2" w:rsidRDefault="0091387A" w14:paraId="37FD0E1F"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Date</w:t>
            </w:r>
          </w:p>
        </w:tc>
        <w:tc>
          <w:tcPr>
            <w:tcW w:w="1440" w:type="dxa"/>
            <w:tcMar>
              <w:top w:w="100" w:type="dxa"/>
              <w:left w:w="100" w:type="dxa"/>
              <w:bottom w:w="100" w:type="dxa"/>
              <w:right w:w="100" w:type="dxa"/>
            </w:tcMar>
          </w:tcPr>
          <w:p w:rsidR="00DC21A2" w:rsidRDefault="0091387A" w14:paraId="02139661"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447CB5EB" w14:textId="77777777">
            <w:pPr>
              <w:widowControl w:val="0"/>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7F5BD86E" w14:textId="77777777">
            <w:pPr>
              <w:widowControl w:val="0"/>
              <w:spacing w:line="240" w:lineRule="auto"/>
              <w:rPr>
                <w:rFonts w:ascii="Calibri" w:hAnsi="Calibri" w:eastAsia="Calibri" w:cs="Calibri"/>
                <w:sz w:val="24"/>
                <w:szCs w:val="24"/>
              </w:rPr>
            </w:pPr>
          </w:p>
        </w:tc>
      </w:tr>
      <w:tr w:rsidR="00DC21A2" w14:paraId="7EF92073" w14:textId="77777777">
        <w:tc>
          <w:tcPr>
            <w:tcW w:w="720" w:type="dxa"/>
            <w:tcMar>
              <w:top w:w="100" w:type="dxa"/>
              <w:left w:w="100" w:type="dxa"/>
              <w:bottom w:w="100" w:type="dxa"/>
              <w:right w:w="100" w:type="dxa"/>
            </w:tcMar>
          </w:tcPr>
          <w:p w:rsidR="00DC21A2" w:rsidRDefault="0091387A" w14:paraId="47AF447E"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4</w:t>
            </w:r>
          </w:p>
        </w:tc>
        <w:tc>
          <w:tcPr>
            <w:tcW w:w="2160" w:type="dxa"/>
            <w:tcMar>
              <w:top w:w="100" w:type="dxa"/>
              <w:left w:w="100" w:type="dxa"/>
              <w:bottom w:w="100" w:type="dxa"/>
              <w:right w:w="100" w:type="dxa"/>
            </w:tcMar>
          </w:tcPr>
          <w:p w:rsidR="00DC21A2" w:rsidRDefault="0091387A" w14:paraId="29E383EC"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Time</w:t>
            </w:r>
          </w:p>
        </w:tc>
        <w:tc>
          <w:tcPr>
            <w:tcW w:w="1440" w:type="dxa"/>
            <w:tcMar>
              <w:top w:w="100" w:type="dxa"/>
              <w:left w:w="100" w:type="dxa"/>
              <w:bottom w:w="100" w:type="dxa"/>
              <w:right w:w="100" w:type="dxa"/>
            </w:tcMar>
          </w:tcPr>
          <w:p w:rsidR="00DC21A2" w:rsidRDefault="0091387A" w14:paraId="1848B420"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Select Time</w:t>
            </w:r>
          </w:p>
        </w:tc>
        <w:tc>
          <w:tcPr>
            <w:tcW w:w="1440" w:type="dxa"/>
            <w:tcMar>
              <w:top w:w="100" w:type="dxa"/>
              <w:left w:w="100" w:type="dxa"/>
              <w:bottom w:w="100" w:type="dxa"/>
              <w:right w:w="100" w:type="dxa"/>
            </w:tcMar>
          </w:tcPr>
          <w:p w:rsidR="00DC21A2" w:rsidRDefault="0091387A" w14:paraId="3832FCBA"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171641E4" w14:textId="77777777">
            <w:pPr>
              <w:widowControl w:val="0"/>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4BEA84E5" w14:textId="77777777">
            <w:pPr>
              <w:widowControl w:val="0"/>
              <w:spacing w:line="240" w:lineRule="auto"/>
              <w:rPr>
                <w:rFonts w:ascii="Calibri" w:hAnsi="Calibri" w:eastAsia="Calibri" w:cs="Calibri"/>
                <w:sz w:val="24"/>
                <w:szCs w:val="24"/>
              </w:rPr>
            </w:pPr>
          </w:p>
        </w:tc>
      </w:tr>
      <w:tr w:rsidR="00DC21A2" w14:paraId="4B834982" w14:textId="77777777">
        <w:tc>
          <w:tcPr>
            <w:tcW w:w="720" w:type="dxa"/>
            <w:tcMar>
              <w:top w:w="100" w:type="dxa"/>
              <w:left w:w="100" w:type="dxa"/>
              <w:bottom w:w="100" w:type="dxa"/>
              <w:right w:w="100" w:type="dxa"/>
            </w:tcMar>
          </w:tcPr>
          <w:p w:rsidR="00DC21A2" w:rsidRDefault="0091387A" w14:paraId="365EE51F"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5</w:t>
            </w:r>
          </w:p>
        </w:tc>
        <w:tc>
          <w:tcPr>
            <w:tcW w:w="2160" w:type="dxa"/>
            <w:tcMar>
              <w:top w:w="100" w:type="dxa"/>
              <w:left w:w="100" w:type="dxa"/>
              <w:bottom w:w="100" w:type="dxa"/>
              <w:right w:w="100" w:type="dxa"/>
            </w:tcMar>
          </w:tcPr>
          <w:p w:rsidR="00DC21A2" w:rsidRDefault="0091387A" w14:paraId="7188AE26"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Search</w:t>
            </w:r>
          </w:p>
        </w:tc>
        <w:tc>
          <w:tcPr>
            <w:tcW w:w="1440" w:type="dxa"/>
            <w:tcMar>
              <w:top w:w="100" w:type="dxa"/>
              <w:left w:w="100" w:type="dxa"/>
              <w:bottom w:w="100" w:type="dxa"/>
              <w:right w:w="100" w:type="dxa"/>
            </w:tcMar>
          </w:tcPr>
          <w:p w:rsidR="00DC21A2" w:rsidRDefault="0091387A" w14:paraId="238DEA7B"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Button</w:t>
            </w:r>
          </w:p>
        </w:tc>
        <w:tc>
          <w:tcPr>
            <w:tcW w:w="1440" w:type="dxa"/>
            <w:tcMar>
              <w:top w:w="100" w:type="dxa"/>
              <w:left w:w="100" w:type="dxa"/>
              <w:bottom w:w="100" w:type="dxa"/>
              <w:right w:w="100" w:type="dxa"/>
            </w:tcMar>
          </w:tcPr>
          <w:p w:rsidR="00DC21A2" w:rsidRDefault="0091387A" w14:paraId="16694222"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440" w:type="dxa"/>
            <w:tcMar>
              <w:top w:w="100" w:type="dxa"/>
              <w:left w:w="100" w:type="dxa"/>
              <w:bottom w:w="100" w:type="dxa"/>
              <w:right w:w="100" w:type="dxa"/>
            </w:tcMar>
          </w:tcPr>
          <w:p w:rsidR="00DC21A2" w:rsidRDefault="00DC21A2" w14:paraId="5F1AD6D6" w14:textId="77777777">
            <w:pPr>
              <w:widowControl w:val="0"/>
              <w:spacing w:line="240" w:lineRule="auto"/>
              <w:rPr>
                <w:rFonts w:ascii="Calibri" w:hAnsi="Calibri" w:eastAsia="Calibri" w:cs="Calibri"/>
                <w:sz w:val="24"/>
                <w:szCs w:val="24"/>
              </w:rPr>
            </w:pPr>
          </w:p>
        </w:tc>
        <w:tc>
          <w:tcPr>
            <w:tcW w:w="1440" w:type="dxa"/>
            <w:tcMar>
              <w:top w:w="100" w:type="dxa"/>
              <w:left w:w="100" w:type="dxa"/>
              <w:bottom w:w="100" w:type="dxa"/>
              <w:right w:w="100" w:type="dxa"/>
            </w:tcMar>
          </w:tcPr>
          <w:p w:rsidR="00DC21A2" w:rsidRDefault="00DC21A2" w14:paraId="23B0AA55" w14:textId="77777777">
            <w:pPr>
              <w:widowControl w:val="0"/>
              <w:spacing w:line="240" w:lineRule="auto"/>
              <w:rPr>
                <w:rFonts w:ascii="Calibri" w:hAnsi="Calibri" w:eastAsia="Calibri" w:cs="Calibri"/>
                <w:sz w:val="24"/>
                <w:szCs w:val="24"/>
              </w:rPr>
            </w:pPr>
          </w:p>
        </w:tc>
      </w:tr>
    </w:tbl>
    <w:p w:rsidR="00DC21A2" w:rsidRDefault="00DC21A2" w14:paraId="06A7D6C6" w14:textId="77777777">
      <w:pPr>
        <w:spacing w:before="240" w:after="140" w:line="18" w:lineRule="auto"/>
        <w:ind w:left="720"/>
        <w:rPr>
          <w:rFonts w:ascii="Calibri" w:hAnsi="Calibri" w:eastAsia="Calibri" w:cs="Calibri"/>
          <w:sz w:val="24"/>
          <w:szCs w:val="24"/>
        </w:rPr>
      </w:pPr>
    </w:p>
    <w:p w:rsidR="00DC21A2" w:rsidRDefault="00DC21A2" w14:paraId="6FE71589" w14:textId="77777777">
      <w:pPr>
        <w:spacing w:before="240" w:after="140" w:line="18" w:lineRule="auto"/>
        <w:ind w:left="720"/>
        <w:rPr>
          <w:rFonts w:ascii="Calibri" w:hAnsi="Calibri" w:eastAsia="Calibri" w:cs="Calibri"/>
          <w:sz w:val="24"/>
          <w:szCs w:val="24"/>
        </w:rPr>
      </w:pPr>
    </w:p>
    <w:p w:rsidR="00DC21A2" w:rsidRDefault="00DC21A2" w14:paraId="0F321E09" w14:textId="77777777">
      <w:pPr>
        <w:spacing w:before="240" w:after="240" w:line="240" w:lineRule="auto"/>
        <w:rPr>
          <w:rFonts w:ascii="Calibri" w:hAnsi="Calibri" w:eastAsia="Calibri" w:cs="Calibri"/>
          <w:b/>
          <w:sz w:val="24"/>
          <w:szCs w:val="24"/>
        </w:rPr>
      </w:pPr>
    </w:p>
    <w:p w:rsidR="00DC21A2" w:rsidRDefault="0091387A" w14:paraId="10B6FD17" w14:textId="77777777">
      <w:pPr>
        <w:numPr>
          <w:ilvl w:val="0"/>
          <w:numId w:val="58"/>
        </w:numPr>
        <w:spacing w:line="259" w:lineRule="auto"/>
        <w:rPr>
          <w:rFonts w:ascii="Calibri" w:hAnsi="Calibri" w:eastAsia="Calibri" w:cs="Calibri"/>
          <w:sz w:val="24"/>
          <w:szCs w:val="24"/>
        </w:rPr>
      </w:pPr>
      <w:r>
        <w:rPr>
          <w:rFonts w:ascii="Calibri" w:hAnsi="Calibri" w:eastAsia="Calibri" w:cs="Calibri"/>
          <w:sz w:val="24"/>
          <w:szCs w:val="24"/>
        </w:rPr>
        <w:t xml:space="preserve">In the Search box, a minimum of three characters should be entered. </w:t>
      </w:r>
    </w:p>
    <w:p w:rsidR="00DC21A2" w:rsidRDefault="0091387A" w14:paraId="57180936" w14:textId="77777777">
      <w:pPr>
        <w:numPr>
          <w:ilvl w:val="0"/>
          <w:numId w:val="58"/>
        </w:numPr>
        <w:spacing w:line="259" w:lineRule="auto"/>
        <w:rPr>
          <w:rFonts w:ascii="Calibri" w:hAnsi="Calibri" w:eastAsia="Calibri" w:cs="Calibri"/>
          <w:sz w:val="24"/>
          <w:szCs w:val="24"/>
        </w:rPr>
      </w:pPr>
      <w:r>
        <w:rPr>
          <w:rFonts w:ascii="Calibri" w:hAnsi="Calibri" w:eastAsia="Calibri" w:cs="Calibri"/>
          <w:sz w:val="24"/>
          <w:szCs w:val="24"/>
        </w:rPr>
        <w:t>Does not allow the Past Date.</w:t>
      </w:r>
    </w:p>
    <w:p w:rsidR="00DC21A2" w:rsidRDefault="0091387A" w14:paraId="50263CC0" w14:textId="77777777">
      <w:pPr>
        <w:numPr>
          <w:ilvl w:val="0"/>
          <w:numId w:val="58"/>
        </w:numPr>
        <w:spacing w:line="259" w:lineRule="auto"/>
        <w:rPr>
          <w:rFonts w:ascii="Calibri" w:hAnsi="Calibri" w:eastAsia="Calibri" w:cs="Calibri"/>
          <w:sz w:val="24"/>
          <w:szCs w:val="24"/>
        </w:rPr>
      </w:pPr>
      <w:r>
        <w:rPr>
          <w:rFonts w:ascii="Calibri" w:hAnsi="Calibri" w:eastAsia="Calibri" w:cs="Calibri"/>
          <w:sz w:val="24"/>
          <w:szCs w:val="24"/>
        </w:rPr>
        <w:t>Show the relevant matches for the search.</w:t>
      </w:r>
    </w:p>
    <w:p w:rsidR="00DC21A2" w:rsidP="4DF41364" w:rsidRDefault="0091387A" w14:paraId="65F56D4F" w14:textId="77777777">
      <w:pPr>
        <w:numPr>
          <w:ilvl w:val="0"/>
          <w:numId w:val="58"/>
        </w:numPr>
        <w:spacing w:after="160" w:line="259" w:lineRule="auto"/>
        <w:rPr>
          <w:rFonts w:ascii="Calibri" w:hAnsi="Calibri" w:eastAsia="Calibri" w:cs="Calibri"/>
          <w:sz w:val="24"/>
          <w:szCs w:val="24"/>
          <w:lang w:val="en-US"/>
        </w:rPr>
      </w:pPr>
      <w:r w:rsidRPr="4DF41364">
        <w:rPr>
          <w:rFonts w:ascii="Calibri" w:hAnsi="Calibri" w:eastAsia="Calibri" w:cs="Calibri"/>
          <w:sz w:val="24"/>
          <w:szCs w:val="24"/>
          <w:lang w:val="en-US"/>
        </w:rPr>
        <w:t>In case of failure, it should show “Result not found”.</w:t>
      </w:r>
    </w:p>
    <w:p w:rsidR="00DC21A2" w:rsidRDefault="00DC21A2" w14:paraId="136F6E8E" w14:textId="77777777">
      <w:pPr>
        <w:spacing w:after="160" w:line="259" w:lineRule="auto"/>
        <w:rPr>
          <w:rFonts w:ascii="Calibri" w:hAnsi="Calibri" w:eastAsia="Calibri" w:cs="Calibri"/>
          <w:b/>
          <w:sz w:val="24"/>
          <w:szCs w:val="24"/>
        </w:rPr>
      </w:pPr>
    </w:p>
    <w:p w:rsidR="00DC21A2" w:rsidRDefault="00FB5D32" w14:paraId="34F104EB" w14:textId="77777777">
      <w:pPr>
        <w:spacing w:after="160" w:line="259" w:lineRule="auto"/>
        <w:rPr>
          <w:rFonts w:ascii="Calibri" w:hAnsi="Calibri" w:eastAsia="Calibri" w:cs="Calibri"/>
          <w:b/>
          <w:sz w:val="24"/>
          <w:szCs w:val="24"/>
        </w:rPr>
      </w:pPr>
      <w:r>
        <w:rPr>
          <w:rFonts w:ascii="Calibri" w:hAnsi="Calibri" w:eastAsia="Calibri" w:cs="Calibri"/>
          <w:b/>
          <w:sz w:val="24"/>
          <w:szCs w:val="24"/>
        </w:rPr>
        <w:t>10.1.1.3 Booking Functionality</w:t>
      </w:r>
    </w:p>
    <w:p w:rsidR="00DC21A2" w:rsidRDefault="0091387A" w14:paraId="1D568237" w14:textId="77777777">
      <w:pPr>
        <w:spacing w:after="160" w:line="259" w:lineRule="auto"/>
        <w:rPr>
          <w:rFonts w:ascii="Calibri" w:hAnsi="Calibri" w:eastAsia="Calibri" w:cs="Calibri"/>
          <w:b/>
          <w:sz w:val="24"/>
          <w:szCs w:val="24"/>
        </w:rPr>
      </w:pPr>
      <w:r>
        <w:rPr>
          <w:rFonts w:ascii="Calibri" w:hAnsi="Calibri" w:eastAsia="Calibri" w:cs="Calibri"/>
          <w:b/>
          <w:sz w:val="26"/>
          <w:szCs w:val="26"/>
        </w:rPr>
        <w:t xml:space="preserve">1. </w:t>
      </w:r>
      <w:r>
        <w:rPr>
          <w:rFonts w:ascii="Calibri" w:hAnsi="Calibri" w:eastAsia="Calibri" w:cs="Calibri"/>
          <w:b/>
          <w:sz w:val="24"/>
          <w:szCs w:val="24"/>
        </w:rPr>
        <w:t>Taxi Page</w:t>
      </w:r>
    </w:p>
    <w:p w:rsidR="00DC21A2" w:rsidRDefault="0091387A" w14:paraId="1ACE3F77" w14:textId="77777777">
      <w:pPr>
        <w:numPr>
          <w:ilvl w:val="0"/>
          <w:numId w:val="37"/>
        </w:numPr>
        <w:spacing w:line="259" w:lineRule="auto"/>
        <w:rPr>
          <w:rFonts w:ascii="Calibri" w:hAnsi="Calibri" w:eastAsia="Calibri" w:cs="Calibri"/>
          <w:sz w:val="24"/>
          <w:szCs w:val="24"/>
        </w:rPr>
      </w:pPr>
      <w:r>
        <w:rPr>
          <w:rFonts w:ascii="Calibri" w:hAnsi="Calibri" w:eastAsia="Calibri" w:cs="Calibri"/>
          <w:sz w:val="24"/>
          <w:szCs w:val="24"/>
        </w:rPr>
        <w:t>Provide options to input pickup city, date, and search criteria for users looking to travel within a specific region or locality.</w:t>
      </w:r>
    </w:p>
    <w:p w:rsidR="00DC21A2" w:rsidP="42094E3C" w:rsidRDefault="0091387A" w14:paraId="756576A5" w14:textId="77777777">
      <w:pPr>
        <w:numPr>
          <w:ilvl w:val="0"/>
          <w:numId w:val="37"/>
        </w:numPr>
        <w:spacing w:after="160" w:line="259" w:lineRule="auto"/>
        <w:rPr>
          <w:rFonts w:ascii="Calibri" w:hAnsi="Calibri" w:eastAsia="Calibri" w:cs="Calibri"/>
          <w:sz w:val="24"/>
          <w:szCs w:val="24"/>
          <w:lang w:val="en-US"/>
        </w:rPr>
      </w:pPr>
      <w:r w:rsidRPr="42094E3C">
        <w:rPr>
          <w:rFonts w:ascii="Calibri" w:hAnsi="Calibri" w:eastAsia="Calibri" w:cs="Calibri"/>
          <w:sz w:val="24"/>
          <w:szCs w:val="24"/>
          <w:lang w:val="en-US"/>
        </w:rPr>
        <w:t>Users can select a city, set a pickup date, and search for available cars at that location on the specified date.</w:t>
      </w:r>
    </w:p>
    <w:p w:rsidR="00DC21A2" w:rsidRDefault="0091387A" w14:paraId="50857D8B" w14:textId="77777777">
      <w:pPr>
        <w:spacing w:after="160" w:line="259" w:lineRule="auto"/>
        <w:rPr>
          <w:rFonts w:ascii="Calibri" w:hAnsi="Calibri" w:eastAsia="Calibri" w:cs="Calibri"/>
          <w:sz w:val="24"/>
          <w:szCs w:val="24"/>
        </w:rPr>
      </w:pPr>
      <w:r>
        <w:rPr>
          <w:rFonts w:ascii="Calibri" w:hAnsi="Calibri" w:eastAsia="Calibri" w:cs="Calibri"/>
          <w:b/>
          <w:sz w:val="24"/>
          <w:szCs w:val="24"/>
        </w:rPr>
        <w:t>2. Search Results</w:t>
      </w:r>
      <w:r>
        <w:rPr>
          <w:rFonts w:ascii="Calibri" w:hAnsi="Calibri" w:eastAsia="Calibri" w:cs="Calibri"/>
          <w:sz w:val="24"/>
          <w:szCs w:val="24"/>
        </w:rPr>
        <w:t xml:space="preserve"> </w:t>
      </w:r>
    </w:p>
    <w:p w:rsidR="00DC21A2" w:rsidRDefault="0091387A" w14:paraId="2C2E2307" w14:textId="77777777">
      <w:pPr>
        <w:numPr>
          <w:ilvl w:val="0"/>
          <w:numId w:val="31"/>
        </w:numPr>
        <w:spacing w:line="259" w:lineRule="auto"/>
        <w:rPr>
          <w:rFonts w:ascii="Calibri" w:hAnsi="Calibri" w:eastAsia="Calibri" w:cs="Calibri"/>
          <w:sz w:val="24"/>
          <w:szCs w:val="24"/>
        </w:rPr>
      </w:pPr>
      <w:r>
        <w:rPr>
          <w:rFonts w:ascii="Calibri" w:hAnsi="Calibri" w:eastAsia="Calibri" w:cs="Calibri"/>
          <w:sz w:val="24"/>
          <w:szCs w:val="24"/>
        </w:rPr>
        <w:t>Display a list of available cars with features and corresponding fares.</w:t>
      </w:r>
    </w:p>
    <w:p w:rsidR="00DC21A2" w:rsidP="4DF41364" w:rsidRDefault="0091387A" w14:paraId="01027BBE" w14:textId="77777777">
      <w:pPr>
        <w:numPr>
          <w:ilvl w:val="0"/>
          <w:numId w:val="31"/>
        </w:numPr>
        <w:spacing w:after="160" w:line="259" w:lineRule="auto"/>
        <w:rPr>
          <w:rFonts w:ascii="Calibri" w:hAnsi="Calibri" w:eastAsia="Calibri" w:cs="Calibri"/>
          <w:sz w:val="24"/>
          <w:szCs w:val="24"/>
          <w:lang w:val="en-US"/>
        </w:rPr>
      </w:pPr>
      <w:r w:rsidRPr="4DF41364">
        <w:rPr>
          <w:rFonts w:ascii="Calibri" w:hAnsi="Calibri" w:eastAsia="Calibri" w:cs="Calibri"/>
          <w:sz w:val="24"/>
          <w:szCs w:val="24"/>
          <w:lang w:val="en-US"/>
        </w:rPr>
        <w:t>Allow users to modify their search by changing the pickup point and date.</w:t>
      </w:r>
    </w:p>
    <w:p w:rsidR="00DC21A2" w:rsidRDefault="0091387A" w14:paraId="5751E457" w14:textId="77777777">
      <w:pPr>
        <w:spacing w:after="160" w:line="259" w:lineRule="auto"/>
        <w:rPr>
          <w:rFonts w:ascii="Calibri" w:hAnsi="Calibri" w:eastAsia="Calibri" w:cs="Calibri"/>
          <w:b/>
          <w:sz w:val="24"/>
          <w:szCs w:val="24"/>
        </w:rPr>
      </w:pPr>
      <w:r>
        <w:rPr>
          <w:rFonts w:ascii="Calibri" w:hAnsi="Calibri" w:eastAsia="Calibri" w:cs="Calibri"/>
          <w:b/>
          <w:sz w:val="24"/>
          <w:szCs w:val="24"/>
        </w:rPr>
        <w:t>3. Booking Summary</w:t>
      </w:r>
    </w:p>
    <w:p w:rsidR="00DC21A2" w:rsidP="42094E3C" w:rsidRDefault="0091387A" w14:paraId="7BB1BFE9" w14:textId="77777777">
      <w:pPr>
        <w:numPr>
          <w:ilvl w:val="0"/>
          <w:numId w:val="97"/>
        </w:numPr>
        <w:spacing w:line="259" w:lineRule="auto"/>
        <w:rPr>
          <w:rFonts w:ascii="Calibri" w:hAnsi="Calibri" w:eastAsia="Calibri" w:cs="Calibri"/>
          <w:sz w:val="24"/>
          <w:szCs w:val="24"/>
          <w:lang w:val="en-US"/>
        </w:rPr>
      </w:pPr>
      <w:r w:rsidRPr="42094E3C">
        <w:rPr>
          <w:rFonts w:ascii="Calibri" w:hAnsi="Calibri" w:eastAsia="Calibri" w:cs="Calibri"/>
          <w:sz w:val="24"/>
          <w:szCs w:val="24"/>
          <w:lang w:val="en-US"/>
        </w:rPr>
        <w:t>If a user chooses a car and clicks on "Book Now," redirect them to the Booking Summary screen.</w:t>
      </w:r>
    </w:p>
    <w:p w:rsidR="00DC21A2" w:rsidRDefault="0091387A" w14:paraId="6D1C3EEF" w14:textId="77777777">
      <w:pPr>
        <w:numPr>
          <w:ilvl w:val="0"/>
          <w:numId w:val="97"/>
        </w:numPr>
        <w:spacing w:line="259" w:lineRule="auto"/>
        <w:rPr>
          <w:rFonts w:ascii="Calibri" w:hAnsi="Calibri" w:eastAsia="Calibri" w:cs="Calibri"/>
          <w:sz w:val="24"/>
          <w:szCs w:val="24"/>
        </w:rPr>
      </w:pPr>
      <w:r>
        <w:rPr>
          <w:rFonts w:ascii="Calibri" w:hAnsi="Calibri" w:eastAsia="Calibri" w:cs="Calibri"/>
          <w:sz w:val="24"/>
          <w:szCs w:val="24"/>
        </w:rPr>
        <w:t>Display pickup location, date, and a "Modify Your Search" button for users to make changes.</w:t>
      </w:r>
    </w:p>
    <w:p w:rsidR="00DC21A2" w:rsidRDefault="0091387A" w14:paraId="6FA7493D" w14:textId="77777777">
      <w:pPr>
        <w:numPr>
          <w:ilvl w:val="0"/>
          <w:numId w:val="97"/>
        </w:numPr>
        <w:spacing w:line="259" w:lineRule="auto"/>
        <w:rPr>
          <w:rFonts w:ascii="Calibri" w:hAnsi="Calibri" w:eastAsia="Calibri" w:cs="Calibri"/>
          <w:sz w:val="24"/>
          <w:szCs w:val="24"/>
        </w:rPr>
      </w:pPr>
      <w:r>
        <w:rPr>
          <w:rFonts w:ascii="Calibri" w:hAnsi="Calibri" w:eastAsia="Calibri" w:cs="Calibri"/>
          <w:sz w:val="24"/>
          <w:szCs w:val="24"/>
        </w:rPr>
        <w:t>Provide details about the selected car, including features, facilities, fare, and a fare breakup (including GST).</w:t>
      </w:r>
    </w:p>
    <w:p w:rsidR="00DC21A2" w:rsidP="4DF41364" w:rsidRDefault="0091387A" w14:paraId="7FB19115" w14:textId="77777777">
      <w:pPr>
        <w:numPr>
          <w:ilvl w:val="0"/>
          <w:numId w:val="97"/>
        </w:numPr>
        <w:spacing w:after="160" w:line="259" w:lineRule="auto"/>
        <w:rPr>
          <w:rFonts w:ascii="Calibri" w:hAnsi="Calibri" w:eastAsia="Calibri" w:cs="Calibri"/>
          <w:sz w:val="24"/>
          <w:szCs w:val="24"/>
          <w:lang w:val="en-US"/>
        </w:rPr>
      </w:pPr>
      <w:r w:rsidRPr="4DF41364">
        <w:rPr>
          <w:rFonts w:ascii="Calibri" w:hAnsi="Calibri" w:eastAsia="Calibri" w:cs="Calibri"/>
          <w:sz w:val="24"/>
          <w:szCs w:val="24"/>
          <w:lang w:val="en-US"/>
        </w:rPr>
        <w:t>Recommend additional services, and calculate the total fare including any additional service charges.</w:t>
      </w:r>
    </w:p>
    <w:p w:rsidR="00DC21A2" w:rsidRDefault="0091387A" w14:paraId="5A17D06F" w14:textId="77777777">
      <w:pPr>
        <w:spacing w:after="160" w:line="259" w:lineRule="auto"/>
        <w:rPr>
          <w:rFonts w:ascii="Calibri" w:hAnsi="Calibri" w:eastAsia="Calibri" w:cs="Calibri"/>
          <w:b/>
          <w:sz w:val="24"/>
          <w:szCs w:val="24"/>
        </w:rPr>
      </w:pPr>
      <w:r>
        <w:rPr>
          <w:rFonts w:ascii="Calibri" w:hAnsi="Calibri" w:eastAsia="Calibri" w:cs="Calibri"/>
          <w:b/>
          <w:sz w:val="24"/>
          <w:szCs w:val="24"/>
        </w:rPr>
        <w:t>Trip Booking Page:</w:t>
      </w:r>
    </w:p>
    <w:p w:rsidR="00DC21A2" w:rsidRDefault="0091387A" w14:paraId="5EA40B43" w14:textId="77777777">
      <w:pPr>
        <w:spacing w:after="160" w:line="259" w:lineRule="auto"/>
        <w:rPr>
          <w:rFonts w:ascii="Calibri" w:hAnsi="Calibri" w:eastAsia="Calibri" w:cs="Calibri"/>
          <w:b/>
          <w:sz w:val="24"/>
          <w:szCs w:val="24"/>
        </w:rPr>
      </w:pPr>
      <w:r>
        <w:rPr>
          <w:rFonts w:ascii="Calibri" w:hAnsi="Calibri" w:eastAsia="Calibri" w:cs="Calibri"/>
          <w:b/>
          <w:sz w:val="24"/>
          <w:szCs w:val="24"/>
        </w:rPr>
        <w:t>1. User Details</w:t>
      </w:r>
    </w:p>
    <w:p w:rsidR="00DC21A2" w:rsidP="4DF41364" w:rsidRDefault="0091387A" w14:paraId="5650FA7B" w14:textId="77777777">
      <w:pPr>
        <w:numPr>
          <w:ilvl w:val="0"/>
          <w:numId w:val="67"/>
        </w:numPr>
        <w:spacing w:line="259" w:lineRule="auto"/>
        <w:rPr>
          <w:rFonts w:ascii="Calibri" w:hAnsi="Calibri" w:eastAsia="Calibri" w:cs="Calibri"/>
          <w:sz w:val="24"/>
          <w:szCs w:val="24"/>
          <w:lang w:val="en-US"/>
        </w:rPr>
      </w:pPr>
      <w:r w:rsidRPr="4DF41364">
        <w:rPr>
          <w:rFonts w:ascii="Calibri" w:hAnsi="Calibri" w:eastAsia="Calibri" w:cs="Calibri"/>
          <w:sz w:val="24"/>
          <w:szCs w:val="24"/>
          <w:lang w:val="en-US"/>
        </w:rPr>
        <w:t>For logged-in users, display booking details; for new users, prompt them to enter Full Name, Email, Phone number, time, Pickup address, city, and State.</w:t>
      </w:r>
    </w:p>
    <w:p w:rsidR="00DC21A2" w:rsidP="527C2388" w:rsidRDefault="0091387A" w14:paraId="7BA62529" w14:textId="77777777">
      <w:pPr>
        <w:numPr>
          <w:ilvl w:val="0"/>
          <w:numId w:val="67"/>
        </w:numPr>
        <w:spacing w:after="160" w:line="259" w:lineRule="auto"/>
        <w:rPr>
          <w:rFonts w:ascii="Calibri" w:hAnsi="Calibri" w:eastAsia="Calibri" w:cs="Calibri"/>
          <w:sz w:val="24"/>
          <w:szCs w:val="24"/>
          <w:lang w:val="en-US"/>
        </w:rPr>
      </w:pPr>
      <w:r w:rsidRPr="527C2388">
        <w:rPr>
          <w:rFonts w:ascii="Calibri" w:hAnsi="Calibri" w:eastAsia="Calibri" w:cs="Calibri"/>
          <w:sz w:val="24"/>
          <w:szCs w:val="24"/>
          <w:lang w:val="en-US"/>
        </w:rPr>
        <w:t>Include a coupon code section for users to apply discounts, if any.</w:t>
      </w:r>
    </w:p>
    <w:p w:rsidR="00DC21A2" w:rsidRDefault="0091387A" w14:paraId="2FEC85FD" w14:textId="77777777">
      <w:pPr>
        <w:spacing w:after="160" w:line="259" w:lineRule="auto"/>
        <w:rPr>
          <w:rFonts w:ascii="Calibri" w:hAnsi="Calibri" w:eastAsia="Calibri" w:cs="Calibri"/>
          <w:b/>
          <w:sz w:val="24"/>
          <w:szCs w:val="24"/>
        </w:rPr>
      </w:pPr>
      <w:r>
        <w:rPr>
          <w:rFonts w:ascii="Calibri" w:hAnsi="Calibri" w:eastAsia="Calibri" w:cs="Calibri"/>
          <w:b/>
          <w:sz w:val="24"/>
          <w:szCs w:val="24"/>
        </w:rPr>
        <w:t>2. Payment Details</w:t>
      </w:r>
    </w:p>
    <w:p w:rsidR="00DC21A2" w:rsidP="4DF41364" w:rsidRDefault="0091387A" w14:paraId="1FDD0A90" w14:textId="77777777">
      <w:pPr>
        <w:numPr>
          <w:ilvl w:val="0"/>
          <w:numId w:val="84"/>
        </w:numPr>
        <w:spacing w:line="259" w:lineRule="auto"/>
        <w:rPr>
          <w:rFonts w:ascii="Calibri" w:hAnsi="Calibri" w:eastAsia="Calibri" w:cs="Calibri"/>
          <w:sz w:val="24"/>
          <w:szCs w:val="24"/>
          <w:lang w:val="en-US"/>
        </w:rPr>
      </w:pPr>
      <w:r w:rsidRPr="4DF41364">
        <w:rPr>
          <w:rFonts w:ascii="Calibri" w:hAnsi="Calibri" w:eastAsia="Calibri" w:cs="Calibri"/>
          <w:sz w:val="24"/>
          <w:szCs w:val="24"/>
          <w:lang w:val="en-US"/>
        </w:rPr>
        <w:t>Display fare details (actual fare + GST + additional activity charges) and terms regarding cancellation policies.</w:t>
      </w:r>
    </w:p>
    <w:p w:rsidR="00DC21A2" w:rsidRDefault="0091387A" w14:paraId="7DEAED02" w14:textId="77777777">
      <w:pPr>
        <w:numPr>
          <w:ilvl w:val="0"/>
          <w:numId w:val="84"/>
        </w:numPr>
        <w:spacing w:line="259" w:lineRule="auto"/>
        <w:rPr>
          <w:rFonts w:ascii="Calibri" w:hAnsi="Calibri" w:eastAsia="Calibri" w:cs="Calibri"/>
          <w:sz w:val="24"/>
          <w:szCs w:val="24"/>
        </w:rPr>
      </w:pPr>
      <w:r>
        <w:rPr>
          <w:rFonts w:ascii="Calibri" w:hAnsi="Calibri" w:eastAsia="Calibri" w:cs="Calibri"/>
          <w:sz w:val="24"/>
          <w:szCs w:val="24"/>
        </w:rPr>
        <w:t>Ask users to choose a payment option (100% of the total fare).</w:t>
      </w:r>
    </w:p>
    <w:p w:rsidR="00DC21A2" w:rsidRDefault="0091387A" w14:paraId="3893567F" w14:textId="77777777">
      <w:pPr>
        <w:numPr>
          <w:ilvl w:val="0"/>
          <w:numId w:val="84"/>
        </w:numPr>
        <w:spacing w:after="160" w:line="259" w:lineRule="auto"/>
        <w:rPr>
          <w:rFonts w:ascii="Calibri" w:hAnsi="Calibri" w:eastAsia="Calibri" w:cs="Calibri"/>
          <w:sz w:val="24"/>
          <w:szCs w:val="24"/>
        </w:rPr>
      </w:pPr>
      <w:r>
        <w:rPr>
          <w:rFonts w:ascii="Calibri" w:hAnsi="Calibri" w:eastAsia="Calibri" w:cs="Calibri"/>
          <w:sz w:val="24"/>
          <w:szCs w:val="24"/>
        </w:rPr>
        <w:t>Include a coupon code text box for users to enter applicable codes.</w:t>
      </w:r>
    </w:p>
    <w:p w:rsidR="00DC21A2" w:rsidRDefault="0091387A" w14:paraId="076A07DA" w14:textId="77777777">
      <w:pPr>
        <w:spacing w:after="160" w:line="259" w:lineRule="auto"/>
        <w:rPr>
          <w:rFonts w:ascii="Calibri" w:hAnsi="Calibri" w:eastAsia="Calibri" w:cs="Calibri"/>
          <w:b/>
          <w:sz w:val="24"/>
          <w:szCs w:val="24"/>
        </w:rPr>
      </w:pPr>
      <w:r>
        <w:rPr>
          <w:rFonts w:ascii="Calibri" w:hAnsi="Calibri" w:eastAsia="Calibri" w:cs="Calibri"/>
          <w:b/>
          <w:sz w:val="24"/>
          <w:szCs w:val="24"/>
        </w:rPr>
        <w:t>3. Address Confirmation</w:t>
      </w:r>
    </w:p>
    <w:p w:rsidR="00DC21A2" w:rsidRDefault="0091387A" w14:paraId="09BBF524" w14:textId="77777777">
      <w:pPr>
        <w:numPr>
          <w:ilvl w:val="0"/>
          <w:numId w:val="33"/>
        </w:numPr>
        <w:spacing w:line="259" w:lineRule="auto"/>
        <w:rPr>
          <w:rFonts w:ascii="Calibri" w:hAnsi="Calibri" w:eastAsia="Calibri" w:cs="Calibri"/>
          <w:sz w:val="24"/>
          <w:szCs w:val="24"/>
        </w:rPr>
      </w:pPr>
      <w:r>
        <w:rPr>
          <w:rFonts w:ascii="Calibri" w:hAnsi="Calibri" w:eastAsia="Calibri" w:cs="Calibri"/>
          <w:sz w:val="24"/>
          <w:szCs w:val="24"/>
        </w:rPr>
        <w:t>Present a dialogue box confirming pickup and billing addresses.</w:t>
      </w:r>
    </w:p>
    <w:p w:rsidR="00DC21A2" w:rsidP="4DF41364" w:rsidRDefault="0091387A" w14:paraId="0AB8095F" w14:textId="77777777">
      <w:pPr>
        <w:numPr>
          <w:ilvl w:val="0"/>
          <w:numId w:val="33"/>
        </w:numPr>
        <w:spacing w:after="160" w:line="259" w:lineRule="auto"/>
        <w:rPr>
          <w:rFonts w:ascii="Calibri" w:hAnsi="Calibri" w:eastAsia="Calibri" w:cs="Calibri"/>
          <w:sz w:val="24"/>
          <w:szCs w:val="24"/>
          <w:lang w:val="en-US"/>
        </w:rPr>
      </w:pPr>
      <w:r w:rsidRPr="4DF41364">
        <w:rPr>
          <w:rFonts w:ascii="Calibri" w:hAnsi="Calibri" w:eastAsia="Calibri" w:cs="Calibri"/>
          <w:sz w:val="24"/>
          <w:szCs w:val="24"/>
          <w:lang w:val="en-US"/>
        </w:rPr>
        <w:t>If the user confirms, redirect to the Trip Summary page; if not, proceed to the billing page.</w:t>
      </w:r>
    </w:p>
    <w:p w:rsidR="00DC21A2" w:rsidRDefault="00DC21A2" w14:paraId="514C4A31" w14:textId="77777777">
      <w:pPr>
        <w:spacing w:after="160" w:line="259" w:lineRule="auto"/>
        <w:rPr>
          <w:rFonts w:ascii="Calibri" w:hAnsi="Calibri" w:eastAsia="Calibri" w:cs="Calibri"/>
          <w:sz w:val="24"/>
          <w:szCs w:val="24"/>
        </w:rPr>
      </w:pPr>
    </w:p>
    <w:p w:rsidR="00DC21A2" w:rsidRDefault="0091387A" w14:paraId="76C71AFB" w14:textId="77777777">
      <w:pPr>
        <w:spacing w:after="160" w:line="259" w:lineRule="auto"/>
        <w:rPr>
          <w:rFonts w:ascii="Calibri" w:hAnsi="Calibri" w:eastAsia="Calibri" w:cs="Calibri"/>
          <w:b/>
          <w:sz w:val="24"/>
          <w:szCs w:val="24"/>
        </w:rPr>
      </w:pPr>
      <w:r>
        <w:rPr>
          <w:rFonts w:ascii="Calibri" w:hAnsi="Calibri" w:eastAsia="Calibri" w:cs="Calibri"/>
          <w:b/>
          <w:sz w:val="24"/>
          <w:szCs w:val="24"/>
        </w:rPr>
        <w:t>Validation</w:t>
      </w:r>
    </w:p>
    <w:p w:rsidR="00DC21A2" w:rsidRDefault="0091387A" w14:paraId="4F62FF93" w14:textId="77777777">
      <w:pPr>
        <w:spacing w:after="160" w:line="259" w:lineRule="auto"/>
        <w:rPr>
          <w:rFonts w:ascii="Calibri" w:hAnsi="Calibri" w:eastAsia="Calibri" w:cs="Calibri"/>
          <w:b/>
          <w:sz w:val="24"/>
          <w:szCs w:val="24"/>
        </w:rPr>
      </w:pPr>
      <w:r>
        <w:rPr>
          <w:rFonts w:ascii="Calibri" w:hAnsi="Calibri" w:eastAsia="Calibri" w:cs="Calibri"/>
          <w:b/>
          <w:sz w:val="24"/>
          <w:szCs w:val="24"/>
        </w:rPr>
        <w:t>1. Existing Customer</w:t>
      </w:r>
    </w:p>
    <w:p w:rsidR="00DC21A2" w:rsidRDefault="0091387A" w14:paraId="23F395ED" w14:textId="77777777">
      <w:pPr>
        <w:numPr>
          <w:ilvl w:val="0"/>
          <w:numId w:val="59"/>
        </w:numPr>
        <w:spacing w:after="160" w:line="259" w:lineRule="auto"/>
        <w:rPr>
          <w:rFonts w:ascii="Calibri" w:hAnsi="Calibri" w:eastAsia="Calibri" w:cs="Calibri"/>
          <w:sz w:val="24"/>
          <w:szCs w:val="24"/>
        </w:rPr>
      </w:pPr>
      <w:r>
        <w:rPr>
          <w:rFonts w:ascii="Calibri" w:hAnsi="Calibri" w:eastAsia="Calibri" w:cs="Calibri"/>
          <w:sz w:val="24"/>
          <w:szCs w:val="24"/>
        </w:rPr>
        <w:t>Allow existing customers to skip signup.</w:t>
      </w:r>
    </w:p>
    <w:p w:rsidR="00DC21A2" w:rsidRDefault="0091387A" w14:paraId="52CB71AC" w14:textId="77777777">
      <w:pPr>
        <w:spacing w:after="160" w:line="259" w:lineRule="auto"/>
        <w:rPr>
          <w:rFonts w:ascii="Calibri" w:hAnsi="Calibri" w:eastAsia="Calibri" w:cs="Calibri"/>
          <w:b/>
          <w:sz w:val="24"/>
          <w:szCs w:val="24"/>
        </w:rPr>
      </w:pPr>
      <w:r>
        <w:rPr>
          <w:rFonts w:ascii="Calibri" w:hAnsi="Calibri" w:eastAsia="Calibri" w:cs="Calibri"/>
          <w:b/>
          <w:sz w:val="24"/>
          <w:szCs w:val="24"/>
        </w:rPr>
        <w:t>2. New Customer</w:t>
      </w:r>
    </w:p>
    <w:p w:rsidR="00DC21A2" w:rsidP="4DF41364" w:rsidRDefault="0091387A" w14:paraId="61D4C5C0" w14:textId="77777777">
      <w:pPr>
        <w:numPr>
          <w:ilvl w:val="0"/>
          <w:numId w:val="35"/>
        </w:numPr>
        <w:spacing w:after="160" w:line="259" w:lineRule="auto"/>
        <w:rPr>
          <w:rFonts w:ascii="Calibri" w:hAnsi="Calibri" w:eastAsia="Calibri" w:cs="Calibri"/>
          <w:sz w:val="24"/>
          <w:szCs w:val="24"/>
          <w:lang w:val="en-US"/>
        </w:rPr>
      </w:pPr>
      <w:r w:rsidRPr="4DF41364">
        <w:rPr>
          <w:rFonts w:ascii="Calibri" w:hAnsi="Calibri" w:eastAsia="Calibri" w:cs="Calibri"/>
          <w:sz w:val="24"/>
          <w:szCs w:val="24"/>
          <w:lang w:val="en-US"/>
        </w:rPr>
        <w:t>For new customers, prompt them to register first before proceeding.</w:t>
      </w:r>
    </w:p>
    <w:p w:rsidR="00DC21A2" w:rsidRDefault="0091387A" w14:paraId="3AB330AA" w14:textId="77777777">
      <w:pPr>
        <w:spacing w:after="160" w:line="259" w:lineRule="auto"/>
        <w:rPr>
          <w:rFonts w:ascii="Calibri" w:hAnsi="Calibri" w:eastAsia="Calibri" w:cs="Calibri"/>
          <w:b/>
          <w:sz w:val="24"/>
          <w:szCs w:val="24"/>
        </w:rPr>
      </w:pPr>
      <w:r>
        <w:rPr>
          <w:rFonts w:ascii="Calibri" w:hAnsi="Calibri" w:eastAsia="Calibri" w:cs="Calibri"/>
          <w:b/>
          <w:sz w:val="24"/>
          <w:szCs w:val="24"/>
        </w:rPr>
        <w:t>3. Coupon code validation</w:t>
      </w:r>
    </w:p>
    <w:p w:rsidR="00DC21A2" w:rsidRDefault="0091387A" w14:paraId="075EC267" w14:textId="77777777">
      <w:pPr>
        <w:numPr>
          <w:ilvl w:val="0"/>
          <w:numId w:val="81"/>
        </w:numPr>
        <w:spacing w:after="160" w:line="259" w:lineRule="auto"/>
        <w:rPr>
          <w:rFonts w:ascii="Calibri" w:hAnsi="Calibri" w:eastAsia="Calibri" w:cs="Calibri"/>
          <w:sz w:val="24"/>
          <w:szCs w:val="24"/>
        </w:rPr>
      </w:pPr>
      <w:r>
        <w:rPr>
          <w:rFonts w:ascii="Calibri" w:hAnsi="Calibri" w:eastAsia="Calibri" w:cs="Calibri"/>
          <w:sz w:val="24"/>
          <w:szCs w:val="24"/>
        </w:rPr>
        <w:t>Display a validation message for incorrect or outdated coupon codes: "Invalid or outdated coupon code."</w:t>
      </w:r>
    </w:p>
    <w:p w:rsidR="00DC21A2" w:rsidRDefault="0091387A" w14:paraId="59549852" w14:textId="77777777">
      <w:pPr>
        <w:spacing w:after="160" w:line="259" w:lineRule="auto"/>
        <w:rPr>
          <w:rFonts w:ascii="Calibri" w:hAnsi="Calibri" w:eastAsia="Calibri" w:cs="Calibri"/>
          <w:b/>
          <w:sz w:val="24"/>
          <w:szCs w:val="24"/>
        </w:rPr>
      </w:pPr>
      <w:r>
        <w:rPr>
          <w:rFonts w:ascii="Calibri" w:hAnsi="Calibri" w:eastAsia="Calibri" w:cs="Calibri"/>
          <w:b/>
          <w:sz w:val="24"/>
          <w:szCs w:val="24"/>
        </w:rPr>
        <w:t>4. Payment Confirmation</w:t>
      </w:r>
    </w:p>
    <w:p w:rsidR="00DC21A2" w:rsidRDefault="0091387A" w14:paraId="1D6476C1" w14:textId="77777777">
      <w:pPr>
        <w:numPr>
          <w:ilvl w:val="0"/>
          <w:numId w:val="18"/>
        </w:numPr>
        <w:spacing w:after="160" w:line="259" w:lineRule="auto"/>
        <w:rPr>
          <w:rFonts w:ascii="Calibri" w:hAnsi="Calibri" w:eastAsia="Calibri" w:cs="Calibri"/>
          <w:sz w:val="24"/>
          <w:szCs w:val="24"/>
        </w:rPr>
      </w:pPr>
      <w:r>
        <w:rPr>
          <w:rFonts w:ascii="Calibri" w:hAnsi="Calibri" w:eastAsia="Calibri" w:cs="Calibri"/>
          <w:sz w:val="24"/>
          <w:szCs w:val="24"/>
        </w:rPr>
        <w:t>After successful payment, redirect to the payment success page with trip details, car information, fare, and a download invoice button.</w:t>
      </w:r>
    </w:p>
    <w:p w:rsidR="00DC21A2" w:rsidRDefault="00DC21A2" w14:paraId="322C9258" w14:textId="77777777">
      <w:pPr>
        <w:spacing w:after="160" w:line="259" w:lineRule="auto"/>
        <w:rPr>
          <w:rFonts w:ascii="Calibri" w:hAnsi="Calibri" w:eastAsia="Calibri" w:cs="Calibri"/>
          <w:b/>
          <w:sz w:val="24"/>
          <w:szCs w:val="24"/>
        </w:rPr>
      </w:pPr>
    </w:p>
    <w:p w:rsidR="00DC21A2" w:rsidRDefault="00BE3854" w14:paraId="72F717B4" w14:textId="77777777">
      <w:pPr>
        <w:spacing w:before="240" w:after="240" w:line="259" w:lineRule="auto"/>
        <w:rPr>
          <w:rFonts w:ascii="Calibri" w:hAnsi="Calibri" w:eastAsia="Calibri" w:cs="Calibri"/>
          <w:b/>
          <w:sz w:val="24"/>
          <w:szCs w:val="24"/>
        </w:rPr>
      </w:pPr>
      <w:r>
        <w:rPr>
          <w:rFonts w:ascii="Calibri" w:hAnsi="Calibri" w:eastAsia="Calibri" w:cs="Calibri"/>
          <w:b/>
          <w:sz w:val="24"/>
          <w:szCs w:val="24"/>
        </w:rPr>
        <w:t>10.1.1.4 Customer Sign-in</w:t>
      </w:r>
    </w:p>
    <w:p w:rsidR="00DC21A2" w:rsidP="4DF41364" w:rsidRDefault="0091387A" w14:paraId="0C553726" w14:textId="3028177C">
      <w:p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Users access a system by identifying and authenticating themselves. The user credentials are typically some </w:t>
      </w:r>
      <w:r w:rsidRPr="4DF41364" w:rsidR="003162BF">
        <w:rPr>
          <w:rFonts w:ascii="Calibri" w:hAnsi="Calibri" w:eastAsia="Calibri" w:cs="Calibri"/>
          <w:sz w:val="24"/>
          <w:szCs w:val="24"/>
          <w:lang w:val="en-US"/>
        </w:rPr>
        <w:t>forms</w:t>
      </w:r>
      <w:r w:rsidRPr="4DF41364">
        <w:rPr>
          <w:rFonts w:ascii="Calibri" w:hAnsi="Calibri" w:eastAsia="Calibri" w:cs="Calibri"/>
          <w:sz w:val="24"/>
          <w:szCs w:val="24"/>
          <w:lang w:val="en-US"/>
        </w:rPr>
        <w:t xml:space="preserve"> of email and a matching password.</w:t>
      </w:r>
    </w:p>
    <w:p w:rsidR="00DC21A2" w:rsidRDefault="00DC21A2" w14:paraId="3C316FDE" w14:textId="77777777">
      <w:pPr>
        <w:spacing w:line="240" w:lineRule="auto"/>
        <w:rPr>
          <w:rFonts w:ascii="Calibri" w:hAnsi="Calibri" w:eastAsia="Calibri" w:cs="Calibri"/>
          <w:sz w:val="24"/>
          <w:szCs w:val="24"/>
        </w:rPr>
      </w:pPr>
    </w:p>
    <w:tbl>
      <w:tblPr>
        <w:tblStyle w:val="afb"/>
        <w:tblW w:w="95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0"/>
        <w:gridCol w:w="2070"/>
        <w:gridCol w:w="2310"/>
        <w:gridCol w:w="1485"/>
        <w:gridCol w:w="1230"/>
        <w:gridCol w:w="1650"/>
      </w:tblGrid>
      <w:tr w:rsidR="00DC21A2" w14:paraId="1DB91515" w14:textId="77777777">
        <w:trPr>
          <w:trHeight w:val="260"/>
        </w:trPr>
        <w:tc>
          <w:tcPr>
            <w:tcW w:w="840" w:type="dxa"/>
          </w:tcPr>
          <w:p w:rsidR="00DC21A2" w:rsidRDefault="0091387A" w14:paraId="4F9D60ED" w14:textId="77777777">
            <w:pPr>
              <w:jc w:val="center"/>
              <w:rPr>
                <w:rFonts w:ascii="Calibri" w:hAnsi="Calibri" w:eastAsia="Calibri" w:cs="Calibri"/>
                <w:b/>
              </w:rPr>
            </w:pPr>
            <w:r>
              <w:rPr>
                <w:rFonts w:ascii="Calibri" w:hAnsi="Calibri" w:eastAsia="Calibri" w:cs="Calibri"/>
                <w:b/>
              </w:rPr>
              <w:t>SL NO</w:t>
            </w:r>
          </w:p>
        </w:tc>
        <w:tc>
          <w:tcPr>
            <w:tcW w:w="2070" w:type="dxa"/>
          </w:tcPr>
          <w:p w:rsidR="00DC21A2" w:rsidRDefault="0091387A" w14:paraId="639C56A9" w14:textId="77777777">
            <w:pPr>
              <w:jc w:val="center"/>
              <w:rPr>
                <w:rFonts w:ascii="Calibri" w:hAnsi="Calibri" w:eastAsia="Calibri" w:cs="Calibri"/>
                <w:b/>
              </w:rPr>
            </w:pPr>
            <w:r>
              <w:rPr>
                <w:rFonts w:ascii="Calibri" w:hAnsi="Calibri" w:eastAsia="Calibri" w:cs="Calibri"/>
                <w:b/>
              </w:rPr>
              <w:t>Fields</w:t>
            </w:r>
          </w:p>
        </w:tc>
        <w:tc>
          <w:tcPr>
            <w:tcW w:w="2310" w:type="dxa"/>
          </w:tcPr>
          <w:p w:rsidR="00DC21A2" w:rsidRDefault="0091387A" w14:paraId="7FB5872E" w14:textId="77777777">
            <w:pPr>
              <w:jc w:val="center"/>
              <w:rPr>
                <w:rFonts w:ascii="Calibri" w:hAnsi="Calibri" w:eastAsia="Calibri" w:cs="Calibri"/>
                <w:b/>
              </w:rPr>
            </w:pPr>
            <w:r>
              <w:rPr>
                <w:rFonts w:ascii="Calibri" w:hAnsi="Calibri" w:eastAsia="Calibri" w:cs="Calibri"/>
                <w:b/>
              </w:rPr>
              <w:t>Control</w:t>
            </w:r>
          </w:p>
        </w:tc>
        <w:tc>
          <w:tcPr>
            <w:tcW w:w="1485" w:type="dxa"/>
          </w:tcPr>
          <w:p w:rsidR="00DC21A2" w:rsidRDefault="0091387A" w14:paraId="720FDE3A" w14:textId="77777777">
            <w:pPr>
              <w:jc w:val="center"/>
              <w:rPr>
                <w:rFonts w:ascii="Calibri" w:hAnsi="Calibri" w:eastAsia="Calibri" w:cs="Calibri"/>
                <w:b/>
              </w:rPr>
            </w:pPr>
            <w:r>
              <w:rPr>
                <w:rFonts w:ascii="Calibri" w:hAnsi="Calibri" w:eastAsia="Calibri" w:cs="Calibri"/>
                <w:b/>
              </w:rPr>
              <w:t>Mandatory</w:t>
            </w:r>
          </w:p>
        </w:tc>
        <w:tc>
          <w:tcPr>
            <w:tcW w:w="1230" w:type="dxa"/>
          </w:tcPr>
          <w:p w:rsidR="00DC21A2" w:rsidRDefault="0091387A" w14:paraId="65CD5446" w14:textId="77777777">
            <w:pPr>
              <w:jc w:val="center"/>
              <w:rPr>
                <w:rFonts w:ascii="Calibri" w:hAnsi="Calibri" w:eastAsia="Calibri" w:cs="Calibri"/>
                <w:b/>
              </w:rPr>
            </w:pPr>
            <w:r>
              <w:rPr>
                <w:rFonts w:ascii="Calibri" w:hAnsi="Calibri" w:eastAsia="Calibri" w:cs="Calibri"/>
                <w:b/>
              </w:rPr>
              <w:t>Value</w:t>
            </w:r>
          </w:p>
        </w:tc>
        <w:tc>
          <w:tcPr>
            <w:tcW w:w="1650" w:type="dxa"/>
          </w:tcPr>
          <w:p w:rsidR="00DC21A2" w:rsidRDefault="0091387A" w14:paraId="1126EF5A" w14:textId="77777777">
            <w:pPr>
              <w:jc w:val="center"/>
              <w:rPr>
                <w:rFonts w:ascii="Calibri" w:hAnsi="Calibri" w:eastAsia="Calibri" w:cs="Calibri"/>
                <w:b/>
              </w:rPr>
            </w:pPr>
            <w:r>
              <w:rPr>
                <w:rFonts w:ascii="Calibri" w:hAnsi="Calibri" w:eastAsia="Calibri" w:cs="Calibri"/>
                <w:b/>
              </w:rPr>
              <w:t>Default Value</w:t>
            </w:r>
          </w:p>
        </w:tc>
      </w:tr>
      <w:tr w:rsidR="00DC21A2" w14:paraId="1B06C4D8" w14:textId="77777777">
        <w:trPr>
          <w:trHeight w:val="240"/>
        </w:trPr>
        <w:tc>
          <w:tcPr>
            <w:tcW w:w="840" w:type="dxa"/>
          </w:tcPr>
          <w:p w:rsidR="00DC21A2" w:rsidRDefault="0091387A" w14:paraId="606A81BF" w14:textId="77777777">
            <w:pPr>
              <w:jc w:val="center"/>
              <w:rPr>
                <w:rFonts w:ascii="Calibri" w:hAnsi="Calibri" w:eastAsia="Calibri" w:cs="Calibri"/>
              </w:rPr>
            </w:pPr>
            <w:r>
              <w:rPr>
                <w:rFonts w:ascii="Calibri" w:hAnsi="Calibri" w:eastAsia="Calibri" w:cs="Calibri"/>
              </w:rPr>
              <w:t>1</w:t>
            </w:r>
          </w:p>
        </w:tc>
        <w:tc>
          <w:tcPr>
            <w:tcW w:w="2070" w:type="dxa"/>
          </w:tcPr>
          <w:p w:rsidR="00DC21A2" w:rsidRDefault="0091387A" w14:paraId="71006249" w14:textId="77777777">
            <w:pPr>
              <w:rPr>
                <w:rFonts w:ascii="Calibri" w:hAnsi="Calibri" w:eastAsia="Calibri" w:cs="Calibri"/>
              </w:rPr>
            </w:pPr>
            <w:r>
              <w:rPr>
                <w:rFonts w:ascii="Calibri" w:hAnsi="Calibri" w:eastAsia="Calibri" w:cs="Calibri"/>
              </w:rPr>
              <w:t>Email</w:t>
            </w:r>
          </w:p>
        </w:tc>
        <w:tc>
          <w:tcPr>
            <w:tcW w:w="2310" w:type="dxa"/>
          </w:tcPr>
          <w:p w:rsidR="00DC21A2" w:rsidRDefault="0091387A" w14:paraId="36C78BEC" w14:textId="77777777">
            <w:pPr>
              <w:rPr>
                <w:rFonts w:ascii="Calibri" w:hAnsi="Calibri" w:eastAsia="Calibri" w:cs="Calibri"/>
              </w:rPr>
            </w:pPr>
            <w:r>
              <w:rPr>
                <w:rFonts w:ascii="Calibri" w:hAnsi="Calibri" w:eastAsia="Calibri" w:cs="Calibri"/>
              </w:rPr>
              <w:t>Text box</w:t>
            </w:r>
          </w:p>
        </w:tc>
        <w:tc>
          <w:tcPr>
            <w:tcW w:w="1485" w:type="dxa"/>
          </w:tcPr>
          <w:p w:rsidR="00DC21A2" w:rsidRDefault="0091387A" w14:paraId="204FAAE3" w14:textId="77777777">
            <w:pPr>
              <w:rPr>
                <w:rFonts w:ascii="Calibri" w:hAnsi="Calibri" w:eastAsia="Calibri" w:cs="Calibri"/>
              </w:rPr>
            </w:pPr>
            <w:r>
              <w:rPr>
                <w:rFonts w:ascii="Calibri" w:hAnsi="Calibri" w:eastAsia="Calibri" w:cs="Calibri"/>
              </w:rPr>
              <w:t>Required</w:t>
            </w:r>
          </w:p>
        </w:tc>
        <w:tc>
          <w:tcPr>
            <w:tcW w:w="1230" w:type="dxa"/>
          </w:tcPr>
          <w:p w:rsidR="00DC21A2" w:rsidRDefault="00DC21A2" w14:paraId="2B5B8B40" w14:textId="77777777">
            <w:pPr>
              <w:rPr>
                <w:rFonts w:ascii="Calibri" w:hAnsi="Calibri" w:eastAsia="Calibri" w:cs="Calibri"/>
              </w:rPr>
            </w:pPr>
          </w:p>
        </w:tc>
        <w:tc>
          <w:tcPr>
            <w:tcW w:w="1650" w:type="dxa"/>
          </w:tcPr>
          <w:p w:rsidR="00DC21A2" w:rsidRDefault="00DC21A2" w14:paraId="71F9E658" w14:textId="77777777">
            <w:pPr>
              <w:rPr>
                <w:rFonts w:ascii="Calibri" w:hAnsi="Calibri" w:eastAsia="Calibri" w:cs="Calibri"/>
              </w:rPr>
            </w:pPr>
          </w:p>
        </w:tc>
      </w:tr>
      <w:tr w:rsidR="00DC21A2" w14:paraId="6DE227E8" w14:textId="77777777">
        <w:trPr>
          <w:trHeight w:val="232"/>
        </w:trPr>
        <w:tc>
          <w:tcPr>
            <w:tcW w:w="840" w:type="dxa"/>
          </w:tcPr>
          <w:p w:rsidR="00DC21A2" w:rsidRDefault="0091387A" w14:paraId="6DBA4425" w14:textId="77777777">
            <w:pPr>
              <w:jc w:val="center"/>
              <w:rPr>
                <w:rFonts w:ascii="Calibri" w:hAnsi="Calibri" w:eastAsia="Calibri" w:cs="Calibri"/>
              </w:rPr>
            </w:pPr>
            <w:r>
              <w:rPr>
                <w:rFonts w:ascii="Calibri" w:hAnsi="Calibri" w:eastAsia="Calibri" w:cs="Calibri"/>
              </w:rPr>
              <w:t>2</w:t>
            </w:r>
          </w:p>
        </w:tc>
        <w:tc>
          <w:tcPr>
            <w:tcW w:w="2070" w:type="dxa"/>
          </w:tcPr>
          <w:p w:rsidR="00DC21A2" w:rsidRDefault="0091387A" w14:paraId="1DD529B1" w14:textId="77777777">
            <w:pPr>
              <w:rPr>
                <w:rFonts w:ascii="Calibri" w:hAnsi="Calibri" w:eastAsia="Calibri" w:cs="Calibri"/>
              </w:rPr>
            </w:pPr>
            <w:r>
              <w:rPr>
                <w:rFonts w:ascii="Calibri" w:hAnsi="Calibri" w:eastAsia="Calibri" w:cs="Calibri"/>
              </w:rPr>
              <w:t>Password</w:t>
            </w:r>
          </w:p>
        </w:tc>
        <w:tc>
          <w:tcPr>
            <w:tcW w:w="2310" w:type="dxa"/>
          </w:tcPr>
          <w:p w:rsidR="00DC21A2" w:rsidRDefault="0091387A" w14:paraId="15AD34A9" w14:textId="77777777">
            <w:pPr>
              <w:rPr>
                <w:rFonts w:ascii="Calibri" w:hAnsi="Calibri" w:eastAsia="Calibri" w:cs="Calibri"/>
              </w:rPr>
            </w:pPr>
            <w:r>
              <w:rPr>
                <w:rFonts w:ascii="Calibri" w:hAnsi="Calibri" w:eastAsia="Calibri" w:cs="Calibri"/>
              </w:rPr>
              <w:t>Text box (Password)</w:t>
            </w:r>
          </w:p>
        </w:tc>
        <w:tc>
          <w:tcPr>
            <w:tcW w:w="1485" w:type="dxa"/>
          </w:tcPr>
          <w:p w:rsidR="00DC21A2" w:rsidRDefault="0091387A" w14:paraId="30C9E434" w14:textId="77777777">
            <w:pPr>
              <w:rPr>
                <w:rFonts w:ascii="Calibri" w:hAnsi="Calibri" w:eastAsia="Calibri" w:cs="Calibri"/>
              </w:rPr>
            </w:pPr>
            <w:r>
              <w:rPr>
                <w:rFonts w:ascii="Calibri" w:hAnsi="Calibri" w:eastAsia="Calibri" w:cs="Calibri"/>
              </w:rPr>
              <w:t>Required</w:t>
            </w:r>
          </w:p>
        </w:tc>
        <w:tc>
          <w:tcPr>
            <w:tcW w:w="1230" w:type="dxa"/>
          </w:tcPr>
          <w:p w:rsidR="00DC21A2" w:rsidRDefault="00DC21A2" w14:paraId="4C446A31" w14:textId="77777777">
            <w:pPr>
              <w:rPr>
                <w:rFonts w:ascii="Calibri" w:hAnsi="Calibri" w:eastAsia="Calibri" w:cs="Calibri"/>
              </w:rPr>
            </w:pPr>
          </w:p>
        </w:tc>
        <w:tc>
          <w:tcPr>
            <w:tcW w:w="1650" w:type="dxa"/>
          </w:tcPr>
          <w:p w:rsidR="00DC21A2" w:rsidRDefault="00DC21A2" w14:paraId="77AAC8B1" w14:textId="77777777">
            <w:pPr>
              <w:rPr>
                <w:rFonts w:ascii="Calibri" w:hAnsi="Calibri" w:eastAsia="Calibri" w:cs="Calibri"/>
                <w:color w:val="FF0000"/>
              </w:rPr>
            </w:pPr>
          </w:p>
        </w:tc>
      </w:tr>
      <w:tr w:rsidR="00DC21A2" w14:paraId="096F5ED2" w14:textId="77777777">
        <w:trPr>
          <w:trHeight w:val="232"/>
        </w:trPr>
        <w:tc>
          <w:tcPr>
            <w:tcW w:w="840" w:type="dxa"/>
          </w:tcPr>
          <w:p w:rsidR="00DC21A2" w:rsidRDefault="0091387A" w14:paraId="1821E7FE" w14:textId="77777777">
            <w:pPr>
              <w:jc w:val="center"/>
              <w:rPr>
                <w:rFonts w:ascii="Calibri" w:hAnsi="Calibri" w:eastAsia="Calibri" w:cs="Calibri"/>
              </w:rPr>
            </w:pPr>
            <w:r>
              <w:rPr>
                <w:rFonts w:ascii="Calibri" w:hAnsi="Calibri" w:eastAsia="Calibri" w:cs="Calibri"/>
              </w:rPr>
              <w:t>3</w:t>
            </w:r>
          </w:p>
        </w:tc>
        <w:tc>
          <w:tcPr>
            <w:tcW w:w="2070" w:type="dxa"/>
          </w:tcPr>
          <w:p w:rsidR="00DC21A2" w:rsidRDefault="00BE3854" w14:paraId="67CDC6B9" w14:textId="77777777">
            <w:pPr>
              <w:rPr>
                <w:rFonts w:ascii="Calibri" w:hAnsi="Calibri" w:eastAsia="Calibri" w:cs="Calibri"/>
              </w:rPr>
            </w:pPr>
            <w:r>
              <w:rPr>
                <w:rFonts w:ascii="Calibri" w:hAnsi="Calibri" w:eastAsia="Calibri" w:cs="Calibri"/>
              </w:rPr>
              <w:t>Sign in</w:t>
            </w:r>
          </w:p>
        </w:tc>
        <w:tc>
          <w:tcPr>
            <w:tcW w:w="2310" w:type="dxa"/>
          </w:tcPr>
          <w:p w:rsidR="00DC21A2" w:rsidRDefault="0091387A" w14:paraId="5C4DA409" w14:textId="77777777">
            <w:pPr>
              <w:rPr>
                <w:rFonts w:ascii="Calibri" w:hAnsi="Calibri" w:eastAsia="Calibri" w:cs="Calibri"/>
              </w:rPr>
            </w:pPr>
            <w:r>
              <w:rPr>
                <w:rFonts w:ascii="Calibri" w:hAnsi="Calibri" w:eastAsia="Calibri" w:cs="Calibri"/>
              </w:rPr>
              <w:t>Button</w:t>
            </w:r>
          </w:p>
        </w:tc>
        <w:tc>
          <w:tcPr>
            <w:tcW w:w="1485" w:type="dxa"/>
          </w:tcPr>
          <w:p w:rsidR="00DC21A2" w:rsidRDefault="0091387A" w14:paraId="299ADEA3" w14:textId="77777777">
            <w:pPr>
              <w:rPr>
                <w:rFonts w:ascii="Calibri" w:hAnsi="Calibri" w:eastAsia="Calibri" w:cs="Calibri"/>
              </w:rPr>
            </w:pPr>
            <w:r>
              <w:rPr>
                <w:rFonts w:ascii="Calibri" w:hAnsi="Calibri" w:eastAsia="Calibri" w:cs="Calibri"/>
              </w:rPr>
              <w:t>Required</w:t>
            </w:r>
          </w:p>
        </w:tc>
        <w:tc>
          <w:tcPr>
            <w:tcW w:w="1230" w:type="dxa"/>
          </w:tcPr>
          <w:p w:rsidR="00DC21A2" w:rsidRDefault="00DC21A2" w14:paraId="355BE63D" w14:textId="77777777">
            <w:pPr>
              <w:rPr>
                <w:rFonts w:ascii="Calibri" w:hAnsi="Calibri" w:eastAsia="Calibri" w:cs="Calibri"/>
              </w:rPr>
            </w:pPr>
          </w:p>
        </w:tc>
        <w:tc>
          <w:tcPr>
            <w:tcW w:w="1650" w:type="dxa"/>
          </w:tcPr>
          <w:p w:rsidR="00DC21A2" w:rsidRDefault="00DC21A2" w14:paraId="219C6F87" w14:textId="77777777">
            <w:pPr>
              <w:rPr>
                <w:rFonts w:ascii="Calibri" w:hAnsi="Calibri" w:eastAsia="Calibri" w:cs="Calibri"/>
                <w:color w:val="FF0000"/>
              </w:rPr>
            </w:pPr>
          </w:p>
        </w:tc>
      </w:tr>
      <w:tr w:rsidR="00DC21A2" w14:paraId="29B9B540" w14:textId="77777777">
        <w:trPr>
          <w:trHeight w:val="232"/>
        </w:trPr>
        <w:tc>
          <w:tcPr>
            <w:tcW w:w="840" w:type="dxa"/>
          </w:tcPr>
          <w:p w:rsidR="00DC21A2" w:rsidRDefault="0091387A" w14:paraId="10954A6D" w14:textId="77777777">
            <w:pPr>
              <w:jc w:val="center"/>
              <w:rPr>
                <w:rFonts w:ascii="Calibri" w:hAnsi="Calibri" w:eastAsia="Calibri" w:cs="Calibri"/>
              </w:rPr>
            </w:pPr>
            <w:r>
              <w:rPr>
                <w:rFonts w:ascii="Calibri" w:hAnsi="Calibri" w:eastAsia="Calibri" w:cs="Calibri"/>
              </w:rPr>
              <w:t>4</w:t>
            </w:r>
          </w:p>
        </w:tc>
        <w:tc>
          <w:tcPr>
            <w:tcW w:w="2070" w:type="dxa"/>
          </w:tcPr>
          <w:p w:rsidR="00DC21A2" w:rsidRDefault="0091387A" w14:paraId="4A54EA8C" w14:textId="77777777">
            <w:pPr>
              <w:rPr>
                <w:rFonts w:ascii="Calibri" w:hAnsi="Calibri" w:eastAsia="Calibri" w:cs="Calibri"/>
              </w:rPr>
            </w:pPr>
            <w:r>
              <w:rPr>
                <w:rFonts w:ascii="Calibri" w:hAnsi="Calibri" w:eastAsia="Calibri" w:cs="Calibri"/>
              </w:rPr>
              <w:t>Forgot Password?</w:t>
            </w:r>
          </w:p>
        </w:tc>
        <w:tc>
          <w:tcPr>
            <w:tcW w:w="2310" w:type="dxa"/>
          </w:tcPr>
          <w:p w:rsidR="00DC21A2" w:rsidRDefault="0091387A" w14:paraId="36B6EA7B" w14:textId="77777777">
            <w:pPr>
              <w:rPr>
                <w:rFonts w:ascii="Calibri" w:hAnsi="Calibri" w:eastAsia="Calibri" w:cs="Calibri"/>
              </w:rPr>
            </w:pPr>
            <w:r>
              <w:rPr>
                <w:rFonts w:ascii="Calibri" w:hAnsi="Calibri" w:eastAsia="Calibri" w:cs="Calibri"/>
              </w:rPr>
              <w:t>Link</w:t>
            </w:r>
          </w:p>
        </w:tc>
        <w:tc>
          <w:tcPr>
            <w:tcW w:w="1485" w:type="dxa"/>
          </w:tcPr>
          <w:p w:rsidR="00DC21A2" w:rsidRDefault="0091387A" w14:paraId="224E408F" w14:textId="77777777">
            <w:pPr>
              <w:rPr>
                <w:rFonts w:ascii="Calibri" w:hAnsi="Calibri" w:eastAsia="Calibri" w:cs="Calibri"/>
              </w:rPr>
            </w:pPr>
            <w:r>
              <w:rPr>
                <w:rFonts w:ascii="Calibri" w:hAnsi="Calibri" w:eastAsia="Calibri" w:cs="Calibri"/>
              </w:rPr>
              <w:t>Required</w:t>
            </w:r>
          </w:p>
        </w:tc>
        <w:tc>
          <w:tcPr>
            <w:tcW w:w="1230" w:type="dxa"/>
          </w:tcPr>
          <w:p w:rsidR="00DC21A2" w:rsidRDefault="00DC21A2" w14:paraId="2F0F798E" w14:textId="77777777">
            <w:pPr>
              <w:rPr>
                <w:rFonts w:ascii="Calibri" w:hAnsi="Calibri" w:eastAsia="Calibri" w:cs="Calibri"/>
              </w:rPr>
            </w:pPr>
          </w:p>
        </w:tc>
        <w:tc>
          <w:tcPr>
            <w:tcW w:w="1650" w:type="dxa"/>
          </w:tcPr>
          <w:p w:rsidR="00DC21A2" w:rsidRDefault="00DC21A2" w14:paraId="7FB6FA9F" w14:textId="77777777">
            <w:pPr>
              <w:rPr>
                <w:rFonts w:ascii="Calibri" w:hAnsi="Calibri" w:eastAsia="Calibri" w:cs="Calibri"/>
                <w:color w:val="FF0000"/>
              </w:rPr>
            </w:pPr>
          </w:p>
        </w:tc>
      </w:tr>
      <w:tr w:rsidR="00DC21A2" w14:paraId="66749022" w14:textId="77777777">
        <w:trPr>
          <w:trHeight w:val="232"/>
        </w:trPr>
        <w:tc>
          <w:tcPr>
            <w:tcW w:w="840" w:type="dxa"/>
          </w:tcPr>
          <w:p w:rsidR="00DC21A2" w:rsidRDefault="0091387A" w14:paraId="546B2C18" w14:textId="77777777">
            <w:pPr>
              <w:jc w:val="center"/>
              <w:rPr>
                <w:rFonts w:ascii="Calibri" w:hAnsi="Calibri" w:eastAsia="Calibri" w:cs="Calibri"/>
              </w:rPr>
            </w:pPr>
            <w:r>
              <w:rPr>
                <w:rFonts w:ascii="Calibri" w:hAnsi="Calibri" w:eastAsia="Calibri" w:cs="Calibri"/>
              </w:rPr>
              <w:t>5</w:t>
            </w:r>
          </w:p>
        </w:tc>
        <w:tc>
          <w:tcPr>
            <w:tcW w:w="2070" w:type="dxa"/>
          </w:tcPr>
          <w:p w:rsidR="00DC21A2" w:rsidRDefault="0091387A" w14:paraId="2E877860" w14:textId="77777777">
            <w:pPr>
              <w:rPr>
                <w:rFonts w:ascii="Calibri" w:hAnsi="Calibri" w:eastAsia="Calibri" w:cs="Calibri"/>
              </w:rPr>
            </w:pPr>
            <w:r>
              <w:rPr>
                <w:rFonts w:ascii="Calibri" w:hAnsi="Calibri" w:eastAsia="Calibri" w:cs="Calibri"/>
              </w:rPr>
              <w:t>Rem</w:t>
            </w:r>
            <w:r w:rsidR="00BE3854">
              <w:rPr>
                <w:rFonts w:ascii="Calibri" w:hAnsi="Calibri" w:eastAsia="Calibri" w:cs="Calibri"/>
              </w:rPr>
              <w:t>em</w:t>
            </w:r>
            <w:r>
              <w:rPr>
                <w:rFonts w:ascii="Calibri" w:hAnsi="Calibri" w:eastAsia="Calibri" w:cs="Calibri"/>
              </w:rPr>
              <w:t>ber Me</w:t>
            </w:r>
          </w:p>
        </w:tc>
        <w:tc>
          <w:tcPr>
            <w:tcW w:w="2310" w:type="dxa"/>
          </w:tcPr>
          <w:p w:rsidR="00DC21A2" w:rsidRDefault="0091387A" w14:paraId="1E21C4AF" w14:textId="77777777">
            <w:pPr>
              <w:rPr>
                <w:rFonts w:ascii="Calibri" w:hAnsi="Calibri" w:eastAsia="Calibri" w:cs="Calibri"/>
              </w:rPr>
            </w:pPr>
            <w:r>
              <w:rPr>
                <w:rFonts w:ascii="Calibri" w:hAnsi="Calibri" w:eastAsia="Calibri" w:cs="Calibri"/>
              </w:rPr>
              <w:t>Check box</w:t>
            </w:r>
          </w:p>
        </w:tc>
        <w:tc>
          <w:tcPr>
            <w:tcW w:w="1485" w:type="dxa"/>
          </w:tcPr>
          <w:p w:rsidR="00DC21A2" w:rsidRDefault="00DC21A2" w14:paraId="10831DD5" w14:textId="77777777">
            <w:pPr>
              <w:rPr>
                <w:rFonts w:ascii="Calibri" w:hAnsi="Calibri" w:eastAsia="Calibri" w:cs="Calibri"/>
              </w:rPr>
            </w:pPr>
          </w:p>
        </w:tc>
        <w:tc>
          <w:tcPr>
            <w:tcW w:w="1230" w:type="dxa"/>
          </w:tcPr>
          <w:p w:rsidR="00DC21A2" w:rsidRDefault="00DC21A2" w14:paraId="111C26F5" w14:textId="77777777">
            <w:pPr>
              <w:rPr>
                <w:rFonts w:ascii="Calibri" w:hAnsi="Calibri" w:eastAsia="Calibri" w:cs="Calibri"/>
              </w:rPr>
            </w:pPr>
          </w:p>
        </w:tc>
        <w:tc>
          <w:tcPr>
            <w:tcW w:w="1650" w:type="dxa"/>
          </w:tcPr>
          <w:p w:rsidR="00DC21A2" w:rsidRDefault="00DC21A2" w14:paraId="000F4FC9" w14:textId="77777777">
            <w:pPr>
              <w:rPr>
                <w:rFonts w:ascii="Calibri" w:hAnsi="Calibri" w:eastAsia="Calibri" w:cs="Calibri"/>
                <w:color w:val="FF0000"/>
              </w:rPr>
            </w:pPr>
          </w:p>
        </w:tc>
      </w:tr>
    </w:tbl>
    <w:p w:rsidR="00DC21A2" w:rsidRDefault="00DC21A2" w14:paraId="20CA5873" w14:textId="77777777">
      <w:pPr>
        <w:spacing w:line="240" w:lineRule="auto"/>
        <w:rPr>
          <w:rFonts w:ascii="Cambria" w:hAnsi="Cambria" w:eastAsia="Cambria" w:cs="Cambria"/>
          <w:b/>
          <w:sz w:val="28"/>
          <w:szCs w:val="28"/>
        </w:rPr>
      </w:pPr>
    </w:p>
    <w:p w:rsidR="00DC21A2" w:rsidRDefault="0091387A" w14:paraId="0DAFEAB4" w14:textId="77777777">
      <w:pPr>
        <w:numPr>
          <w:ilvl w:val="0"/>
          <w:numId w:val="60"/>
        </w:numPr>
        <w:spacing w:before="240" w:line="240" w:lineRule="auto"/>
      </w:pPr>
      <w:r>
        <w:rPr>
          <w:rFonts w:ascii="Calibri" w:hAnsi="Calibri" w:eastAsia="Calibri" w:cs="Calibri"/>
          <w:b/>
          <w:sz w:val="24"/>
          <w:szCs w:val="24"/>
        </w:rPr>
        <w:t>Users must provide their registered email and password to log in.</w:t>
      </w:r>
    </w:p>
    <w:p w:rsidR="00DC21A2" w:rsidRDefault="0091387A" w14:paraId="30CBB456" w14:textId="77777777">
      <w:pPr>
        <w:numPr>
          <w:ilvl w:val="0"/>
          <w:numId w:val="60"/>
        </w:numPr>
        <w:spacing w:line="240" w:lineRule="auto"/>
      </w:pPr>
      <w:r>
        <w:rPr>
          <w:rFonts w:ascii="Calibri" w:hAnsi="Calibri" w:eastAsia="Calibri" w:cs="Calibri"/>
          <w:sz w:val="24"/>
          <w:szCs w:val="24"/>
        </w:rPr>
        <w:t>Users should be able to request a password reset via a "Forgot Password" link. The system should send a password reset link to the user's registered email address. Reset links should expire after a specified time or upon successful use.</w:t>
      </w:r>
    </w:p>
    <w:p w:rsidR="00DC21A2" w:rsidP="4DF41364" w:rsidRDefault="0091387A" w14:paraId="11D222E2" w14:textId="77777777">
      <w:pPr>
        <w:numPr>
          <w:ilvl w:val="0"/>
          <w:numId w:val="60"/>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If the user doesn’t have any registered email address it throws an error message </w:t>
      </w:r>
      <w:r w:rsidRPr="4DF41364">
        <w:rPr>
          <w:rFonts w:ascii="Calibri" w:hAnsi="Calibri" w:eastAsia="Calibri" w:cs="Calibri"/>
          <w:b/>
          <w:bCs/>
          <w:sz w:val="24"/>
          <w:szCs w:val="24"/>
          <w:lang w:val="en-US"/>
        </w:rPr>
        <w:t>‘Email address doesn’t exist’.</w:t>
      </w:r>
    </w:p>
    <w:p w:rsidR="00DC21A2" w:rsidRDefault="0091387A" w14:paraId="4590F132" w14:textId="77777777">
      <w:pPr>
        <w:numPr>
          <w:ilvl w:val="0"/>
          <w:numId w:val="60"/>
        </w:numPr>
        <w:spacing w:line="240" w:lineRule="auto"/>
      </w:pPr>
      <w:r>
        <w:rPr>
          <w:rFonts w:ascii="Calibri" w:hAnsi="Calibri" w:eastAsia="Calibri" w:cs="Calibri"/>
          <w:sz w:val="24"/>
          <w:szCs w:val="24"/>
        </w:rPr>
        <w:t>Ensure that error messages are clear and provide guidance for users in case of login failures.</w:t>
      </w:r>
    </w:p>
    <w:p w:rsidR="00DC21A2" w:rsidRDefault="0091387A" w14:paraId="6481F4BC" w14:textId="77777777">
      <w:pPr>
        <w:numPr>
          <w:ilvl w:val="0"/>
          <w:numId w:val="60"/>
        </w:numPr>
        <w:spacing w:line="240" w:lineRule="auto"/>
      </w:pPr>
      <w:r>
        <w:rPr>
          <w:rFonts w:ascii="Calibri" w:hAnsi="Calibri" w:eastAsia="Calibri" w:cs="Calibri"/>
          <w:sz w:val="24"/>
          <w:szCs w:val="24"/>
        </w:rPr>
        <w:t>Users should have the option to select "Remember Me" to store login credentials for future sessions.</w:t>
      </w:r>
    </w:p>
    <w:p w:rsidR="00DC21A2" w:rsidRDefault="0091387A" w14:paraId="6896CDE0" w14:textId="77777777">
      <w:pPr>
        <w:numPr>
          <w:ilvl w:val="0"/>
          <w:numId w:val="60"/>
        </w:numPr>
        <w:spacing w:after="240" w:line="240" w:lineRule="auto"/>
      </w:pPr>
      <w:r w:rsidRPr="42094E3C">
        <w:rPr>
          <w:rFonts w:ascii="Calibri" w:hAnsi="Calibri" w:eastAsia="Calibri" w:cs="Calibri"/>
          <w:b/>
          <w:bCs/>
          <w:sz w:val="24"/>
          <w:szCs w:val="24"/>
          <w:lang w:val="en-US"/>
        </w:rPr>
        <w:t>After successful login redirect them to their dashboard.</w:t>
      </w:r>
    </w:p>
    <w:p w:rsidR="00DC21A2" w:rsidRDefault="00DC21A2" w14:paraId="7C64F4B2" w14:textId="77777777">
      <w:pPr>
        <w:spacing w:line="240" w:lineRule="auto"/>
        <w:ind w:left="720"/>
        <w:rPr>
          <w:rFonts w:ascii="Cambria" w:hAnsi="Cambria" w:eastAsia="Cambria" w:cs="Cambria"/>
          <w:sz w:val="24"/>
          <w:szCs w:val="24"/>
        </w:rPr>
      </w:pPr>
    </w:p>
    <w:p w:rsidR="00DC21A2" w:rsidRDefault="0091387A" w14:paraId="480C4733" w14:textId="77777777">
      <w:pPr>
        <w:shd w:val="clear" w:color="auto" w:fill="FFFFFF"/>
        <w:spacing w:before="240" w:line="14" w:lineRule="auto"/>
        <w:rPr>
          <w:rFonts w:ascii="Calibri" w:hAnsi="Calibri" w:eastAsia="Calibri" w:cs="Calibri"/>
          <w:b/>
          <w:sz w:val="24"/>
          <w:szCs w:val="24"/>
        </w:rPr>
      </w:pPr>
      <w:r>
        <w:rPr>
          <w:rFonts w:ascii="Calibri" w:hAnsi="Calibri" w:eastAsia="Calibri" w:cs="Calibri"/>
          <w:b/>
          <w:sz w:val="24"/>
          <w:szCs w:val="24"/>
        </w:rPr>
        <w:t>Validation:</w:t>
      </w:r>
    </w:p>
    <w:p w:rsidR="00DC21A2" w:rsidRDefault="0091387A" w14:paraId="1A145728" w14:textId="77777777">
      <w:pPr>
        <w:numPr>
          <w:ilvl w:val="0"/>
          <w:numId w:val="47"/>
        </w:numPr>
        <w:spacing w:before="240" w:line="240" w:lineRule="auto"/>
        <w:rPr>
          <w:rFonts w:ascii="Cambria" w:hAnsi="Cambria" w:eastAsia="Cambria" w:cs="Cambria"/>
          <w:sz w:val="24"/>
          <w:szCs w:val="24"/>
        </w:rPr>
      </w:pPr>
      <w:r>
        <w:rPr>
          <w:rFonts w:ascii="Calibri" w:hAnsi="Calibri" w:eastAsia="Calibri" w:cs="Calibri"/>
          <w:sz w:val="24"/>
          <w:szCs w:val="24"/>
        </w:rPr>
        <w:t>Email - The system should check that the entered email follows the standard email format (e.g., user@example.com). When an invalid email is entered, display a clear and concise error message explaining the issue (e.g., "Please enter a valid email address").</w:t>
      </w:r>
    </w:p>
    <w:p w:rsidR="00DC21A2" w:rsidP="4DF41364" w:rsidRDefault="0091387A" w14:paraId="19605507" w14:textId="77777777">
      <w:pPr>
        <w:numPr>
          <w:ilvl w:val="0"/>
          <w:numId w:val="47"/>
        </w:numPr>
        <w:spacing w:after="240" w:line="240" w:lineRule="auto"/>
        <w:rPr>
          <w:rFonts w:ascii="Cambria" w:hAnsi="Cambria" w:eastAsia="Cambria" w:cs="Cambria"/>
          <w:sz w:val="24"/>
          <w:szCs w:val="24"/>
          <w:lang w:val="en-US"/>
        </w:rPr>
      </w:pPr>
      <w:r w:rsidRPr="4DF41364">
        <w:rPr>
          <w:rFonts w:ascii="Calibri" w:hAnsi="Calibri" w:eastAsia="Calibri" w:cs="Calibri"/>
          <w:sz w:val="24"/>
          <w:szCs w:val="24"/>
          <w:lang w:val="en-US"/>
        </w:rPr>
        <w:t>Password - Passwords should be a minimum of 8 characters and a maximum of 12 characters. It should have a minimum of one lower case, one upper case, one number and one special character (!@#$%). When an invalid password is entered, an error message (“Please enter a valid password”).</w:t>
      </w:r>
    </w:p>
    <w:p w:rsidR="00DC21A2" w:rsidRDefault="00DC21A2" w14:paraId="1FAAA990" w14:textId="77777777">
      <w:pPr>
        <w:spacing w:before="240" w:after="240" w:line="240" w:lineRule="auto"/>
        <w:rPr>
          <w:rFonts w:ascii="Calibri" w:hAnsi="Calibri" w:eastAsia="Calibri" w:cs="Calibri"/>
          <w:b/>
          <w:sz w:val="24"/>
          <w:szCs w:val="24"/>
        </w:rPr>
      </w:pPr>
    </w:p>
    <w:p w:rsidR="00DC21A2" w:rsidRDefault="00B475C9" w14:paraId="7137BFBE" w14:textId="77777777">
      <w:pPr>
        <w:spacing w:before="240" w:after="240" w:line="240" w:lineRule="auto"/>
        <w:rPr>
          <w:rFonts w:ascii="Calibri" w:hAnsi="Calibri" w:eastAsia="Calibri" w:cs="Calibri"/>
          <w:b/>
          <w:sz w:val="24"/>
          <w:szCs w:val="24"/>
        </w:rPr>
      </w:pPr>
      <w:r>
        <w:rPr>
          <w:rFonts w:ascii="Calibri" w:hAnsi="Calibri" w:eastAsia="Calibri" w:cs="Calibri"/>
          <w:b/>
          <w:sz w:val="24"/>
          <w:szCs w:val="24"/>
        </w:rPr>
        <w:t>10.1.1.5 Customer Register</w:t>
      </w:r>
    </w:p>
    <w:p w:rsidR="00DC21A2" w:rsidP="4DF41364" w:rsidRDefault="0091387A" w14:paraId="02C3D257" w14:textId="77777777">
      <w:pPr>
        <w:numPr>
          <w:ilvl w:val="0"/>
          <w:numId w:val="86"/>
        </w:numPr>
        <w:spacing w:before="240" w:after="240" w:line="240" w:lineRule="auto"/>
        <w:rPr>
          <w:rFonts w:ascii="Calibri" w:hAnsi="Calibri" w:eastAsia="Calibri" w:cs="Calibri"/>
          <w:sz w:val="24"/>
          <w:szCs w:val="24"/>
          <w:lang w:val="en-US"/>
        </w:rPr>
      </w:pPr>
      <w:r w:rsidRPr="4DF41364">
        <w:rPr>
          <w:rFonts w:ascii="Calibri" w:hAnsi="Calibri" w:eastAsia="Calibri" w:cs="Calibri"/>
          <w:sz w:val="24"/>
          <w:szCs w:val="24"/>
          <w:lang w:val="en-US"/>
        </w:rPr>
        <w:t>If the user is new to travel-o-desk, on this page user has to register.</w:t>
      </w:r>
    </w:p>
    <w:tbl>
      <w:tblPr>
        <w:tblStyle w:val="afc"/>
        <w:tblW w:w="95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0"/>
        <w:gridCol w:w="2070"/>
        <w:gridCol w:w="2310"/>
        <w:gridCol w:w="1485"/>
        <w:gridCol w:w="1230"/>
        <w:gridCol w:w="1650"/>
      </w:tblGrid>
      <w:tr w:rsidR="00DC21A2" w14:paraId="25D900C1" w14:textId="77777777">
        <w:trPr>
          <w:trHeight w:val="260"/>
        </w:trPr>
        <w:tc>
          <w:tcPr>
            <w:tcW w:w="840" w:type="dxa"/>
          </w:tcPr>
          <w:p w:rsidR="00DC21A2" w:rsidRDefault="0091387A" w14:paraId="2D68FFE4" w14:textId="77777777">
            <w:pPr>
              <w:jc w:val="center"/>
              <w:rPr>
                <w:rFonts w:ascii="Calibri" w:hAnsi="Calibri" w:eastAsia="Calibri" w:cs="Calibri"/>
                <w:b/>
              </w:rPr>
            </w:pPr>
            <w:r>
              <w:rPr>
                <w:rFonts w:ascii="Calibri" w:hAnsi="Calibri" w:eastAsia="Calibri" w:cs="Calibri"/>
                <w:b/>
              </w:rPr>
              <w:t>SL NO</w:t>
            </w:r>
          </w:p>
        </w:tc>
        <w:tc>
          <w:tcPr>
            <w:tcW w:w="2070" w:type="dxa"/>
          </w:tcPr>
          <w:p w:rsidR="00DC21A2" w:rsidRDefault="0091387A" w14:paraId="302D8EB8" w14:textId="77777777">
            <w:pPr>
              <w:jc w:val="center"/>
              <w:rPr>
                <w:rFonts w:ascii="Calibri" w:hAnsi="Calibri" w:eastAsia="Calibri" w:cs="Calibri"/>
                <w:b/>
              </w:rPr>
            </w:pPr>
            <w:r>
              <w:rPr>
                <w:rFonts w:ascii="Calibri" w:hAnsi="Calibri" w:eastAsia="Calibri" w:cs="Calibri"/>
                <w:b/>
              </w:rPr>
              <w:t>Fields</w:t>
            </w:r>
          </w:p>
        </w:tc>
        <w:tc>
          <w:tcPr>
            <w:tcW w:w="2310" w:type="dxa"/>
          </w:tcPr>
          <w:p w:rsidR="00DC21A2" w:rsidRDefault="0091387A" w14:paraId="5EC8FEDC" w14:textId="77777777">
            <w:pPr>
              <w:jc w:val="center"/>
              <w:rPr>
                <w:rFonts w:ascii="Calibri" w:hAnsi="Calibri" w:eastAsia="Calibri" w:cs="Calibri"/>
                <w:b/>
              </w:rPr>
            </w:pPr>
            <w:r>
              <w:rPr>
                <w:rFonts w:ascii="Calibri" w:hAnsi="Calibri" w:eastAsia="Calibri" w:cs="Calibri"/>
                <w:b/>
              </w:rPr>
              <w:t>Control</w:t>
            </w:r>
          </w:p>
        </w:tc>
        <w:tc>
          <w:tcPr>
            <w:tcW w:w="1485" w:type="dxa"/>
          </w:tcPr>
          <w:p w:rsidR="00DC21A2" w:rsidRDefault="0091387A" w14:paraId="5FE62BD7" w14:textId="77777777">
            <w:pPr>
              <w:jc w:val="center"/>
              <w:rPr>
                <w:rFonts w:ascii="Calibri" w:hAnsi="Calibri" w:eastAsia="Calibri" w:cs="Calibri"/>
                <w:b/>
              </w:rPr>
            </w:pPr>
            <w:r>
              <w:rPr>
                <w:rFonts w:ascii="Calibri" w:hAnsi="Calibri" w:eastAsia="Calibri" w:cs="Calibri"/>
                <w:b/>
              </w:rPr>
              <w:t>Mandatory</w:t>
            </w:r>
          </w:p>
        </w:tc>
        <w:tc>
          <w:tcPr>
            <w:tcW w:w="1230" w:type="dxa"/>
          </w:tcPr>
          <w:p w:rsidR="00DC21A2" w:rsidRDefault="0091387A" w14:paraId="1C2CC2DB" w14:textId="77777777">
            <w:pPr>
              <w:jc w:val="center"/>
              <w:rPr>
                <w:rFonts w:ascii="Calibri" w:hAnsi="Calibri" w:eastAsia="Calibri" w:cs="Calibri"/>
                <w:b/>
              </w:rPr>
            </w:pPr>
            <w:r>
              <w:rPr>
                <w:rFonts w:ascii="Calibri" w:hAnsi="Calibri" w:eastAsia="Calibri" w:cs="Calibri"/>
                <w:b/>
              </w:rPr>
              <w:t>Value</w:t>
            </w:r>
          </w:p>
        </w:tc>
        <w:tc>
          <w:tcPr>
            <w:tcW w:w="1650" w:type="dxa"/>
          </w:tcPr>
          <w:p w:rsidR="00DC21A2" w:rsidRDefault="0091387A" w14:paraId="7C3C06AC" w14:textId="77777777">
            <w:pPr>
              <w:jc w:val="center"/>
              <w:rPr>
                <w:rFonts w:ascii="Calibri" w:hAnsi="Calibri" w:eastAsia="Calibri" w:cs="Calibri"/>
                <w:b/>
              </w:rPr>
            </w:pPr>
            <w:r>
              <w:rPr>
                <w:rFonts w:ascii="Calibri" w:hAnsi="Calibri" w:eastAsia="Calibri" w:cs="Calibri"/>
                <w:b/>
              </w:rPr>
              <w:t>Default Value</w:t>
            </w:r>
          </w:p>
        </w:tc>
      </w:tr>
      <w:tr w:rsidR="00DC21A2" w14:paraId="251A5077" w14:textId="77777777">
        <w:trPr>
          <w:trHeight w:val="260"/>
        </w:trPr>
        <w:tc>
          <w:tcPr>
            <w:tcW w:w="840" w:type="dxa"/>
          </w:tcPr>
          <w:p w:rsidR="00DC21A2" w:rsidRDefault="0091387A" w14:paraId="10FEA0CB" w14:textId="77777777">
            <w:pPr>
              <w:jc w:val="center"/>
              <w:rPr>
                <w:rFonts w:ascii="Calibri" w:hAnsi="Calibri" w:eastAsia="Calibri" w:cs="Calibri"/>
                <w:b/>
              </w:rPr>
            </w:pPr>
            <w:r>
              <w:rPr>
                <w:rFonts w:ascii="Calibri" w:hAnsi="Calibri" w:eastAsia="Calibri" w:cs="Calibri"/>
                <w:b/>
              </w:rPr>
              <w:t>1</w:t>
            </w:r>
          </w:p>
        </w:tc>
        <w:tc>
          <w:tcPr>
            <w:tcW w:w="2070" w:type="dxa"/>
          </w:tcPr>
          <w:p w:rsidR="00DC21A2" w:rsidRDefault="0091387A" w14:paraId="136B3376" w14:textId="77777777">
            <w:pPr>
              <w:rPr>
                <w:rFonts w:ascii="Calibri" w:hAnsi="Calibri" w:eastAsia="Calibri" w:cs="Calibri"/>
              </w:rPr>
            </w:pPr>
            <w:r>
              <w:rPr>
                <w:rFonts w:ascii="Calibri" w:hAnsi="Calibri" w:eastAsia="Calibri" w:cs="Calibri"/>
              </w:rPr>
              <w:t>First Name</w:t>
            </w:r>
          </w:p>
        </w:tc>
        <w:tc>
          <w:tcPr>
            <w:tcW w:w="2310" w:type="dxa"/>
          </w:tcPr>
          <w:p w:rsidR="00DC21A2" w:rsidRDefault="0091387A" w14:paraId="12A1F3B0" w14:textId="77777777">
            <w:pPr>
              <w:rPr>
                <w:rFonts w:ascii="Calibri" w:hAnsi="Calibri" w:eastAsia="Calibri" w:cs="Calibri"/>
              </w:rPr>
            </w:pPr>
            <w:r>
              <w:rPr>
                <w:rFonts w:ascii="Calibri" w:hAnsi="Calibri" w:eastAsia="Calibri" w:cs="Calibri"/>
              </w:rPr>
              <w:t>Text box</w:t>
            </w:r>
          </w:p>
        </w:tc>
        <w:tc>
          <w:tcPr>
            <w:tcW w:w="1485" w:type="dxa"/>
          </w:tcPr>
          <w:p w:rsidR="00DC21A2" w:rsidRDefault="0091387A" w14:paraId="6A0E54CB" w14:textId="77777777">
            <w:pPr>
              <w:rPr>
                <w:rFonts w:ascii="Calibri" w:hAnsi="Calibri" w:eastAsia="Calibri" w:cs="Calibri"/>
                <w:b/>
              </w:rPr>
            </w:pPr>
            <w:r>
              <w:rPr>
                <w:rFonts w:ascii="Calibri" w:hAnsi="Calibri" w:eastAsia="Calibri" w:cs="Calibri"/>
              </w:rPr>
              <w:t>Required</w:t>
            </w:r>
          </w:p>
        </w:tc>
        <w:tc>
          <w:tcPr>
            <w:tcW w:w="1230" w:type="dxa"/>
          </w:tcPr>
          <w:p w:rsidR="00DC21A2" w:rsidRDefault="00DC21A2" w14:paraId="42D7CFE1" w14:textId="77777777">
            <w:pPr>
              <w:jc w:val="center"/>
              <w:rPr>
                <w:rFonts w:ascii="Calibri" w:hAnsi="Calibri" w:eastAsia="Calibri" w:cs="Calibri"/>
                <w:b/>
              </w:rPr>
            </w:pPr>
          </w:p>
        </w:tc>
        <w:tc>
          <w:tcPr>
            <w:tcW w:w="1650" w:type="dxa"/>
          </w:tcPr>
          <w:p w:rsidR="00DC21A2" w:rsidRDefault="00DC21A2" w14:paraId="6C4EC64C" w14:textId="77777777">
            <w:pPr>
              <w:jc w:val="center"/>
              <w:rPr>
                <w:rFonts w:ascii="Calibri" w:hAnsi="Calibri" w:eastAsia="Calibri" w:cs="Calibri"/>
                <w:b/>
              </w:rPr>
            </w:pPr>
          </w:p>
        </w:tc>
      </w:tr>
      <w:tr w:rsidR="00DC21A2" w14:paraId="720BE71D" w14:textId="77777777">
        <w:trPr>
          <w:trHeight w:val="260"/>
        </w:trPr>
        <w:tc>
          <w:tcPr>
            <w:tcW w:w="840" w:type="dxa"/>
          </w:tcPr>
          <w:p w:rsidR="00DC21A2" w:rsidRDefault="0091387A" w14:paraId="7D8DACA2" w14:textId="77777777">
            <w:pPr>
              <w:jc w:val="center"/>
              <w:rPr>
                <w:rFonts w:ascii="Calibri" w:hAnsi="Calibri" w:eastAsia="Calibri" w:cs="Calibri"/>
                <w:b/>
              </w:rPr>
            </w:pPr>
            <w:r>
              <w:rPr>
                <w:rFonts w:ascii="Calibri" w:hAnsi="Calibri" w:eastAsia="Calibri" w:cs="Calibri"/>
                <w:b/>
              </w:rPr>
              <w:t>2</w:t>
            </w:r>
          </w:p>
        </w:tc>
        <w:tc>
          <w:tcPr>
            <w:tcW w:w="2070" w:type="dxa"/>
          </w:tcPr>
          <w:p w:rsidR="00DC21A2" w:rsidRDefault="0091387A" w14:paraId="3F24C707" w14:textId="77777777">
            <w:pPr>
              <w:rPr>
                <w:rFonts w:ascii="Calibri" w:hAnsi="Calibri" w:eastAsia="Calibri" w:cs="Calibri"/>
              </w:rPr>
            </w:pPr>
            <w:r>
              <w:rPr>
                <w:rFonts w:ascii="Calibri" w:hAnsi="Calibri" w:eastAsia="Calibri" w:cs="Calibri"/>
              </w:rPr>
              <w:t>Last Name</w:t>
            </w:r>
          </w:p>
        </w:tc>
        <w:tc>
          <w:tcPr>
            <w:tcW w:w="2310" w:type="dxa"/>
          </w:tcPr>
          <w:p w:rsidR="00DC21A2" w:rsidRDefault="0091387A" w14:paraId="00F41AE8" w14:textId="77777777">
            <w:pPr>
              <w:rPr>
                <w:rFonts w:ascii="Calibri" w:hAnsi="Calibri" w:eastAsia="Calibri" w:cs="Calibri"/>
              </w:rPr>
            </w:pPr>
            <w:r>
              <w:rPr>
                <w:rFonts w:ascii="Calibri" w:hAnsi="Calibri" w:eastAsia="Calibri" w:cs="Calibri"/>
              </w:rPr>
              <w:t>Text box</w:t>
            </w:r>
          </w:p>
        </w:tc>
        <w:tc>
          <w:tcPr>
            <w:tcW w:w="1485" w:type="dxa"/>
          </w:tcPr>
          <w:p w:rsidR="00DC21A2" w:rsidRDefault="0091387A" w14:paraId="2FB8F513" w14:textId="77777777">
            <w:pPr>
              <w:rPr>
                <w:rFonts w:ascii="Calibri" w:hAnsi="Calibri" w:eastAsia="Calibri" w:cs="Calibri"/>
              </w:rPr>
            </w:pPr>
            <w:r>
              <w:rPr>
                <w:rFonts w:ascii="Calibri" w:hAnsi="Calibri" w:eastAsia="Calibri" w:cs="Calibri"/>
              </w:rPr>
              <w:t>Required</w:t>
            </w:r>
          </w:p>
        </w:tc>
        <w:tc>
          <w:tcPr>
            <w:tcW w:w="1230" w:type="dxa"/>
          </w:tcPr>
          <w:p w:rsidR="00DC21A2" w:rsidRDefault="00DC21A2" w14:paraId="659E959F" w14:textId="77777777">
            <w:pPr>
              <w:jc w:val="center"/>
              <w:rPr>
                <w:rFonts w:ascii="Calibri" w:hAnsi="Calibri" w:eastAsia="Calibri" w:cs="Calibri"/>
                <w:b/>
              </w:rPr>
            </w:pPr>
          </w:p>
        </w:tc>
        <w:tc>
          <w:tcPr>
            <w:tcW w:w="1650" w:type="dxa"/>
          </w:tcPr>
          <w:p w:rsidR="00DC21A2" w:rsidRDefault="00DC21A2" w14:paraId="0FDED130" w14:textId="77777777">
            <w:pPr>
              <w:jc w:val="center"/>
              <w:rPr>
                <w:rFonts w:ascii="Calibri" w:hAnsi="Calibri" w:eastAsia="Calibri" w:cs="Calibri"/>
                <w:b/>
              </w:rPr>
            </w:pPr>
          </w:p>
        </w:tc>
      </w:tr>
      <w:tr w:rsidR="00DC21A2" w14:paraId="7AB071A2" w14:textId="77777777">
        <w:trPr>
          <w:trHeight w:val="240"/>
        </w:trPr>
        <w:tc>
          <w:tcPr>
            <w:tcW w:w="840" w:type="dxa"/>
          </w:tcPr>
          <w:p w:rsidR="00DC21A2" w:rsidRDefault="0091387A" w14:paraId="4DAE4B14" w14:textId="77777777">
            <w:pPr>
              <w:jc w:val="center"/>
              <w:rPr>
                <w:rFonts w:ascii="Calibri" w:hAnsi="Calibri" w:eastAsia="Calibri" w:cs="Calibri"/>
              </w:rPr>
            </w:pPr>
            <w:r>
              <w:rPr>
                <w:rFonts w:ascii="Calibri" w:hAnsi="Calibri" w:eastAsia="Calibri" w:cs="Calibri"/>
              </w:rPr>
              <w:t>3</w:t>
            </w:r>
          </w:p>
        </w:tc>
        <w:tc>
          <w:tcPr>
            <w:tcW w:w="2070" w:type="dxa"/>
          </w:tcPr>
          <w:p w:rsidR="00DC21A2" w:rsidRDefault="0091387A" w14:paraId="32832EBC" w14:textId="77777777">
            <w:pPr>
              <w:rPr>
                <w:rFonts w:ascii="Calibri" w:hAnsi="Calibri" w:eastAsia="Calibri" w:cs="Calibri"/>
              </w:rPr>
            </w:pPr>
            <w:r>
              <w:rPr>
                <w:rFonts w:ascii="Calibri" w:hAnsi="Calibri" w:eastAsia="Calibri" w:cs="Calibri"/>
              </w:rPr>
              <w:t>Email</w:t>
            </w:r>
          </w:p>
        </w:tc>
        <w:tc>
          <w:tcPr>
            <w:tcW w:w="2310" w:type="dxa"/>
          </w:tcPr>
          <w:p w:rsidR="00DC21A2" w:rsidRDefault="0091387A" w14:paraId="6DA4AE6C" w14:textId="77777777">
            <w:pPr>
              <w:rPr>
                <w:rFonts w:ascii="Calibri" w:hAnsi="Calibri" w:eastAsia="Calibri" w:cs="Calibri"/>
              </w:rPr>
            </w:pPr>
            <w:r>
              <w:rPr>
                <w:rFonts w:ascii="Calibri" w:hAnsi="Calibri" w:eastAsia="Calibri" w:cs="Calibri"/>
              </w:rPr>
              <w:t>Text box</w:t>
            </w:r>
          </w:p>
        </w:tc>
        <w:tc>
          <w:tcPr>
            <w:tcW w:w="1485" w:type="dxa"/>
          </w:tcPr>
          <w:p w:rsidR="00DC21A2" w:rsidRDefault="0091387A" w14:paraId="61C4540D" w14:textId="77777777">
            <w:pPr>
              <w:rPr>
                <w:rFonts w:ascii="Calibri" w:hAnsi="Calibri" w:eastAsia="Calibri" w:cs="Calibri"/>
              </w:rPr>
            </w:pPr>
            <w:r>
              <w:rPr>
                <w:rFonts w:ascii="Calibri" w:hAnsi="Calibri" w:eastAsia="Calibri" w:cs="Calibri"/>
              </w:rPr>
              <w:t>Required</w:t>
            </w:r>
          </w:p>
        </w:tc>
        <w:tc>
          <w:tcPr>
            <w:tcW w:w="1230" w:type="dxa"/>
          </w:tcPr>
          <w:p w:rsidR="00DC21A2" w:rsidRDefault="00DC21A2" w14:paraId="43D96970" w14:textId="77777777">
            <w:pPr>
              <w:rPr>
                <w:rFonts w:ascii="Calibri" w:hAnsi="Calibri" w:eastAsia="Calibri" w:cs="Calibri"/>
              </w:rPr>
            </w:pPr>
          </w:p>
        </w:tc>
        <w:tc>
          <w:tcPr>
            <w:tcW w:w="1650" w:type="dxa"/>
          </w:tcPr>
          <w:p w:rsidR="00DC21A2" w:rsidRDefault="00DC21A2" w14:paraId="06AECB0D" w14:textId="77777777">
            <w:pPr>
              <w:rPr>
                <w:rFonts w:ascii="Calibri" w:hAnsi="Calibri" w:eastAsia="Calibri" w:cs="Calibri"/>
              </w:rPr>
            </w:pPr>
          </w:p>
        </w:tc>
      </w:tr>
      <w:tr w:rsidR="00DC21A2" w14:paraId="3893C2B7" w14:textId="77777777">
        <w:trPr>
          <w:trHeight w:val="240"/>
        </w:trPr>
        <w:tc>
          <w:tcPr>
            <w:tcW w:w="840" w:type="dxa"/>
          </w:tcPr>
          <w:p w:rsidR="00DC21A2" w:rsidRDefault="0091387A" w14:paraId="5E0451BB" w14:textId="77777777">
            <w:pPr>
              <w:jc w:val="center"/>
              <w:rPr>
                <w:rFonts w:ascii="Calibri" w:hAnsi="Calibri" w:eastAsia="Calibri" w:cs="Calibri"/>
              </w:rPr>
            </w:pPr>
            <w:r>
              <w:rPr>
                <w:rFonts w:ascii="Calibri" w:hAnsi="Calibri" w:eastAsia="Calibri" w:cs="Calibri"/>
              </w:rPr>
              <w:t>4</w:t>
            </w:r>
          </w:p>
        </w:tc>
        <w:tc>
          <w:tcPr>
            <w:tcW w:w="2070" w:type="dxa"/>
          </w:tcPr>
          <w:p w:rsidR="00DC21A2" w:rsidRDefault="0091387A" w14:paraId="66C052C4" w14:textId="77777777">
            <w:pPr>
              <w:rPr>
                <w:rFonts w:ascii="Calibri" w:hAnsi="Calibri" w:eastAsia="Calibri" w:cs="Calibri"/>
              </w:rPr>
            </w:pPr>
            <w:r>
              <w:rPr>
                <w:rFonts w:ascii="Calibri" w:hAnsi="Calibri" w:eastAsia="Calibri" w:cs="Calibri"/>
              </w:rPr>
              <w:t>Mobile Number</w:t>
            </w:r>
          </w:p>
        </w:tc>
        <w:tc>
          <w:tcPr>
            <w:tcW w:w="2310" w:type="dxa"/>
          </w:tcPr>
          <w:p w:rsidR="00DC21A2" w:rsidRDefault="0091387A" w14:paraId="7B340F41" w14:textId="77777777">
            <w:pPr>
              <w:rPr>
                <w:rFonts w:ascii="Calibri" w:hAnsi="Calibri" w:eastAsia="Calibri" w:cs="Calibri"/>
              </w:rPr>
            </w:pPr>
            <w:r>
              <w:rPr>
                <w:rFonts w:ascii="Calibri" w:hAnsi="Calibri" w:eastAsia="Calibri" w:cs="Calibri"/>
              </w:rPr>
              <w:t>Text box</w:t>
            </w:r>
          </w:p>
        </w:tc>
        <w:tc>
          <w:tcPr>
            <w:tcW w:w="1485" w:type="dxa"/>
          </w:tcPr>
          <w:p w:rsidR="00DC21A2" w:rsidRDefault="0091387A" w14:paraId="173A1997" w14:textId="77777777">
            <w:pPr>
              <w:rPr>
                <w:rFonts w:ascii="Calibri" w:hAnsi="Calibri" w:eastAsia="Calibri" w:cs="Calibri"/>
              </w:rPr>
            </w:pPr>
            <w:r>
              <w:rPr>
                <w:rFonts w:ascii="Calibri" w:hAnsi="Calibri" w:eastAsia="Calibri" w:cs="Calibri"/>
              </w:rPr>
              <w:t>Required</w:t>
            </w:r>
          </w:p>
        </w:tc>
        <w:tc>
          <w:tcPr>
            <w:tcW w:w="1230" w:type="dxa"/>
          </w:tcPr>
          <w:p w:rsidR="00DC21A2" w:rsidRDefault="00DC21A2" w14:paraId="2AF47BC4" w14:textId="77777777">
            <w:pPr>
              <w:rPr>
                <w:rFonts w:ascii="Calibri" w:hAnsi="Calibri" w:eastAsia="Calibri" w:cs="Calibri"/>
              </w:rPr>
            </w:pPr>
          </w:p>
        </w:tc>
        <w:tc>
          <w:tcPr>
            <w:tcW w:w="1650" w:type="dxa"/>
          </w:tcPr>
          <w:p w:rsidR="00DC21A2" w:rsidRDefault="00DC21A2" w14:paraId="003CD3BE" w14:textId="77777777">
            <w:pPr>
              <w:rPr>
                <w:rFonts w:ascii="Calibri" w:hAnsi="Calibri" w:eastAsia="Calibri" w:cs="Calibri"/>
              </w:rPr>
            </w:pPr>
          </w:p>
        </w:tc>
      </w:tr>
      <w:tr w:rsidR="00DC21A2" w14:paraId="7B4FE62A" w14:textId="77777777">
        <w:trPr>
          <w:trHeight w:val="240"/>
        </w:trPr>
        <w:tc>
          <w:tcPr>
            <w:tcW w:w="840" w:type="dxa"/>
          </w:tcPr>
          <w:p w:rsidR="00DC21A2" w:rsidRDefault="0091387A" w14:paraId="17A1C425" w14:textId="77777777">
            <w:pPr>
              <w:jc w:val="center"/>
              <w:rPr>
                <w:rFonts w:ascii="Calibri" w:hAnsi="Calibri" w:eastAsia="Calibri" w:cs="Calibri"/>
              </w:rPr>
            </w:pPr>
            <w:r>
              <w:rPr>
                <w:rFonts w:ascii="Calibri" w:hAnsi="Calibri" w:eastAsia="Calibri" w:cs="Calibri"/>
              </w:rPr>
              <w:t>5</w:t>
            </w:r>
          </w:p>
        </w:tc>
        <w:tc>
          <w:tcPr>
            <w:tcW w:w="2070" w:type="dxa"/>
          </w:tcPr>
          <w:p w:rsidR="00DC21A2" w:rsidRDefault="0091387A" w14:paraId="33EE8341" w14:textId="77777777">
            <w:pPr>
              <w:rPr>
                <w:rFonts w:ascii="Calibri" w:hAnsi="Calibri" w:eastAsia="Calibri" w:cs="Calibri"/>
              </w:rPr>
            </w:pPr>
            <w:r>
              <w:rPr>
                <w:rFonts w:ascii="Calibri" w:hAnsi="Calibri" w:eastAsia="Calibri" w:cs="Calibri"/>
              </w:rPr>
              <w:t>Passport</w:t>
            </w:r>
          </w:p>
        </w:tc>
        <w:tc>
          <w:tcPr>
            <w:tcW w:w="2310" w:type="dxa"/>
          </w:tcPr>
          <w:p w:rsidR="00DC21A2" w:rsidRDefault="0091387A" w14:paraId="602E16D9" w14:textId="77777777">
            <w:pPr>
              <w:rPr>
                <w:rFonts w:ascii="Calibri" w:hAnsi="Calibri" w:eastAsia="Calibri" w:cs="Calibri"/>
              </w:rPr>
            </w:pPr>
            <w:r>
              <w:rPr>
                <w:rFonts w:ascii="Calibri" w:hAnsi="Calibri" w:eastAsia="Calibri" w:cs="Calibri"/>
              </w:rPr>
              <w:t>Upload Document</w:t>
            </w:r>
          </w:p>
        </w:tc>
        <w:tc>
          <w:tcPr>
            <w:tcW w:w="1485" w:type="dxa"/>
          </w:tcPr>
          <w:p w:rsidR="00DC21A2" w:rsidRDefault="0091387A" w14:paraId="632F728C" w14:textId="77777777">
            <w:pPr>
              <w:rPr>
                <w:rFonts w:ascii="Calibri" w:hAnsi="Calibri" w:eastAsia="Calibri" w:cs="Calibri"/>
              </w:rPr>
            </w:pPr>
            <w:r>
              <w:rPr>
                <w:rFonts w:ascii="Calibri" w:hAnsi="Calibri" w:eastAsia="Calibri" w:cs="Calibri"/>
              </w:rPr>
              <w:t>Required</w:t>
            </w:r>
          </w:p>
        </w:tc>
        <w:tc>
          <w:tcPr>
            <w:tcW w:w="1230" w:type="dxa"/>
          </w:tcPr>
          <w:p w:rsidR="00DC21A2" w:rsidRDefault="00DC21A2" w14:paraId="2E4A5E65" w14:textId="77777777">
            <w:pPr>
              <w:rPr>
                <w:rFonts w:ascii="Calibri" w:hAnsi="Calibri" w:eastAsia="Calibri" w:cs="Calibri"/>
              </w:rPr>
            </w:pPr>
          </w:p>
        </w:tc>
        <w:tc>
          <w:tcPr>
            <w:tcW w:w="1650" w:type="dxa"/>
          </w:tcPr>
          <w:p w:rsidR="00DC21A2" w:rsidRDefault="00DC21A2" w14:paraId="761413FE" w14:textId="77777777">
            <w:pPr>
              <w:rPr>
                <w:rFonts w:ascii="Calibri" w:hAnsi="Calibri" w:eastAsia="Calibri" w:cs="Calibri"/>
              </w:rPr>
            </w:pPr>
          </w:p>
        </w:tc>
      </w:tr>
      <w:tr w:rsidR="00DC21A2" w14:paraId="6765C3F9" w14:textId="77777777">
        <w:trPr>
          <w:trHeight w:val="232"/>
        </w:trPr>
        <w:tc>
          <w:tcPr>
            <w:tcW w:w="840" w:type="dxa"/>
          </w:tcPr>
          <w:p w:rsidR="00DC21A2" w:rsidRDefault="0091387A" w14:paraId="433DD2DE" w14:textId="77777777">
            <w:pPr>
              <w:jc w:val="center"/>
              <w:rPr>
                <w:rFonts w:ascii="Calibri" w:hAnsi="Calibri" w:eastAsia="Calibri" w:cs="Calibri"/>
              </w:rPr>
            </w:pPr>
            <w:r>
              <w:rPr>
                <w:rFonts w:ascii="Calibri" w:hAnsi="Calibri" w:eastAsia="Calibri" w:cs="Calibri"/>
              </w:rPr>
              <w:t>6</w:t>
            </w:r>
          </w:p>
        </w:tc>
        <w:tc>
          <w:tcPr>
            <w:tcW w:w="2070" w:type="dxa"/>
          </w:tcPr>
          <w:p w:rsidR="00DC21A2" w:rsidRDefault="0091387A" w14:paraId="35CF60FF" w14:textId="77777777">
            <w:pPr>
              <w:rPr>
                <w:rFonts w:ascii="Calibri" w:hAnsi="Calibri" w:eastAsia="Calibri" w:cs="Calibri"/>
              </w:rPr>
            </w:pPr>
            <w:r>
              <w:rPr>
                <w:rFonts w:ascii="Calibri" w:hAnsi="Calibri" w:eastAsia="Calibri" w:cs="Calibri"/>
              </w:rPr>
              <w:t>Password</w:t>
            </w:r>
          </w:p>
        </w:tc>
        <w:tc>
          <w:tcPr>
            <w:tcW w:w="2310" w:type="dxa"/>
          </w:tcPr>
          <w:p w:rsidR="00DC21A2" w:rsidRDefault="0091387A" w14:paraId="6FC8E203" w14:textId="77777777">
            <w:pPr>
              <w:rPr>
                <w:rFonts w:ascii="Calibri" w:hAnsi="Calibri" w:eastAsia="Calibri" w:cs="Calibri"/>
              </w:rPr>
            </w:pPr>
            <w:r>
              <w:rPr>
                <w:rFonts w:ascii="Calibri" w:hAnsi="Calibri" w:eastAsia="Calibri" w:cs="Calibri"/>
              </w:rPr>
              <w:t>Text box (Password)</w:t>
            </w:r>
          </w:p>
        </w:tc>
        <w:tc>
          <w:tcPr>
            <w:tcW w:w="1485" w:type="dxa"/>
          </w:tcPr>
          <w:p w:rsidR="00DC21A2" w:rsidRDefault="0091387A" w14:paraId="089382F5" w14:textId="77777777">
            <w:pPr>
              <w:rPr>
                <w:rFonts w:ascii="Calibri" w:hAnsi="Calibri" w:eastAsia="Calibri" w:cs="Calibri"/>
              </w:rPr>
            </w:pPr>
            <w:r>
              <w:rPr>
                <w:rFonts w:ascii="Calibri" w:hAnsi="Calibri" w:eastAsia="Calibri" w:cs="Calibri"/>
              </w:rPr>
              <w:t>Required</w:t>
            </w:r>
          </w:p>
        </w:tc>
        <w:tc>
          <w:tcPr>
            <w:tcW w:w="1230" w:type="dxa"/>
          </w:tcPr>
          <w:p w:rsidR="00DC21A2" w:rsidRDefault="00DC21A2" w14:paraId="1E1399D8" w14:textId="77777777">
            <w:pPr>
              <w:rPr>
                <w:rFonts w:ascii="Calibri" w:hAnsi="Calibri" w:eastAsia="Calibri" w:cs="Calibri"/>
              </w:rPr>
            </w:pPr>
          </w:p>
        </w:tc>
        <w:tc>
          <w:tcPr>
            <w:tcW w:w="1650" w:type="dxa"/>
          </w:tcPr>
          <w:p w:rsidR="00DC21A2" w:rsidRDefault="00DC21A2" w14:paraId="7101A6B8" w14:textId="77777777">
            <w:pPr>
              <w:rPr>
                <w:rFonts w:ascii="Calibri" w:hAnsi="Calibri" w:eastAsia="Calibri" w:cs="Calibri"/>
                <w:color w:val="FF0000"/>
              </w:rPr>
            </w:pPr>
          </w:p>
        </w:tc>
      </w:tr>
      <w:tr w:rsidR="00DC21A2" w14:paraId="6F110161" w14:textId="77777777">
        <w:trPr>
          <w:trHeight w:val="232"/>
        </w:trPr>
        <w:tc>
          <w:tcPr>
            <w:tcW w:w="840" w:type="dxa"/>
          </w:tcPr>
          <w:p w:rsidR="00DC21A2" w:rsidRDefault="0091387A" w14:paraId="461C0D49" w14:textId="77777777">
            <w:pPr>
              <w:jc w:val="center"/>
              <w:rPr>
                <w:rFonts w:ascii="Calibri" w:hAnsi="Calibri" w:eastAsia="Calibri" w:cs="Calibri"/>
              </w:rPr>
            </w:pPr>
            <w:r>
              <w:rPr>
                <w:rFonts w:ascii="Calibri" w:hAnsi="Calibri" w:eastAsia="Calibri" w:cs="Calibri"/>
              </w:rPr>
              <w:t>7</w:t>
            </w:r>
          </w:p>
        </w:tc>
        <w:tc>
          <w:tcPr>
            <w:tcW w:w="2070" w:type="dxa"/>
          </w:tcPr>
          <w:p w:rsidR="00DC21A2" w:rsidRDefault="0091387A" w14:paraId="3D367D97" w14:textId="77777777">
            <w:pPr>
              <w:rPr>
                <w:rFonts w:ascii="Calibri" w:hAnsi="Calibri" w:eastAsia="Calibri" w:cs="Calibri"/>
              </w:rPr>
            </w:pPr>
            <w:r>
              <w:rPr>
                <w:rFonts w:ascii="Calibri" w:hAnsi="Calibri" w:eastAsia="Calibri" w:cs="Calibri"/>
              </w:rPr>
              <w:t>Confirm Password</w:t>
            </w:r>
          </w:p>
        </w:tc>
        <w:tc>
          <w:tcPr>
            <w:tcW w:w="2310" w:type="dxa"/>
          </w:tcPr>
          <w:p w:rsidR="00DC21A2" w:rsidRDefault="0091387A" w14:paraId="6E7CDC0D" w14:textId="77777777">
            <w:pPr>
              <w:rPr>
                <w:rFonts w:ascii="Calibri" w:hAnsi="Calibri" w:eastAsia="Calibri" w:cs="Calibri"/>
              </w:rPr>
            </w:pPr>
            <w:r>
              <w:rPr>
                <w:rFonts w:ascii="Calibri" w:hAnsi="Calibri" w:eastAsia="Calibri" w:cs="Calibri"/>
              </w:rPr>
              <w:t>Text box (Password)</w:t>
            </w:r>
          </w:p>
        </w:tc>
        <w:tc>
          <w:tcPr>
            <w:tcW w:w="1485" w:type="dxa"/>
          </w:tcPr>
          <w:p w:rsidR="00DC21A2" w:rsidRDefault="0091387A" w14:paraId="4712C287" w14:textId="77777777">
            <w:pPr>
              <w:rPr>
                <w:rFonts w:ascii="Calibri" w:hAnsi="Calibri" w:eastAsia="Calibri" w:cs="Calibri"/>
              </w:rPr>
            </w:pPr>
            <w:r>
              <w:rPr>
                <w:rFonts w:ascii="Calibri" w:hAnsi="Calibri" w:eastAsia="Calibri" w:cs="Calibri"/>
              </w:rPr>
              <w:t>Required</w:t>
            </w:r>
          </w:p>
        </w:tc>
        <w:tc>
          <w:tcPr>
            <w:tcW w:w="1230" w:type="dxa"/>
          </w:tcPr>
          <w:p w:rsidR="00DC21A2" w:rsidRDefault="00DC21A2" w14:paraId="35BD8CC9" w14:textId="77777777">
            <w:pPr>
              <w:rPr>
                <w:rFonts w:ascii="Calibri" w:hAnsi="Calibri" w:eastAsia="Calibri" w:cs="Calibri"/>
              </w:rPr>
            </w:pPr>
          </w:p>
        </w:tc>
        <w:tc>
          <w:tcPr>
            <w:tcW w:w="1650" w:type="dxa"/>
          </w:tcPr>
          <w:p w:rsidR="00DC21A2" w:rsidRDefault="00DC21A2" w14:paraId="43CEC965" w14:textId="77777777">
            <w:pPr>
              <w:rPr>
                <w:rFonts w:ascii="Calibri" w:hAnsi="Calibri" w:eastAsia="Calibri" w:cs="Calibri"/>
                <w:color w:val="FF0000"/>
              </w:rPr>
            </w:pPr>
          </w:p>
        </w:tc>
      </w:tr>
      <w:tr w:rsidR="00DC21A2" w14:paraId="324FC316" w14:textId="77777777">
        <w:trPr>
          <w:trHeight w:val="232"/>
        </w:trPr>
        <w:tc>
          <w:tcPr>
            <w:tcW w:w="840" w:type="dxa"/>
          </w:tcPr>
          <w:p w:rsidR="00DC21A2" w:rsidRDefault="0091387A" w14:paraId="7A6ED055" w14:textId="77777777">
            <w:pPr>
              <w:jc w:val="center"/>
              <w:rPr>
                <w:rFonts w:ascii="Calibri" w:hAnsi="Calibri" w:eastAsia="Calibri" w:cs="Calibri"/>
              </w:rPr>
            </w:pPr>
            <w:r>
              <w:rPr>
                <w:rFonts w:ascii="Calibri" w:hAnsi="Calibri" w:eastAsia="Calibri" w:cs="Calibri"/>
              </w:rPr>
              <w:t>8</w:t>
            </w:r>
          </w:p>
        </w:tc>
        <w:tc>
          <w:tcPr>
            <w:tcW w:w="2070" w:type="dxa"/>
          </w:tcPr>
          <w:p w:rsidR="00DC21A2" w:rsidRDefault="0091387A" w14:paraId="083B54E1" w14:textId="77777777">
            <w:pPr>
              <w:rPr>
                <w:rFonts w:ascii="Calibri" w:hAnsi="Calibri" w:eastAsia="Calibri" w:cs="Calibri"/>
              </w:rPr>
            </w:pPr>
            <w:r>
              <w:rPr>
                <w:rFonts w:ascii="Calibri" w:hAnsi="Calibri" w:eastAsia="Calibri" w:cs="Calibri"/>
              </w:rPr>
              <w:t>Terms and Conditions</w:t>
            </w:r>
          </w:p>
        </w:tc>
        <w:tc>
          <w:tcPr>
            <w:tcW w:w="2310" w:type="dxa"/>
          </w:tcPr>
          <w:p w:rsidR="00DC21A2" w:rsidRDefault="0091387A" w14:paraId="6733E2EC" w14:textId="77777777">
            <w:pPr>
              <w:rPr>
                <w:rFonts w:ascii="Calibri" w:hAnsi="Calibri" w:eastAsia="Calibri" w:cs="Calibri"/>
              </w:rPr>
            </w:pPr>
            <w:r>
              <w:rPr>
                <w:rFonts w:ascii="Calibri" w:hAnsi="Calibri" w:eastAsia="Calibri" w:cs="Calibri"/>
              </w:rPr>
              <w:t>Check box</w:t>
            </w:r>
          </w:p>
        </w:tc>
        <w:tc>
          <w:tcPr>
            <w:tcW w:w="1485" w:type="dxa"/>
          </w:tcPr>
          <w:p w:rsidR="00DC21A2" w:rsidRDefault="0091387A" w14:paraId="4C9577DC" w14:textId="77777777">
            <w:pPr>
              <w:rPr>
                <w:rFonts w:ascii="Calibri" w:hAnsi="Calibri" w:eastAsia="Calibri" w:cs="Calibri"/>
              </w:rPr>
            </w:pPr>
            <w:r>
              <w:rPr>
                <w:rFonts w:ascii="Calibri" w:hAnsi="Calibri" w:eastAsia="Calibri" w:cs="Calibri"/>
              </w:rPr>
              <w:t>Required</w:t>
            </w:r>
          </w:p>
        </w:tc>
        <w:tc>
          <w:tcPr>
            <w:tcW w:w="1230" w:type="dxa"/>
          </w:tcPr>
          <w:p w:rsidR="00DC21A2" w:rsidRDefault="00DC21A2" w14:paraId="1D2423FE" w14:textId="77777777">
            <w:pPr>
              <w:rPr>
                <w:rFonts w:ascii="Calibri" w:hAnsi="Calibri" w:eastAsia="Calibri" w:cs="Calibri"/>
              </w:rPr>
            </w:pPr>
          </w:p>
        </w:tc>
        <w:tc>
          <w:tcPr>
            <w:tcW w:w="1650" w:type="dxa"/>
          </w:tcPr>
          <w:p w:rsidR="00DC21A2" w:rsidRDefault="00DC21A2" w14:paraId="0E857E6D" w14:textId="77777777">
            <w:pPr>
              <w:rPr>
                <w:rFonts w:ascii="Calibri" w:hAnsi="Calibri" w:eastAsia="Calibri" w:cs="Calibri"/>
                <w:color w:val="FF0000"/>
              </w:rPr>
            </w:pPr>
          </w:p>
        </w:tc>
      </w:tr>
      <w:tr w:rsidR="00DC21A2" w14:paraId="4616F345" w14:textId="77777777">
        <w:trPr>
          <w:trHeight w:val="232"/>
        </w:trPr>
        <w:tc>
          <w:tcPr>
            <w:tcW w:w="840" w:type="dxa"/>
          </w:tcPr>
          <w:p w:rsidR="00DC21A2" w:rsidRDefault="0091387A" w14:paraId="38FBF244" w14:textId="77777777">
            <w:pPr>
              <w:jc w:val="center"/>
              <w:rPr>
                <w:rFonts w:ascii="Calibri" w:hAnsi="Calibri" w:eastAsia="Calibri" w:cs="Calibri"/>
              </w:rPr>
            </w:pPr>
            <w:r>
              <w:rPr>
                <w:rFonts w:ascii="Calibri" w:hAnsi="Calibri" w:eastAsia="Calibri" w:cs="Calibri"/>
              </w:rPr>
              <w:t>9</w:t>
            </w:r>
          </w:p>
        </w:tc>
        <w:tc>
          <w:tcPr>
            <w:tcW w:w="2070" w:type="dxa"/>
          </w:tcPr>
          <w:p w:rsidR="00DC21A2" w:rsidRDefault="0091387A" w14:paraId="3489FB49" w14:textId="77777777">
            <w:pPr>
              <w:rPr>
                <w:rFonts w:ascii="Calibri" w:hAnsi="Calibri" w:eastAsia="Calibri" w:cs="Calibri"/>
              </w:rPr>
            </w:pPr>
            <w:r>
              <w:rPr>
                <w:rFonts w:ascii="Calibri" w:hAnsi="Calibri" w:eastAsia="Calibri" w:cs="Calibri"/>
              </w:rPr>
              <w:t>Sign up</w:t>
            </w:r>
          </w:p>
        </w:tc>
        <w:tc>
          <w:tcPr>
            <w:tcW w:w="2310" w:type="dxa"/>
          </w:tcPr>
          <w:p w:rsidR="00DC21A2" w:rsidRDefault="0091387A" w14:paraId="2C79FE88" w14:textId="77777777">
            <w:pPr>
              <w:rPr>
                <w:rFonts w:ascii="Calibri" w:hAnsi="Calibri" w:eastAsia="Calibri" w:cs="Calibri"/>
              </w:rPr>
            </w:pPr>
            <w:r>
              <w:rPr>
                <w:rFonts w:ascii="Calibri" w:hAnsi="Calibri" w:eastAsia="Calibri" w:cs="Calibri"/>
              </w:rPr>
              <w:t>Button</w:t>
            </w:r>
          </w:p>
        </w:tc>
        <w:tc>
          <w:tcPr>
            <w:tcW w:w="1485" w:type="dxa"/>
          </w:tcPr>
          <w:p w:rsidR="00DC21A2" w:rsidRDefault="0091387A" w14:paraId="5F26672B" w14:textId="77777777">
            <w:pPr>
              <w:rPr>
                <w:rFonts w:ascii="Calibri" w:hAnsi="Calibri" w:eastAsia="Calibri" w:cs="Calibri"/>
              </w:rPr>
            </w:pPr>
            <w:r>
              <w:rPr>
                <w:rFonts w:ascii="Calibri" w:hAnsi="Calibri" w:eastAsia="Calibri" w:cs="Calibri"/>
              </w:rPr>
              <w:t>Required</w:t>
            </w:r>
          </w:p>
        </w:tc>
        <w:tc>
          <w:tcPr>
            <w:tcW w:w="1230" w:type="dxa"/>
          </w:tcPr>
          <w:p w:rsidR="00DC21A2" w:rsidRDefault="00DC21A2" w14:paraId="5F50CC90" w14:textId="77777777">
            <w:pPr>
              <w:rPr>
                <w:rFonts w:ascii="Calibri" w:hAnsi="Calibri" w:eastAsia="Calibri" w:cs="Calibri"/>
              </w:rPr>
            </w:pPr>
          </w:p>
        </w:tc>
        <w:tc>
          <w:tcPr>
            <w:tcW w:w="1650" w:type="dxa"/>
          </w:tcPr>
          <w:p w:rsidR="00DC21A2" w:rsidRDefault="00DC21A2" w14:paraId="39C49863" w14:textId="77777777">
            <w:pPr>
              <w:rPr>
                <w:rFonts w:ascii="Calibri" w:hAnsi="Calibri" w:eastAsia="Calibri" w:cs="Calibri"/>
                <w:color w:val="FF0000"/>
              </w:rPr>
            </w:pPr>
          </w:p>
        </w:tc>
      </w:tr>
      <w:tr w:rsidR="00DC21A2" w14:paraId="79F9CB46" w14:textId="77777777">
        <w:trPr>
          <w:trHeight w:val="232"/>
        </w:trPr>
        <w:tc>
          <w:tcPr>
            <w:tcW w:w="840" w:type="dxa"/>
          </w:tcPr>
          <w:p w:rsidR="00DC21A2" w:rsidRDefault="0091387A" w14:paraId="797F67B8" w14:textId="77777777">
            <w:pPr>
              <w:jc w:val="center"/>
              <w:rPr>
                <w:rFonts w:ascii="Calibri" w:hAnsi="Calibri" w:eastAsia="Calibri" w:cs="Calibri"/>
              </w:rPr>
            </w:pPr>
            <w:r>
              <w:rPr>
                <w:rFonts w:ascii="Calibri" w:hAnsi="Calibri" w:eastAsia="Calibri" w:cs="Calibri"/>
              </w:rPr>
              <w:t>10</w:t>
            </w:r>
          </w:p>
        </w:tc>
        <w:tc>
          <w:tcPr>
            <w:tcW w:w="2070" w:type="dxa"/>
          </w:tcPr>
          <w:p w:rsidR="00DC21A2" w:rsidRDefault="0091387A" w14:paraId="27BAECE4" w14:textId="77777777">
            <w:pPr>
              <w:rPr>
                <w:rFonts w:ascii="Calibri" w:hAnsi="Calibri" w:eastAsia="Calibri" w:cs="Calibri"/>
              </w:rPr>
            </w:pPr>
            <w:r>
              <w:rPr>
                <w:rFonts w:ascii="Calibri" w:hAnsi="Calibri" w:eastAsia="Calibri" w:cs="Calibri"/>
              </w:rPr>
              <w:t>Sign in</w:t>
            </w:r>
          </w:p>
        </w:tc>
        <w:tc>
          <w:tcPr>
            <w:tcW w:w="2310" w:type="dxa"/>
          </w:tcPr>
          <w:p w:rsidR="00DC21A2" w:rsidRDefault="0091387A" w14:paraId="491EA1CC" w14:textId="77777777">
            <w:pPr>
              <w:rPr>
                <w:rFonts w:ascii="Calibri" w:hAnsi="Calibri" w:eastAsia="Calibri" w:cs="Calibri"/>
              </w:rPr>
            </w:pPr>
            <w:r>
              <w:rPr>
                <w:rFonts w:ascii="Calibri" w:hAnsi="Calibri" w:eastAsia="Calibri" w:cs="Calibri"/>
              </w:rPr>
              <w:t>Link</w:t>
            </w:r>
          </w:p>
        </w:tc>
        <w:tc>
          <w:tcPr>
            <w:tcW w:w="1485" w:type="dxa"/>
          </w:tcPr>
          <w:p w:rsidR="00DC21A2" w:rsidRDefault="0091387A" w14:paraId="3731E713" w14:textId="77777777">
            <w:pPr>
              <w:rPr>
                <w:rFonts w:ascii="Calibri" w:hAnsi="Calibri" w:eastAsia="Calibri" w:cs="Calibri"/>
              </w:rPr>
            </w:pPr>
            <w:r>
              <w:rPr>
                <w:rFonts w:ascii="Calibri" w:hAnsi="Calibri" w:eastAsia="Calibri" w:cs="Calibri"/>
              </w:rPr>
              <w:t>Required</w:t>
            </w:r>
          </w:p>
        </w:tc>
        <w:tc>
          <w:tcPr>
            <w:tcW w:w="1230" w:type="dxa"/>
          </w:tcPr>
          <w:p w:rsidR="00DC21A2" w:rsidRDefault="00DC21A2" w14:paraId="107AA730" w14:textId="77777777">
            <w:pPr>
              <w:rPr>
                <w:rFonts w:ascii="Calibri" w:hAnsi="Calibri" w:eastAsia="Calibri" w:cs="Calibri"/>
              </w:rPr>
            </w:pPr>
          </w:p>
        </w:tc>
        <w:tc>
          <w:tcPr>
            <w:tcW w:w="1650" w:type="dxa"/>
          </w:tcPr>
          <w:p w:rsidR="00DC21A2" w:rsidRDefault="00DC21A2" w14:paraId="4C6C8366" w14:textId="77777777">
            <w:pPr>
              <w:rPr>
                <w:rFonts w:ascii="Calibri" w:hAnsi="Calibri" w:eastAsia="Calibri" w:cs="Calibri"/>
                <w:color w:val="FF0000"/>
              </w:rPr>
            </w:pPr>
          </w:p>
        </w:tc>
      </w:tr>
    </w:tbl>
    <w:p w:rsidR="00DC21A2" w:rsidP="4DF41364" w:rsidRDefault="0091387A" w14:paraId="7EF839DB" w14:textId="77777777">
      <w:pPr>
        <w:numPr>
          <w:ilvl w:val="0"/>
          <w:numId w:val="23"/>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If a user enters all valid details and then click sign-up/Register button, it sent a verification code to the email address. Then user accesses the homepage of the travel-o-desk.</w:t>
      </w:r>
    </w:p>
    <w:p w:rsidR="00DC21A2" w:rsidRDefault="0091387A" w14:paraId="13D08976" w14:textId="77777777">
      <w:pPr>
        <w:spacing w:line="240" w:lineRule="auto"/>
        <w:rPr>
          <w:rFonts w:ascii="Calibri" w:hAnsi="Calibri" w:eastAsia="Calibri" w:cs="Calibri"/>
          <w:b/>
          <w:sz w:val="24"/>
          <w:szCs w:val="24"/>
        </w:rPr>
      </w:pPr>
      <w:r>
        <w:rPr>
          <w:rFonts w:ascii="Calibri" w:hAnsi="Calibri" w:eastAsia="Calibri" w:cs="Calibri"/>
          <w:b/>
          <w:sz w:val="24"/>
          <w:szCs w:val="24"/>
        </w:rPr>
        <w:t>Validation:</w:t>
      </w:r>
    </w:p>
    <w:p w:rsidR="00DC21A2" w:rsidP="4DF41364" w:rsidRDefault="0091387A" w14:paraId="423633EE" w14:textId="77777777">
      <w:pPr>
        <w:numPr>
          <w:ilvl w:val="0"/>
          <w:numId w:val="78"/>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First Name - should be only a collection of letters ((A to Z) OR (a to z)). The user shouldn’t enter any numbers, if any, it throws an error message i.e., “Please enter valid first name.” The name should be in between 30 characters.</w:t>
      </w:r>
    </w:p>
    <w:p w:rsidR="00DC21A2" w:rsidP="4DF41364" w:rsidRDefault="0091387A" w14:paraId="347316EA" w14:textId="77777777">
      <w:pPr>
        <w:numPr>
          <w:ilvl w:val="0"/>
          <w:numId w:val="78"/>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Last Name - should be only a collection of letters ((A to Z) OR (a to z)).The user shouldn’t enter any numbers, if any, it throws an error message i.e., “Please enter valid first name.” The name should be in between 30 characters.</w:t>
      </w:r>
    </w:p>
    <w:p w:rsidR="00DC21A2" w:rsidP="4DF41364" w:rsidRDefault="0091387A" w14:paraId="3E42E699" w14:textId="77777777">
      <w:pPr>
        <w:numPr>
          <w:ilvl w:val="0"/>
          <w:numId w:val="78"/>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Email - The email address is in the format of </w:t>
      </w:r>
      <w:hyperlink r:id="rId8">
        <w:r w:rsidRPr="4DF41364" w:rsidR="00DC21A2">
          <w:rPr>
            <w:rFonts w:ascii="Calibri" w:hAnsi="Calibri" w:eastAsia="Calibri" w:cs="Calibri"/>
            <w:color w:val="1155CC"/>
            <w:sz w:val="24"/>
            <w:szCs w:val="24"/>
            <w:u w:val="single"/>
            <w:lang w:val="en-US"/>
          </w:rPr>
          <w:t>abc@xyz.com</w:t>
        </w:r>
      </w:hyperlink>
      <w:r w:rsidRPr="4DF41364">
        <w:rPr>
          <w:rFonts w:ascii="Calibri" w:hAnsi="Calibri" w:eastAsia="Calibri" w:cs="Calibri"/>
          <w:sz w:val="24"/>
          <w:szCs w:val="24"/>
          <w:lang w:val="en-US"/>
        </w:rPr>
        <w:t>. If blank it throws ‘Please enter your email address’.</w:t>
      </w:r>
    </w:p>
    <w:p w:rsidR="00DC21A2" w:rsidRDefault="0091387A" w14:paraId="27956263" w14:textId="77777777">
      <w:pPr>
        <w:numPr>
          <w:ilvl w:val="0"/>
          <w:numId w:val="78"/>
        </w:numPr>
        <w:spacing w:line="240" w:lineRule="auto"/>
        <w:rPr>
          <w:rFonts w:ascii="Calibri" w:hAnsi="Calibri" w:eastAsia="Calibri" w:cs="Calibri"/>
          <w:sz w:val="24"/>
          <w:szCs w:val="24"/>
        </w:rPr>
      </w:pPr>
      <w:r>
        <w:rPr>
          <w:rFonts w:ascii="Calibri" w:hAnsi="Calibri" w:eastAsia="Calibri" w:cs="Calibri"/>
          <w:sz w:val="24"/>
          <w:szCs w:val="24"/>
        </w:rPr>
        <w:t>Mobile Number - Should not allow symbols and letters. If any it shows ‘Please enter valid phone number’</w:t>
      </w:r>
    </w:p>
    <w:p w:rsidR="00DC21A2" w:rsidP="4DF41364" w:rsidRDefault="0091387A" w14:paraId="28EC2B89" w14:textId="77777777">
      <w:pPr>
        <w:numPr>
          <w:ilvl w:val="0"/>
          <w:numId w:val="78"/>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Passport - Foreign people upload the passport pdf or png file.</w:t>
      </w:r>
    </w:p>
    <w:p w:rsidR="00DC21A2" w:rsidP="4DF41364" w:rsidRDefault="0091387A" w14:paraId="074EE9C2" w14:textId="77777777">
      <w:pPr>
        <w:numPr>
          <w:ilvl w:val="0"/>
          <w:numId w:val="78"/>
        </w:numPr>
        <w:spacing w:line="240"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Password - New Password &amp; Confirm Password should be in minimum of 8 characters and a maximum of 12 characters. It should have a minimum of one lower case, one upper case, one number and one special character (!@#$%). </w:t>
      </w:r>
    </w:p>
    <w:p w:rsidR="00DC21A2" w:rsidRDefault="00DC21A2" w14:paraId="796A79C9" w14:textId="77777777">
      <w:pPr>
        <w:spacing w:line="240" w:lineRule="auto"/>
        <w:rPr>
          <w:rFonts w:ascii="Calibri" w:hAnsi="Calibri" w:eastAsia="Calibri" w:cs="Calibri"/>
          <w:sz w:val="24"/>
          <w:szCs w:val="24"/>
        </w:rPr>
      </w:pPr>
    </w:p>
    <w:p w:rsidR="00DC21A2" w:rsidRDefault="00A61111" w14:paraId="04CF0AB6" w14:textId="77777777">
      <w:pPr>
        <w:spacing w:line="240" w:lineRule="auto"/>
        <w:rPr>
          <w:rFonts w:ascii="Calibri" w:hAnsi="Calibri" w:eastAsia="Calibri" w:cs="Calibri"/>
          <w:b/>
          <w:sz w:val="24"/>
          <w:szCs w:val="24"/>
        </w:rPr>
      </w:pPr>
      <w:r>
        <w:rPr>
          <w:rFonts w:ascii="Calibri" w:hAnsi="Calibri" w:eastAsia="Calibri" w:cs="Calibri"/>
          <w:b/>
          <w:sz w:val="24"/>
          <w:szCs w:val="24"/>
        </w:rPr>
        <w:t>10.1.1.6 Forgot Password</w:t>
      </w:r>
    </w:p>
    <w:p w:rsidR="00DC21A2" w:rsidP="42094E3C" w:rsidRDefault="0091387A" w14:paraId="15DA90CE" w14:textId="77777777">
      <w:pPr>
        <w:shd w:val="clear" w:color="auto" w:fill="FFFFFF" w:themeFill="background1"/>
        <w:spacing w:line="215" w:lineRule="auto"/>
        <w:rPr>
          <w:rFonts w:ascii="Calibri" w:hAnsi="Calibri" w:eastAsia="Calibri" w:cs="Calibri"/>
          <w:sz w:val="24"/>
          <w:szCs w:val="24"/>
          <w:lang w:val="en-US"/>
        </w:rPr>
      </w:pPr>
      <w:r w:rsidRPr="42094E3C">
        <w:rPr>
          <w:rFonts w:ascii="Calibri" w:hAnsi="Calibri" w:eastAsia="Calibri" w:cs="Calibri"/>
          <w:sz w:val="24"/>
          <w:szCs w:val="24"/>
          <w:lang w:val="en-US"/>
        </w:rPr>
        <w:t>Users who have forgotten their password, can reset it by answering the OTP received in their email.</w:t>
      </w:r>
    </w:p>
    <w:p w:rsidR="00DC21A2" w:rsidRDefault="00DC21A2" w14:paraId="7CF1FA83" w14:textId="77777777">
      <w:pPr>
        <w:shd w:val="clear" w:color="auto" w:fill="FFFFFF"/>
        <w:spacing w:line="215" w:lineRule="auto"/>
        <w:rPr>
          <w:rFonts w:ascii="Calibri" w:hAnsi="Calibri" w:eastAsia="Calibri" w:cs="Calibri"/>
          <w:sz w:val="24"/>
          <w:szCs w:val="24"/>
        </w:rPr>
      </w:pPr>
    </w:p>
    <w:p w:rsidR="00DC21A2" w:rsidRDefault="0091387A" w14:paraId="6A245EF6" w14:textId="77777777">
      <w:pPr>
        <w:shd w:val="clear" w:color="auto" w:fill="FFFFFF"/>
        <w:spacing w:line="215" w:lineRule="auto"/>
        <w:rPr>
          <w:rFonts w:ascii="Calibri" w:hAnsi="Calibri" w:eastAsia="Calibri" w:cs="Calibri"/>
          <w:sz w:val="24"/>
          <w:szCs w:val="24"/>
        </w:rPr>
      </w:pPr>
      <w:r>
        <w:rPr>
          <w:rFonts w:ascii="Calibri" w:hAnsi="Calibri" w:eastAsia="Calibri" w:cs="Calibri"/>
          <w:b/>
          <w:sz w:val="24"/>
          <w:szCs w:val="24"/>
        </w:rPr>
        <w:t>Step 1:</w:t>
      </w:r>
      <w:r>
        <w:rPr>
          <w:rFonts w:ascii="Calibri" w:hAnsi="Calibri" w:eastAsia="Calibri" w:cs="Calibri"/>
          <w:sz w:val="24"/>
          <w:szCs w:val="24"/>
        </w:rPr>
        <w:t xml:space="preserve"> Generate OTP for Entered Email</w:t>
      </w:r>
    </w:p>
    <w:p w:rsidR="00DC21A2" w:rsidRDefault="00DC21A2" w14:paraId="105BE873" w14:textId="77777777">
      <w:pPr>
        <w:shd w:val="clear" w:color="auto" w:fill="FFFFFF"/>
        <w:spacing w:line="215" w:lineRule="auto"/>
        <w:rPr>
          <w:rFonts w:ascii="Calibri" w:hAnsi="Calibri" w:eastAsia="Calibri" w:cs="Calibri"/>
          <w:sz w:val="24"/>
          <w:szCs w:val="24"/>
        </w:rPr>
      </w:pPr>
    </w:p>
    <w:tbl>
      <w:tblPr>
        <w:tblStyle w:val="afd"/>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80"/>
        <w:gridCol w:w="2340"/>
        <w:gridCol w:w="1560"/>
        <w:gridCol w:w="1560"/>
        <w:gridCol w:w="1560"/>
        <w:gridCol w:w="1560"/>
      </w:tblGrid>
      <w:tr w:rsidR="00DC21A2" w14:paraId="1D6C0039" w14:textId="77777777">
        <w:tc>
          <w:tcPr>
            <w:tcW w:w="780" w:type="dxa"/>
            <w:tcMar>
              <w:top w:w="100" w:type="dxa"/>
              <w:left w:w="100" w:type="dxa"/>
              <w:bottom w:w="100" w:type="dxa"/>
              <w:right w:w="100" w:type="dxa"/>
            </w:tcMar>
          </w:tcPr>
          <w:p w:rsidR="00DC21A2" w:rsidRDefault="0091387A" w14:paraId="30F13887"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S NO</w:t>
            </w:r>
          </w:p>
        </w:tc>
        <w:tc>
          <w:tcPr>
            <w:tcW w:w="2340" w:type="dxa"/>
            <w:tcMar>
              <w:top w:w="100" w:type="dxa"/>
              <w:left w:w="100" w:type="dxa"/>
              <w:bottom w:w="100" w:type="dxa"/>
              <w:right w:w="100" w:type="dxa"/>
            </w:tcMar>
          </w:tcPr>
          <w:p w:rsidR="00DC21A2" w:rsidRDefault="0091387A" w14:paraId="31126816"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Fields</w:t>
            </w:r>
          </w:p>
        </w:tc>
        <w:tc>
          <w:tcPr>
            <w:tcW w:w="1560" w:type="dxa"/>
            <w:tcMar>
              <w:top w:w="100" w:type="dxa"/>
              <w:left w:w="100" w:type="dxa"/>
              <w:bottom w:w="100" w:type="dxa"/>
              <w:right w:w="100" w:type="dxa"/>
            </w:tcMar>
          </w:tcPr>
          <w:p w:rsidR="00DC21A2" w:rsidRDefault="0091387A" w14:paraId="2A2FF40D"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Control</w:t>
            </w:r>
          </w:p>
        </w:tc>
        <w:tc>
          <w:tcPr>
            <w:tcW w:w="1560" w:type="dxa"/>
            <w:tcMar>
              <w:top w:w="100" w:type="dxa"/>
              <w:left w:w="100" w:type="dxa"/>
              <w:bottom w:w="100" w:type="dxa"/>
              <w:right w:w="100" w:type="dxa"/>
            </w:tcMar>
          </w:tcPr>
          <w:p w:rsidR="00DC21A2" w:rsidRDefault="0091387A" w14:paraId="0CB26B52"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Mandatory</w:t>
            </w:r>
          </w:p>
        </w:tc>
        <w:tc>
          <w:tcPr>
            <w:tcW w:w="1560" w:type="dxa"/>
            <w:tcMar>
              <w:top w:w="100" w:type="dxa"/>
              <w:left w:w="100" w:type="dxa"/>
              <w:bottom w:w="100" w:type="dxa"/>
              <w:right w:w="100" w:type="dxa"/>
            </w:tcMar>
          </w:tcPr>
          <w:p w:rsidR="00DC21A2" w:rsidRDefault="0091387A" w14:paraId="33CBDF0A"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Value</w:t>
            </w:r>
          </w:p>
        </w:tc>
        <w:tc>
          <w:tcPr>
            <w:tcW w:w="1560" w:type="dxa"/>
            <w:tcMar>
              <w:top w:w="100" w:type="dxa"/>
              <w:left w:w="100" w:type="dxa"/>
              <w:bottom w:w="100" w:type="dxa"/>
              <w:right w:w="100" w:type="dxa"/>
            </w:tcMar>
          </w:tcPr>
          <w:p w:rsidR="00DC21A2" w:rsidRDefault="0091387A" w14:paraId="2F384997"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Default</w:t>
            </w:r>
          </w:p>
        </w:tc>
      </w:tr>
      <w:tr w:rsidR="00DC21A2" w14:paraId="71B4898F" w14:textId="77777777">
        <w:tc>
          <w:tcPr>
            <w:tcW w:w="780" w:type="dxa"/>
            <w:tcMar>
              <w:top w:w="100" w:type="dxa"/>
              <w:left w:w="100" w:type="dxa"/>
              <w:bottom w:w="100" w:type="dxa"/>
              <w:right w:w="100" w:type="dxa"/>
            </w:tcMar>
          </w:tcPr>
          <w:p w:rsidR="00DC21A2" w:rsidRDefault="0091387A" w14:paraId="5351406E"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1</w:t>
            </w:r>
          </w:p>
        </w:tc>
        <w:tc>
          <w:tcPr>
            <w:tcW w:w="2340" w:type="dxa"/>
            <w:tcMar>
              <w:top w:w="100" w:type="dxa"/>
              <w:left w:w="100" w:type="dxa"/>
              <w:bottom w:w="100" w:type="dxa"/>
              <w:right w:w="100" w:type="dxa"/>
            </w:tcMar>
          </w:tcPr>
          <w:p w:rsidR="00DC21A2" w:rsidRDefault="0091387A" w14:paraId="6F219EDD"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Email</w:t>
            </w:r>
          </w:p>
        </w:tc>
        <w:tc>
          <w:tcPr>
            <w:tcW w:w="1560" w:type="dxa"/>
            <w:tcMar>
              <w:top w:w="100" w:type="dxa"/>
              <w:left w:w="100" w:type="dxa"/>
              <w:bottom w:w="100" w:type="dxa"/>
              <w:right w:w="100" w:type="dxa"/>
            </w:tcMar>
          </w:tcPr>
          <w:p w:rsidR="00DC21A2" w:rsidRDefault="0091387A" w14:paraId="77D87B7E"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470690AD"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61E91915" w14:textId="77777777">
            <w:pPr>
              <w:widowControl w:val="0"/>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46742B79" w14:textId="77777777">
            <w:pPr>
              <w:widowControl w:val="0"/>
              <w:spacing w:line="240" w:lineRule="auto"/>
              <w:rPr>
                <w:rFonts w:ascii="Calibri" w:hAnsi="Calibri" w:eastAsia="Calibri" w:cs="Calibri"/>
                <w:sz w:val="24"/>
                <w:szCs w:val="24"/>
              </w:rPr>
            </w:pPr>
          </w:p>
        </w:tc>
      </w:tr>
      <w:tr w:rsidR="00DC21A2" w14:paraId="0B7077D4" w14:textId="77777777">
        <w:tc>
          <w:tcPr>
            <w:tcW w:w="780" w:type="dxa"/>
            <w:tcMar>
              <w:top w:w="100" w:type="dxa"/>
              <w:left w:w="100" w:type="dxa"/>
              <w:bottom w:w="100" w:type="dxa"/>
              <w:right w:w="100" w:type="dxa"/>
            </w:tcMar>
          </w:tcPr>
          <w:p w:rsidR="00DC21A2" w:rsidRDefault="0091387A" w14:paraId="360E3387"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2</w:t>
            </w:r>
          </w:p>
        </w:tc>
        <w:tc>
          <w:tcPr>
            <w:tcW w:w="2340" w:type="dxa"/>
            <w:tcMar>
              <w:top w:w="100" w:type="dxa"/>
              <w:left w:w="100" w:type="dxa"/>
              <w:bottom w:w="100" w:type="dxa"/>
              <w:right w:w="100" w:type="dxa"/>
            </w:tcMar>
          </w:tcPr>
          <w:p w:rsidR="00DC21A2" w:rsidRDefault="0091387A" w14:paraId="59DB9031"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Generate OTP</w:t>
            </w:r>
          </w:p>
        </w:tc>
        <w:tc>
          <w:tcPr>
            <w:tcW w:w="1560" w:type="dxa"/>
            <w:tcMar>
              <w:top w:w="100" w:type="dxa"/>
              <w:left w:w="100" w:type="dxa"/>
              <w:bottom w:w="100" w:type="dxa"/>
              <w:right w:w="100" w:type="dxa"/>
            </w:tcMar>
          </w:tcPr>
          <w:p w:rsidR="00DC21A2" w:rsidRDefault="0091387A" w14:paraId="573792F2"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Button</w:t>
            </w:r>
          </w:p>
        </w:tc>
        <w:tc>
          <w:tcPr>
            <w:tcW w:w="1560" w:type="dxa"/>
            <w:tcMar>
              <w:top w:w="100" w:type="dxa"/>
              <w:left w:w="100" w:type="dxa"/>
              <w:bottom w:w="100" w:type="dxa"/>
              <w:right w:w="100" w:type="dxa"/>
            </w:tcMar>
          </w:tcPr>
          <w:p w:rsidR="00DC21A2" w:rsidRDefault="00DC21A2" w14:paraId="0A0D4461" w14:textId="77777777">
            <w:pPr>
              <w:widowControl w:val="0"/>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3A04F762" w14:textId="77777777">
            <w:pPr>
              <w:widowControl w:val="0"/>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6B9342A4" w14:textId="77777777">
            <w:pPr>
              <w:widowControl w:val="0"/>
              <w:spacing w:line="240" w:lineRule="auto"/>
              <w:rPr>
                <w:rFonts w:ascii="Calibri" w:hAnsi="Calibri" w:eastAsia="Calibri" w:cs="Calibri"/>
                <w:sz w:val="24"/>
                <w:szCs w:val="24"/>
              </w:rPr>
            </w:pPr>
          </w:p>
        </w:tc>
      </w:tr>
    </w:tbl>
    <w:p w:rsidR="00DC21A2" w:rsidP="4DF41364" w:rsidRDefault="0091387A" w14:paraId="74B1C95E" w14:textId="77777777">
      <w:pPr>
        <w:numPr>
          <w:ilvl w:val="0"/>
          <w:numId w:val="48"/>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Only valid email is permitted to access.</w:t>
      </w:r>
    </w:p>
    <w:p w:rsidR="00DC21A2" w:rsidP="4DF41364" w:rsidRDefault="0091387A" w14:paraId="638714AE" w14:textId="77777777">
      <w:pPr>
        <w:numPr>
          <w:ilvl w:val="0"/>
          <w:numId w:val="48"/>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On clicking generate OTP, the receiver should receive a 9-digit OTP to the particular email.</w:t>
      </w:r>
    </w:p>
    <w:p w:rsidR="00DC21A2" w:rsidP="4DF41364" w:rsidRDefault="0091387A" w14:paraId="50314907" w14:textId="3215131F">
      <w:pPr>
        <w:numPr>
          <w:ilvl w:val="0"/>
          <w:numId w:val="48"/>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OTP - First </w:t>
      </w:r>
      <w:r w:rsidRPr="4DF41364" w:rsidR="003162BF">
        <w:rPr>
          <w:rFonts w:ascii="Calibri" w:hAnsi="Calibri" w:eastAsia="Calibri" w:cs="Calibri"/>
          <w:sz w:val="24"/>
          <w:szCs w:val="24"/>
          <w:lang w:val="en-US"/>
        </w:rPr>
        <w:t>3-digit</w:t>
      </w:r>
      <w:r w:rsidRPr="4DF41364">
        <w:rPr>
          <w:rFonts w:ascii="Calibri" w:hAnsi="Calibri" w:eastAsia="Calibri" w:cs="Calibri"/>
          <w:sz w:val="24"/>
          <w:szCs w:val="24"/>
          <w:lang w:val="en-US"/>
        </w:rPr>
        <w:t xml:space="preserve"> Alphabets, remaining 6 digits numeric.</w:t>
      </w:r>
    </w:p>
    <w:p w:rsidR="00DC21A2" w:rsidP="42094E3C" w:rsidRDefault="0091387A" w14:paraId="0DCB6803" w14:textId="77777777">
      <w:pPr>
        <w:numPr>
          <w:ilvl w:val="0"/>
          <w:numId w:val="48"/>
        </w:numPr>
        <w:shd w:val="clear" w:color="auto" w:fill="FFFFFF" w:themeFill="background1"/>
        <w:spacing w:line="215" w:lineRule="auto"/>
        <w:rPr>
          <w:rFonts w:ascii="Calibri" w:hAnsi="Calibri" w:eastAsia="Calibri" w:cs="Calibri"/>
          <w:sz w:val="24"/>
          <w:szCs w:val="24"/>
          <w:lang w:val="en-US"/>
        </w:rPr>
      </w:pPr>
      <w:r w:rsidRPr="42094E3C">
        <w:rPr>
          <w:rFonts w:ascii="Calibri" w:hAnsi="Calibri" w:eastAsia="Calibri" w:cs="Calibri"/>
          <w:sz w:val="24"/>
          <w:szCs w:val="24"/>
          <w:lang w:val="en-US"/>
        </w:rPr>
        <w:t>In case, the user uses an invalid email or unregistered email. “Please enter registered email” message should be displayed.</w:t>
      </w:r>
    </w:p>
    <w:p w:rsidR="00DC21A2" w:rsidRDefault="00DC21A2" w14:paraId="4F620618" w14:textId="77777777">
      <w:pPr>
        <w:shd w:val="clear" w:color="auto" w:fill="FFFFFF"/>
        <w:spacing w:line="215" w:lineRule="auto"/>
        <w:rPr>
          <w:rFonts w:ascii="Calibri" w:hAnsi="Calibri" w:eastAsia="Calibri" w:cs="Calibri"/>
          <w:sz w:val="24"/>
          <w:szCs w:val="24"/>
        </w:rPr>
      </w:pPr>
    </w:p>
    <w:p w:rsidR="00DC21A2" w:rsidRDefault="0091387A" w14:paraId="7E9099BC" w14:textId="77777777">
      <w:pPr>
        <w:shd w:val="clear" w:color="auto" w:fill="FFFFFF"/>
        <w:spacing w:line="215" w:lineRule="auto"/>
        <w:rPr>
          <w:rFonts w:ascii="Calibri" w:hAnsi="Calibri" w:eastAsia="Calibri" w:cs="Calibri"/>
          <w:sz w:val="24"/>
          <w:szCs w:val="24"/>
        </w:rPr>
      </w:pPr>
      <w:r>
        <w:rPr>
          <w:rFonts w:ascii="Calibri" w:hAnsi="Calibri" w:eastAsia="Calibri" w:cs="Calibri"/>
          <w:b/>
          <w:sz w:val="24"/>
          <w:szCs w:val="24"/>
        </w:rPr>
        <w:t>Step 2</w:t>
      </w:r>
      <w:r>
        <w:rPr>
          <w:rFonts w:ascii="Calibri" w:hAnsi="Calibri" w:eastAsia="Calibri" w:cs="Calibri"/>
          <w:sz w:val="24"/>
          <w:szCs w:val="24"/>
        </w:rPr>
        <w:t>: Verify OTP</w:t>
      </w:r>
    </w:p>
    <w:p w:rsidR="00DC21A2" w:rsidRDefault="00DC21A2" w14:paraId="0C66CB65" w14:textId="77777777">
      <w:pPr>
        <w:shd w:val="clear" w:color="auto" w:fill="FFFFFF"/>
        <w:spacing w:line="215" w:lineRule="auto"/>
        <w:rPr>
          <w:rFonts w:ascii="Calibri" w:hAnsi="Calibri" w:eastAsia="Calibri" w:cs="Calibri"/>
          <w:sz w:val="24"/>
          <w:szCs w:val="24"/>
        </w:rPr>
      </w:pPr>
    </w:p>
    <w:tbl>
      <w:tblPr>
        <w:tblStyle w:val="afe"/>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25"/>
        <w:gridCol w:w="2295"/>
        <w:gridCol w:w="1560"/>
        <w:gridCol w:w="1560"/>
        <w:gridCol w:w="1560"/>
        <w:gridCol w:w="1560"/>
      </w:tblGrid>
      <w:tr w:rsidR="00DC21A2" w14:paraId="034156C9" w14:textId="77777777">
        <w:tc>
          <w:tcPr>
            <w:tcW w:w="825" w:type="dxa"/>
            <w:tcMar>
              <w:top w:w="100" w:type="dxa"/>
              <w:left w:w="100" w:type="dxa"/>
              <w:bottom w:w="100" w:type="dxa"/>
              <w:right w:w="100" w:type="dxa"/>
            </w:tcMar>
          </w:tcPr>
          <w:p w:rsidR="00DC21A2" w:rsidRDefault="0091387A" w14:paraId="5E958C2D"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S NO</w:t>
            </w:r>
          </w:p>
        </w:tc>
        <w:tc>
          <w:tcPr>
            <w:tcW w:w="2295" w:type="dxa"/>
            <w:tcMar>
              <w:top w:w="100" w:type="dxa"/>
              <w:left w:w="100" w:type="dxa"/>
              <w:bottom w:w="100" w:type="dxa"/>
              <w:right w:w="100" w:type="dxa"/>
            </w:tcMar>
          </w:tcPr>
          <w:p w:rsidR="00DC21A2" w:rsidRDefault="0091387A" w14:paraId="2A2F73D0"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Fields</w:t>
            </w:r>
          </w:p>
        </w:tc>
        <w:tc>
          <w:tcPr>
            <w:tcW w:w="1560" w:type="dxa"/>
            <w:tcMar>
              <w:top w:w="100" w:type="dxa"/>
              <w:left w:w="100" w:type="dxa"/>
              <w:bottom w:w="100" w:type="dxa"/>
              <w:right w:w="100" w:type="dxa"/>
            </w:tcMar>
          </w:tcPr>
          <w:p w:rsidR="00DC21A2" w:rsidRDefault="0091387A" w14:paraId="797AC7C1"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Control</w:t>
            </w:r>
          </w:p>
        </w:tc>
        <w:tc>
          <w:tcPr>
            <w:tcW w:w="1560" w:type="dxa"/>
            <w:tcMar>
              <w:top w:w="100" w:type="dxa"/>
              <w:left w:w="100" w:type="dxa"/>
              <w:bottom w:w="100" w:type="dxa"/>
              <w:right w:w="100" w:type="dxa"/>
            </w:tcMar>
          </w:tcPr>
          <w:p w:rsidR="00DC21A2" w:rsidRDefault="0091387A" w14:paraId="764E251B"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Mandatory</w:t>
            </w:r>
          </w:p>
        </w:tc>
        <w:tc>
          <w:tcPr>
            <w:tcW w:w="1560" w:type="dxa"/>
            <w:tcMar>
              <w:top w:w="100" w:type="dxa"/>
              <w:left w:w="100" w:type="dxa"/>
              <w:bottom w:w="100" w:type="dxa"/>
              <w:right w:w="100" w:type="dxa"/>
            </w:tcMar>
          </w:tcPr>
          <w:p w:rsidR="00DC21A2" w:rsidRDefault="0091387A" w14:paraId="2EF26F86"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Value</w:t>
            </w:r>
          </w:p>
        </w:tc>
        <w:tc>
          <w:tcPr>
            <w:tcW w:w="1560" w:type="dxa"/>
            <w:tcMar>
              <w:top w:w="100" w:type="dxa"/>
              <w:left w:w="100" w:type="dxa"/>
              <w:bottom w:w="100" w:type="dxa"/>
              <w:right w:w="100" w:type="dxa"/>
            </w:tcMar>
          </w:tcPr>
          <w:p w:rsidR="00DC21A2" w:rsidRDefault="0091387A" w14:paraId="25AD451E"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Default</w:t>
            </w:r>
          </w:p>
        </w:tc>
      </w:tr>
      <w:tr w:rsidR="00DC21A2" w14:paraId="3C746504" w14:textId="77777777">
        <w:tc>
          <w:tcPr>
            <w:tcW w:w="825" w:type="dxa"/>
            <w:tcMar>
              <w:top w:w="100" w:type="dxa"/>
              <w:left w:w="100" w:type="dxa"/>
              <w:bottom w:w="100" w:type="dxa"/>
              <w:right w:w="100" w:type="dxa"/>
            </w:tcMar>
          </w:tcPr>
          <w:p w:rsidR="00DC21A2" w:rsidRDefault="0091387A" w14:paraId="7CAB0A0C"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1</w:t>
            </w:r>
          </w:p>
        </w:tc>
        <w:tc>
          <w:tcPr>
            <w:tcW w:w="2295" w:type="dxa"/>
            <w:tcMar>
              <w:top w:w="100" w:type="dxa"/>
              <w:left w:w="100" w:type="dxa"/>
              <w:bottom w:w="100" w:type="dxa"/>
              <w:right w:w="100" w:type="dxa"/>
            </w:tcMar>
          </w:tcPr>
          <w:p w:rsidR="00DC21A2" w:rsidRDefault="0091387A" w14:paraId="48AD74EF"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OTP</w:t>
            </w:r>
          </w:p>
        </w:tc>
        <w:tc>
          <w:tcPr>
            <w:tcW w:w="1560" w:type="dxa"/>
            <w:tcMar>
              <w:top w:w="100" w:type="dxa"/>
              <w:left w:w="100" w:type="dxa"/>
              <w:bottom w:w="100" w:type="dxa"/>
              <w:right w:w="100" w:type="dxa"/>
            </w:tcMar>
          </w:tcPr>
          <w:p w:rsidR="00DC21A2" w:rsidRDefault="0091387A" w14:paraId="416BC812"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Text box</w:t>
            </w:r>
          </w:p>
        </w:tc>
        <w:tc>
          <w:tcPr>
            <w:tcW w:w="1560" w:type="dxa"/>
            <w:tcMar>
              <w:top w:w="100" w:type="dxa"/>
              <w:left w:w="100" w:type="dxa"/>
              <w:bottom w:w="100" w:type="dxa"/>
              <w:right w:w="100" w:type="dxa"/>
            </w:tcMar>
          </w:tcPr>
          <w:p w:rsidR="00DC21A2" w:rsidRDefault="0091387A" w14:paraId="5EE72CCF"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560" w:type="dxa"/>
            <w:tcMar>
              <w:top w:w="100" w:type="dxa"/>
              <w:left w:w="100" w:type="dxa"/>
              <w:bottom w:w="100" w:type="dxa"/>
              <w:right w:w="100" w:type="dxa"/>
            </w:tcMar>
          </w:tcPr>
          <w:p w:rsidR="00DC21A2" w:rsidRDefault="00DC21A2" w14:paraId="65AEEBF8" w14:textId="77777777">
            <w:pPr>
              <w:widowControl w:val="0"/>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029F8315" w14:textId="77777777">
            <w:pPr>
              <w:widowControl w:val="0"/>
              <w:spacing w:line="240" w:lineRule="auto"/>
              <w:rPr>
                <w:rFonts w:ascii="Calibri" w:hAnsi="Calibri" w:eastAsia="Calibri" w:cs="Calibri"/>
                <w:sz w:val="24"/>
                <w:szCs w:val="24"/>
              </w:rPr>
            </w:pPr>
          </w:p>
        </w:tc>
      </w:tr>
      <w:tr w:rsidR="00DC21A2" w14:paraId="0C27F848" w14:textId="77777777">
        <w:tc>
          <w:tcPr>
            <w:tcW w:w="825" w:type="dxa"/>
            <w:tcMar>
              <w:top w:w="100" w:type="dxa"/>
              <w:left w:w="100" w:type="dxa"/>
              <w:bottom w:w="100" w:type="dxa"/>
              <w:right w:w="100" w:type="dxa"/>
            </w:tcMar>
          </w:tcPr>
          <w:p w:rsidR="00DC21A2" w:rsidRDefault="0091387A" w14:paraId="5854209F"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2</w:t>
            </w:r>
          </w:p>
        </w:tc>
        <w:tc>
          <w:tcPr>
            <w:tcW w:w="2295" w:type="dxa"/>
            <w:tcMar>
              <w:top w:w="100" w:type="dxa"/>
              <w:left w:w="100" w:type="dxa"/>
              <w:bottom w:w="100" w:type="dxa"/>
              <w:right w:w="100" w:type="dxa"/>
            </w:tcMar>
          </w:tcPr>
          <w:p w:rsidR="00DC21A2" w:rsidRDefault="0091387A" w14:paraId="2E746042"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Verify OTP</w:t>
            </w:r>
          </w:p>
        </w:tc>
        <w:tc>
          <w:tcPr>
            <w:tcW w:w="1560" w:type="dxa"/>
            <w:tcMar>
              <w:top w:w="100" w:type="dxa"/>
              <w:left w:w="100" w:type="dxa"/>
              <w:bottom w:w="100" w:type="dxa"/>
              <w:right w:w="100" w:type="dxa"/>
            </w:tcMar>
          </w:tcPr>
          <w:p w:rsidR="00DC21A2" w:rsidRDefault="0091387A" w14:paraId="419D9E6A"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Button</w:t>
            </w:r>
          </w:p>
        </w:tc>
        <w:tc>
          <w:tcPr>
            <w:tcW w:w="1560" w:type="dxa"/>
            <w:tcMar>
              <w:top w:w="100" w:type="dxa"/>
              <w:left w:w="100" w:type="dxa"/>
              <w:bottom w:w="100" w:type="dxa"/>
              <w:right w:w="100" w:type="dxa"/>
            </w:tcMar>
          </w:tcPr>
          <w:p w:rsidR="00DC21A2" w:rsidRDefault="00DC21A2" w14:paraId="56D32B90" w14:textId="77777777">
            <w:pPr>
              <w:widowControl w:val="0"/>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7E3B1218" w14:textId="77777777">
            <w:pPr>
              <w:widowControl w:val="0"/>
              <w:spacing w:line="240" w:lineRule="auto"/>
              <w:rPr>
                <w:rFonts w:ascii="Calibri" w:hAnsi="Calibri" w:eastAsia="Calibri" w:cs="Calibri"/>
                <w:sz w:val="24"/>
                <w:szCs w:val="24"/>
              </w:rPr>
            </w:pPr>
          </w:p>
        </w:tc>
        <w:tc>
          <w:tcPr>
            <w:tcW w:w="1560" w:type="dxa"/>
            <w:tcMar>
              <w:top w:w="100" w:type="dxa"/>
              <w:left w:w="100" w:type="dxa"/>
              <w:bottom w:w="100" w:type="dxa"/>
              <w:right w:w="100" w:type="dxa"/>
            </w:tcMar>
          </w:tcPr>
          <w:p w:rsidR="00DC21A2" w:rsidRDefault="00DC21A2" w14:paraId="3B321A4E" w14:textId="77777777">
            <w:pPr>
              <w:widowControl w:val="0"/>
              <w:spacing w:line="240" w:lineRule="auto"/>
              <w:rPr>
                <w:rFonts w:ascii="Calibri" w:hAnsi="Calibri" w:eastAsia="Calibri" w:cs="Calibri"/>
                <w:sz w:val="24"/>
                <w:szCs w:val="24"/>
              </w:rPr>
            </w:pPr>
          </w:p>
        </w:tc>
      </w:tr>
    </w:tbl>
    <w:p w:rsidR="00DC21A2" w:rsidP="42094E3C" w:rsidRDefault="0091387A" w14:paraId="746CA2BE" w14:textId="77777777">
      <w:pPr>
        <w:numPr>
          <w:ilvl w:val="0"/>
          <w:numId w:val="22"/>
        </w:numPr>
        <w:shd w:val="clear" w:color="auto" w:fill="FFFFFF" w:themeFill="background1"/>
        <w:spacing w:line="215" w:lineRule="auto"/>
        <w:rPr>
          <w:rFonts w:ascii="Calibri" w:hAnsi="Calibri" w:eastAsia="Calibri" w:cs="Calibri"/>
          <w:sz w:val="24"/>
          <w:szCs w:val="24"/>
          <w:lang w:val="en-US"/>
        </w:rPr>
      </w:pPr>
      <w:r w:rsidRPr="42094E3C">
        <w:rPr>
          <w:rFonts w:ascii="Calibri" w:hAnsi="Calibri" w:eastAsia="Calibri" w:cs="Calibri"/>
          <w:sz w:val="24"/>
          <w:szCs w:val="24"/>
          <w:lang w:val="en-US"/>
        </w:rPr>
        <w:t>By default, 3 alphabets should be displayed.</w:t>
      </w:r>
    </w:p>
    <w:p w:rsidR="00DC21A2" w:rsidP="4DF41364" w:rsidRDefault="0091387A" w14:paraId="06AC42E5" w14:textId="77777777">
      <w:pPr>
        <w:numPr>
          <w:ilvl w:val="0"/>
          <w:numId w:val="22"/>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The user has to input 6 numeric characters.</w:t>
      </w:r>
    </w:p>
    <w:p w:rsidR="00DC21A2" w:rsidP="4DF41364" w:rsidRDefault="0091387A" w14:paraId="198F0603" w14:textId="77777777">
      <w:pPr>
        <w:numPr>
          <w:ilvl w:val="0"/>
          <w:numId w:val="22"/>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The timer has to run for 90 seconds resend the OTP link has to be enabled automatically.</w:t>
      </w:r>
    </w:p>
    <w:p w:rsidR="00DC21A2" w:rsidP="4DF41364" w:rsidRDefault="0091387A" w14:paraId="1EE66B1F" w14:textId="43709F0D">
      <w:pPr>
        <w:numPr>
          <w:ilvl w:val="0"/>
          <w:numId w:val="22"/>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If </w:t>
      </w:r>
      <w:r w:rsidRPr="4DF41364" w:rsidR="003162BF">
        <w:rPr>
          <w:rFonts w:ascii="Calibri" w:hAnsi="Calibri" w:eastAsia="Calibri" w:cs="Calibri"/>
          <w:sz w:val="24"/>
          <w:szCs w:val="24"/>
          <w:lang w:val="en-US"/>
        </w:rPr>
        <w:t>user clicks</w:t>
      </w:r>
      <w:r w:rsidRPr="4DF41364">
        <w:rPr>
          <w:rFonts w:ascii="Calibri" w:hAnsi="Calibri" w:eastAsia="Calibri" w:cs="Calibri"/>
          <w:sz w:val="24"/>
          <w:szCs w:val="24"/>
          <w:lang w:val="en-US"/>
        </w:rPr>
        <w:t xml:space="preserve"> resend OTP again, the receiver should receive a 9-digit OTP to the particular email.</w:t>
      </w:r>
    </w:p>
    <w:p w:rsidR="00DC21A2" w:rsidP="4DF41364" w:rsidRDefault="0091387A" w14:paraId="08A8496D" w14:textId="59E28CC5">
      <w:pPr>
        <w:numPr>
          <w:ilvl w:val="0"/>
          <w:numId w:val="22"/>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OTP - first </w:t>
      </w:r>
      <w:r w:rsidRPr="4DF41364" w:rsidR="003162BF">
        <w:rPr>
          <w:rFonts w:ascii="Calibri" w:hAnsi="Calibri" w:eastAsia="Calibri" w:cs="Calibri"/>
          <w:sz w:val="24"/>
          <w:szCs w:val="24"/>
          <w:lang w:val="en-US"/>
        </w:rPr>
        <w:t>3-digit</w:t>
      </w:r>
      <w:r w:rsidRPr="4DF41364">
        <w:rPr>
          <w:rFonts w:ascii="Calibri" w:hAnsi="Calibri" w:eastAsia="Calibri" w:cs="Calibri"/>
          <w:sz w:val="24"/>
          <w:szCs w:val="24"/>
          <w:lang w:val="en-US"/>
        </w:rPr>
        <w:t xml:space="preserve"> Alphabets, remaining 6 digits numeric.</w:t>
      </w:r>
    </w:p>
    <w:p w:rsidR="00DC21A2" w:rsidP="4DF41364" w:rsidRDefault="0091387A" w14:paraId="3B1580D0" w14:textId="0E469A65">
      <w:pPr>
        <w:numPr>
          <w:ilvl w:val="0"/>
          <w:numId w:val="22"/>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 xml:space="preserve">If </w:t>
      </w:r>
      <w:r w:rsidRPr="4DF41364" w:rsidR="003162BF">
        <w:rPr>
          <w:rFonts w:ascii="Calibri" w:hAnsi="Calibri" w:eastAsia="Calibri" w:cs="Calibri"/>
          <w:sz w:val="24"/>
          <w:szCs w:val="24"/>
          <w:lang w:val="en-US"/>
        </w:rPr>
        <w:t>user clicks</w:t>
      </w:r>
      <w:r w:rsidRPr="4DF41364">
        <w:rPr>
          <w:rFonts w:ascii="Calibri" w:hAnsi="Calibri" w:eastAsia="Calibri" w:cs="Calibri"/>
          <w:sz w:val="24"/>
          <w:szCs w:val="24"/>
          <w:lang w:val="en-US"/>
        </w:rPr>
        <w:t xml:space="preserve"> verify OTP, it has to verify the OTP against the email. On successful verification, show the message “OTP verified successfully” and redirect to the password page. On failure, “OTP is invalid”.</w:t>
      </w:r>
    </w:p>
    <w:p w:rsidR="00DC21A2" w:rsidRDefault="00DC21A2" w14:paraId="42FB7777" w14:textId="77777777">
      <w:pPr>
        <w:shd w:val="clear" w:color="auto" w:fill="FFFFFF"/>
        <w:spacing w:line="215" w:lineRule="auto"/>
        <w:rPr>
          <w:rFonts w:ascii="Calibri" w:hAnsi="Calibri" w:eastAsia="Calibri" w:cs="Calibri"/>
          <w:sz w:val="24"/>
          <w:szCs w:val="24"/>
        </w:rPr>
      </w:pPr>
    </w:p>
    <w:p w:rsidR="00DC21A2" w:rsidRDefault="0091387A" w14:paraId="4422EA25" w14:textId="77777777">
      <w:pPr>
        <w:shd w:val="clear" w:color="auto" w:fill="FFFFFF"/>
        <w:spacing w:line="215" w:lineRule="auto"/>
        <w:rPr>
          <w:rFonts w:ascii="Calibri" w:hAnsi="Calibri" w:eastAsia="Calibri" w:cs="Calibri"/>
          <w:sz w:val="24"/>
          <w:szCs w:val="24"/>
        </w:rPr>
      </w:pPr>
      <w:r w:rsidRPr="00577EBD">
        <w:rPr>
          <w:rFonts w:ascii="Calibri" w:hAnsi="Calibri" w:eastAsia="Calibri" w:cs="Calibri"/>
          <w:b/>
          <w:bCs/>
          <w:sz w:val="24"/>
          <w:szCs w:val="24"/>
        </w:rPr>
        <w:t>Step 3</w:t>
      </w:r>
      <w:r>
        <w:rPr>
          <w:rFonts w:ascii="Calibri" w:hAnsi="Calibri" w:eastAsia="Calibri" w:cs="Calibri"/>
          <w:sz w:val="24"/>
          <w:szCs w:val="24"/>
        </w:rPr>
        <w:t>: Get a New Password from the user</w:t>
      </w:r>
    </w:p>
    <w:p w:rsidR="00DC21A2" w:rsidRDefault="00DC21A2" w14:paraId="0A7D6616" w14:textId="77777777">
      <w:pPr>
        <w:shd w:val="clear" w:color="auto" w:fill="FFFFFF"/>
        <w:spacing w:line="215" w:lineRule="auto"/>
        <w:rPr>
          <w:rFonts w:ascii="Calibri" w:hAnsi="Calibri" w:eastAsia="Calibri" w:cs="Calibri"/>
          <w:sz w:val="24"/>
          <w:szCs w:val="24"/>
        </w:rPr>
      </w:pPr>
    </w:p>
    <w:tbl>
      <w:tblPr>
        <w:tblStyle w:val="aff"/>
        <w:tblW w:w="94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95"/>
        <w:gridCol w:w="2325"/>
        <w:gridCol w:w="1305"/>
        <w:gridCol w:w="1830"/>
        <w:gridCol w:w="1095"/>
        <w:gridCol w:w="2115"/>
      </w:tblGrid>
      <w:tr w:rsidR="00DC21A2" w14:paraId="641E0F8A" w14:textId="77777777">
        <w:tc>
          <w:tcPr>
            <w:tcW w:w="795" w:type="dxa"/>
            <w:tcMar>
              <w:top w:w="100" w:type="dxa"/>
              <w:left w:w="100" w:type="dxa"/>
              <w:bottom w:w="100" w:type="dxa"/>
              <w:right w:w="100" w:type="dxa"/>
            </w:tcMar>
          </w:tcPr>
          <w:p w:rsidR="00DC21A2" w:rsidRDefault="0091387A" w14:paraId="07C208E7"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S NO</w:t>
            </w:r>
          </w:p>
        </w:tc>
        <w:tc>
          <w:tcPr>
            <w:tcW w:w="2325" w:type="dxa"/>
            <w:tcMar>
              <w:top w:w="100" w:type="dxa"/>
              <w:left w:w="100" w:type="dxa"/>
              <w:bottom w:w="100" w:type="dxa"/>
              <w:right w:w="100" w:type="dxa"/>
            </w:tcMar>
          </w:tcPr>
          <w:p w:rsidR="00DC21A2" w:rsidRDefault="0091387A" w14:paraId="39DC2E28"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Fields</w:t>
            </w:r>
          </w:p>
        </w:tc>
        <w:tc>
          <w:tcPr>
            <w:tcW w:w="1305" w:type="dxa"/>
            <w:tcMar>
              <w:top w:w="100" w:type="dxa"/>
              <w:left w:w="100" w:type="dxa"/>
              <w:bottom w:w="100" w:type="dxa"/>
              <w:right w:w="100" w:type="dxa"/>
            </w:tcMar>
          </w:tcPr>
          <w:p w:rsidR="00DC21A2" w:rsidRDefault="0091387A" w14:paraId="4EE37CC3"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Control</w:t>
            </w:r>
          </w:p>
        </w:tc>
        <w:tc>
          <w:tcPr>
            <w:tcW w:w="1830" w:type="dxa"/>
            <w:tcMar>
              <w:top w:w="100" w:type="dxa"/>
              <w:left w:w="100" w:type="dxa"/>
              <w:bottom w:w="100" w:type="dxa"/>
              <w:right w:w="100" w:type="dxa"/>
            </w:tcMar>
          </w:tcPr>
          <w:p w:rsidR="00DC21A2" w:rsidRDefault="0091387A" w14:paraId="08362294"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Mandatory</w:t>
            </w:r>
          </w:p>
        </w:tc>
        <w:tc>
          <w:tcPr>
            <w:tcW w:w="1095" w:type="dxa"/>
            <w:tcMar>
              <w:top w:w="100" w:type="dxa"/>
              <w:left w:w="100" w:type="dxa"/>
              <w:bottom w:w="100" w:type="dxa"/>
              <w:right w:w="100" w:type="dxa"/>
            </w:tcMar>
          </w:tcPr>
          <w:p w:rsidR="00DC21A2" w:rsidRDefault="0091387A" w14:paraId="1FD94429"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Value</w:t>
            </w:r>
          </w:p>
        </w:tc>
        <w:tc>
          <w:tcPr>
            <w:tcW w:w="2115" w:type="dxa"/>
            <w:tcMar>
              <w:top w:w="100" w:type="dxa"/>
              <w:left w:w="100" w:type="dxa"/>
              <w:bottom w:w="100" w:type="dxa"/>
              <w:right w:w="100" w:type="dxa"/>
            </w:tcMar>
          </w:tcPr>
          <w:p w:rsidR="00DC21A2" w:rsidRDefault="0091387A" w14:paraId="6D189BCE"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Default Value</w:t>
            </w:r>
          </w:p>
        </w:tc>
      </w:tr>
      <w:tr w:rsidR="00DC21A2" w14:paraId="3A411D77" w14:textId="77777777">
        <w:tc>
          <w:tcPr>
            <w:tcW w:w="795" w:type="dxa"/>
            <w:tcMar>
              <w:top w:w="100" w:type="dxa"/>
              <w:left w:w="100" w:type="dxa"/>
              <w:bottom w:w="100" w:type="dxa"/>
              <w:right w:w="100" w:type="dxa"/>
            </w:tcMar>
          </w:tcPr>
          <w:p w:rsidR="00DC21A2" w:rsidRDefault="0091387A" w14:paraId="70471BF0"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1</w:t>
            </w:r>
          </w:p>
        </w:tc>
        <w:tc>
          <w:tcPr>
            <w:tcW w:w="2325" w:type="dxa"/>
            <w:tcMar>
              <w:top w:w="100" w:type="dxa"/>
              <w:left w:w="100" w:type="dxa"/>
              <w:bottom w:w="100" w:type="dxa"/>
              <w:right w:w="100" w:type="dxa"/>
            </w:tcMar>
          </w:tcPr>
          <w:p w:rsidR="00DC21A2" w:rsidRDefault="0091387A" w14:paraId="7307BB39"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New Password</w:t>
            </w:r>
          </w:p>
        </w:tc>
        <w:tc>
          <w:tcPr>
            <w:tcW w:w="1305" w:type="dxa"/>
            <w:tcMar>
              <w:top w:w="100" w:type="dxa"/>
              <w:left w:w="100" w:type="dxa"/>
              <w:bottom w:w="100" w:type="dxa"/>
              <w:right w:w="100" w:type="dxa"/>
            </w:tcMar>
          </w:tcPr>
          <w:p w:rsidR="00DC21A2" w:rsidRDefault="0091387A" w14:paraId="0AA66F6C"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Text box</w:t>
            </w:r>
          </w:p>
        </w:tc>
        <w:tc>
          <w:tcPr>
            <w:tcW w:w="1830" w:type="dxa"/>
            <w:tcMar>
              <w:top w:w="100" w:type="dxa"/>
              <w:left w:w="100" w:type="dxa"/>
              <w:bottom w:w="100" w:type="dxa"/>
              <w:right w:w="100" w:type="dxa"/>
            </w:tcMar>
          </w:tcPr>
          <w:p w:rsidR="00DC21A2" w:rsidRDefault="0091387A" w14:paraId="2E0D4380"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095" w:type="dxa"/>
            <w:tcMar>
              <w:top w:w="100" w:type="dxa"/>
              <w:left w:w="100" w:type="dxa"/>
              <w:bottom w:w="100" w:type="dxa"/>
              <w:right w:w="100" w:type="dxa"/>
            </w:tcMar>
          </w:tcPr>
          <w:p w:rsidR="00DC21A2" w:rsidRDefault="00DC21A2" w14:paraId="4DE340FE" w14:textId="77777777">
            <w:pPr>
              <w:widowControl w:val="0"/>
              <w:spacing w:line="240" w:lineRule="auto"/>
              <w:rPr>
                <w:rFonts w:ascii="Calibri" w:hAnsi="Calibri" w:eastAsia="Calibri" w:cs="Calibri"/>
                <w:sz w:val="24"/>
                <w:szCs w:val="24"/>
              </w:rPr>
            </w:pPr>
          </w:p>
        </w:tc>
        <w:tc>
          <w:tcPr>
            <w:tcW w:w="2115" w:type="dxa"/>
            <w:tcMar>
              <w:top w:w="100" w:type="dxa"/>
              <w:left w:w="100" w:type="dxa"/>
              <w:bottom w:w="100" w:type="dxa"/>
              <w:right w:w="100" w:type="dxa"/>
            </w:tcMar>
          </w:tcPr>
          <w:p w:rsidR="00DC21A2" w:rsidRDefault="00DC21A2" w14:paraId="224132A8" w14:textId="77777777">
            <w:pPr>
              <w:widowControl w:val="0"/>
              <w:spacing w:line="240" w:lineRule="auto"/>
              <w:rPr>
                <w:rFonts w:ascii="Calibri" w:hAnsi="Calibri" w:eastAsia="Calibri" w:cs="Calibri"/>
                <w:sz w:val="24"/>
                <w:szCs w:val="24"/>
              </w:rPr>
            </w:pPr>
          </w:p>
        </w:tc>
      </w:tr>
      <w:tr w:rsidR="00DC21A2" w14:paraId="05900C8F" w14:textId="77777777">
        <w:tc>
          <w:tcPr>
            <w:tcW w:w="795" w:type="dxa"/>
            <w:tcMar>
              <w:top w:w="100" w:type="dxa"/>
              <w:left w:w="100" w:type="dxa"/>
              <w:bottom w:w="100" w:type="dxa"/>
              <w:right w:w="100" w:type="dxa"/>
            </w:tcMar>
          </w:tcPr>
          <w:p w:rsidR="00DC21A2" w:rsidRDefault="0091387A" w14:paraId="6F142E2D"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2</w:t>
            </w:r>
          </w:p>
        </w:tc>
        <w:tc>
          <w:tcPr>
            <w:tcW w:w="2325" w:type="dxa"/>
            <w:tcMar>
              <w:top w:w="100" w:type="dxa"/>
              <w:left w:w="100" w:type="dxa"/>
              <w:bottom w:w="100" w:type="dxa"/>
              <w:right w:w="100" w:type="dxa"/>
            </w:tcMar>
          </w:tcPr>
          <w:p w:rsidR="00DC21A2" w:rsidRDefault="0091387A" w14:paraId="743C6D47"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Confirm Password</w:t>
            </w:r>
          </w:p>
        </w:tc>
        <w:tc>
          <w:tcPr>
            <w:tcW w:w="1305" w:type="dxa"/>
            <w:tcMar>
              <w:top w:w="100" w:type="dxa"/>
              <w:left w:w="100" w:type="dxa"/>
              <w:bottom w:w="100" w:type="dxa"/>
              <w:right w:w="100" w:type="dxa"/>
            </w:tcMar>
          </w:tcPr>
          <w:p w:rsidR="00DC21A2" w:rsidRDefault="0091387A" w14:paraId="4D394397"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Text box</w:t>
            </w:r>
          </w:p>
        </w:tc>
        <w:tc>
          <w:tcPr>
            <w:tcW w:w="1830" w:type="dxa"/>
            <w:tcMar>
              <w:top w:w="100" w:type="dxa"/>
              <w:left w:w="100" w:type="dxa"/>
              <w:bottom w:w="100" w:type="dxa"/>
              <w:right w:w="100" w:type="dxa"/>
            </w:tcMar>
          </w:tcPr>
          <w:p w:rsidR="00DC21A2" w:rsidRDefault="0091387A" w14:paraId="28E2C901"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Required</w:t>
            </w:r>
          </w:p>
        </w:tc>
        <w:tc>
          <w:tcPr>
            <w:tcW w:w="1095" w:type="dxa"/>
            <w:tcMar>
              <w:top w:w="100" w:type="dxa"/>
              <w:left w:w="100" w:type="dxa"/>
              <w:bottom w:w="100" w:type="dxa"/>
              <w:right w:w="100" w:type="dxa"/>
            </w:tcMar>
          </w:tcPr>
          <w:p w:rsidR="00DC21A2" w:rsidRDefault="00DC21A2" w14:paraId="1F45FA57" w14:textId="77777777">
            <w:pPr>
              <w:widowControl w:val="0"/>
              <w:spacing w:line="240" w:lineRule="auto"/>
              <w:rPr>
                <w:rFonts w:ascii="Calibri" w:hAnsi="Calibri" w:eastAsia="Calibri" w:cs="Calibri"/>
                <w:sz w:val="24"/>
                <w:szCs w:val="24"/>
              </w:rPr>
            </w:pPr>
          </w:p>
        </w:tc>
        <w:tc>
          <w:tcPr>
            <w:tcW w:w="2115" w:type="dxa"/>
            <w:tcMar>
              <w:top w:w="100" w:type="dxa"/>
              <w:left w:w="100" w:type="dxa"/>
              <w:bottom w:w="100" w:type="dxa"/>
              <w:right w:w="100" w:type="dxa"/>
            </w:tcMar>
          </w:tcPr>
          <w:p w:rsidR="00DC21A2" w:rsidRDefault="00DC21A2" w14:paraId="5AA1A050" w14:textId="77777777">
            <w:pPr>
              <w:widowControl w:val="0"/>
              <w:spacing w:line="240" w:lineRule="auto"/>
              <w:rPr>
                <w:rFonts w:ascii="Calibri" w:hAnsi="Calibri" w:eastAsia="Calibri" w:cs="Calibri"/>
                <w:sz w:val="24"/>
                <w:szCs w:val="24"/>
              </w:rPr>
            </w:pPr>
          </w:p>
        </w:tc>
      </w:tr>
      <w:tr w:rsidR="00DC21A2" w14:paraId="4DED866C" w14:textId="77777777">
        <w:tc>
          <w:tcPr>
            <w:tcW w:w="795" w:type="dxa"/>
            <w:tcMar>
              <w:top w:w="100" w:type="dxa"/>
              <w:left w:w="100" w:type="dxa"/>
              <w:bottom w:w="100" w:type="dxa"/>
              <w:right w:w="100" w:type="dxa"/>
            </w:tcMar>
          </w:tcPr>
          <w:p w:rsidR="00DC21A2" w:rsidRDefault="0091387A" w14:paraId="023E8838"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3</w:t>
            </w:r>
          </w:p>
        </w:tc>
        <w:tc>
          <w:tcPr>
            <w:tcW w:w="2325" w:type="dxa"/>
            <w:tcMar>
              <w:top w:w="100" w:type="dxa"/>
              <w:left w:w="100" w:type="dxa"/>
              <w:bottom w:w="100" w:type="dxa"/>
              <w:right w:w="100" w:type="dxa"/>
            </w:tcMar>
          </w:tcPr>
          <w:p w:rsidR="00DC21A2" w:rsidRDefault="0091387A" w14:paraId="33FC7DA6"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Change Password</w:t>
            </w:r>
          </w:p>
        </w:tc>
        <w:tc>
          <w:tcPr>
            <w:tcW w:w="1305" w:type="dxa"/>
            <w:tcMar>
              <w:top w:w="100" w:type="dxa"/>
              <w:left w:w="100" w:type="dxa"/>
              <w:bottom w:w="100" w:type="dxa"/>
              <w:right w:w="100" w:type="dxa"/>
            </w:tcMar>
          </w:tcPr>
          <w:p w:rsidR="00DC21A2" w:rsidRDefault="0091387A" w14:paraId="786D10B6" w14:textId="77777777">
            <w:pPr>
              <w:widowControl w:val="0"/>
              <w:spacing w:line="240" w:lineRule="auto"/>
              <w:rPr>
                <w:rFonts w:ascii="Calibri" w:hAnsi="Calibri" w:eastAsia="Calibri" w:cs="Calibri"/>
                <w:sz w:val="24"/>
                <w:szCs w:val="24"/>
              </w:rPr>
            </w:pPr>
            <w:r>
              <w:rPr>
                <w:rFonts w:ascii="Calibri" w:hAnsi="Calibri" w:eastAsia="Calibri" w:cs="Calibri"/>
                <w:sz w:val="24"/>
                <w:szCs w:val="24"/>
              </w:rPr>
              <w:t>Button</w:t>
            </w:r>
          </w:p>
        </w:tc>
        <w:tc>
          <w:tcPr>
            <w:tcW w:w="1830" w:type="dxa"/>
            <w:tcMar>
              <w:top w:w="100" w:type="dxa"/>
              <w:left w:w="100" w:type="dxa"/>
              <w:bottom w:w="100" w:type="dxa"/>
              <w:right w:w="100" w:type="dxa"/>
            </w:tcMar>
          </w:tcPr>
          <w:p w:rsidR="00DC21A2" w:rsidRDefault="00DC21A2" w14:paraId="0B270AEF" w14:textId="77777777">
            <w:pPr>
              <w:widowControl w:val="0"/>
              <w:spacing w:line="240" w:lineRule="auto"/>
              <w:rPr>
                <w:rFonts w:ascii="Calibri" w:hAnsi="Calibri" w:eastAsia="Calibri" w:cs="Calibri"/>
                <w:sz w:val="24"/>
                <w:szCs w:val="24"/>
              </w:rPr>
            </w:pPr>
          </w:p>
        </w:tc>
        <w:tc>
          <w:tcPr>
            <w:tcW w:w="1095" w:type="dxa"/>
            <w:tcMar>
              <w:top w:w="100" w:type="dxa"/>
              <w:left w:w="100" w:type="dxa"/>
              <w:bottom w:w="100" w:type="dxa"/>
              <w:right w:w="100" w:type="dxa"/>
            </w:tcMar>
          </w:tcPr>
          <w:p w:rsidR="00DC21A2" w:rsidRDefault="00DC21A2" w14:paraId="73DB2D31" w14:textId="77777777">
            <w:pPr>
              <w:widowControl w:val="0"/>
              <w:spacing w:line="240" w:lineRule="auto"/>
              <w:rPr>
                <w:rFonts w:ascii="Calibri" w:hAnsi="Calibri" w:eastAsia="Calibri" w:cs="Calibri"/>
                <w:sz w:val="24"/>
                <w:szCs w:val="24"/>
              </w:rPr>
            </w:pPr>
          </w:p>
        </w:tc>
        <w:tc>
          <w:tcPr>
            <w:tcW w:w="2115" w:type="dxa"/>
            <w:tcMar>
              <w:top w:w="100" w:type="dxa"/>
              <w:left w:w="100" w:type="dxa"/>
              <w:bottom w:w="100" w:type="dxa"/>
              <w:right w:w="100" w:type="dxa"/>
            </w:tcMar>
          </w:tcPr>
          <w:p w:rsidR="00DC21A2" w:rsidRDefault="00DC21A2" w14:paraId="3A619DBF" w14:textId="77777777">
            <w:pPr>
              <w:widowControl w:val="0"/>
              <w:spacing w:line="240" w:lineRule="auto"/>
              <w:rPr>
                <w:rFonts w:ascii="Calibri" w:hAnsi="Calibri" w:eastAsia="Calibri" w:cs="Calibri"/>
                <w:sz w:val="24"/>
                <w:szCs w:val="24"/>
              </w:rPr>
            </w:pPr>
          </w:p>
        </w:tc>
      </w:tr>
    </w:tbl>
    <w:p w:rsidR="00DC21A2" w:rsidRDefault="00DC21A2" w14:paraId="2C4AB580" w14:textId="77777777">
      <w:pPr>
        <w:shd w:val="clear" w:color="auto" w:fill="FFFFFF"/>
        <w:spacing w:line="215" w:lineRule="auto"/>
        <w:rPr>
          <w:rFonts w:ascii="Calibri" w:hAnsi="Calibri" w:eastAsia="Calibri" w:cs="Calibri"/>
          <w:sz w:val="24"/>
          <w:szCs w:val="24"/>
        </w:rPr>
      </w:pPr>
    </w:p>
    <w:p w:rsidR="00DC21A2" w:rsidP="4DF41364" w:rsidRDefault="0091387A" w14:paraId="4921C84A" w14:textId="77777777">
      <w:pPr>
        <w:numPr>
          <w:ilvl w:val="0"/>
          <w:numId w:val="6"/>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New Password &amp; Confirm Password should be at least 8 characters and a maximum of 12 characters. It should have a minimum of one lower case, one upper case, one number and one special character (!@#$%).</w:t>
      </w:r>
    </w:p>
    <w:p w:rsidR="00DC21A2" w:rsidP="4DF41364" w:rsidRDefault="0091387A" w14:paraId="300DA217" w14:textId="77777777">
      <w:pPr>
        <w:numPr>
          <w:ilvl w:val="0"/>
          <w:numId w:val="6"/>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On clicking change password, new password and confirm the password should be the same. Or else show the error message “Password is not the same”.</w:t>
      </w:r>
    </w:p>
    <w:p w:rsidR="00DC21A2" w:rsidP="4DF41364" w:rsidRDefault="0091387A" w14:paraId="161012B7" w14:textId="77777777">
      <w:pPr>
        <w:numPr>
          <w:ilvl w:val="0"/>
          <w:numId w:val="6"/>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The success case shows the message “Password changed successfully”. On clicking OK, redirect to the Login page.</w:t>
      </w:r>
    </w:p>
    <w:p w:rsidR="00DC21A2" w:rsidP="4DF41364" w:rsidRDefault="0091387A" w14:paraId="01AABF77" w14:textId="77777777">
      <w:pPr>
        <w:numPr>
          <w:ilvl w:val="0"/>
          <w:numId w:val="6"/>
        </w:num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sz w:val="24"/>
          <w:szCs w:val="24"/>
          <w:lang w:val="en-US"/>
        </w:rPr>
        <w:t>In failure case show the error message “Please verify your password”.</w:t>
      </w:r>
    </w:p>
    <w:p w:rsidR="00DC21A2" w:rsidRDefault="00DC21A2" w14:paraId="0E7FE890" w14:textId="77777777">
      <w:pPr>
        <w:shd w:val="clear" w:color="auto" w:fill="FFFFFF"/>
        <w:spacing w:line="215" w:lineRule="auto"/>
        <w:rPr>
          <w:rFonts w:ascii="Calibri" w:hAnsi="Calibri" w:eastAsia="Calibri" w:cs="Calibri"/>
          <w:sz w:val="24"/>
          <w:szCs w:val="24"/>
        </w:rPr>
      </w:pPr>
    </w:p>
    <w:p w:rsidR="00DC21A2" w:rsidRDefault="00DC21A2" w14:paraId="5C0995DC" w14:textId="77777777">
      <w:pPr>
        <w:shd w:val="clear" w:color="auto" w:fill="FFFFFF"/>
        <w:spacing w:line="215" w:lineRule="auto"/>
        <w:rPr>
          <w:rFonts w:ascii="Calibri" w:hAnsi="Calibri" w:eastAsia="Calibri" w:cs="Calibri"/>
          <w:sz w:val="24"/>
          <w:szCs w:val="24"/>
        </w:rPr>
      </w:pPr>
    </w:p>
    <w:p w:rsidR="00DC21A2" w:rsidP="4DF41364" w:rsidRDefault="006149C3" w14:paraId="76C6F694" w14:textId="77777777">
      <w:pPr>
        <w:shd w:val="clear" w:color="auto" w:fill="FFFFFF" w:themeFill="background1"/>
        <w:spacing w:line="215" w:lineRule="auto"/>
        <w:rPr>
          <w:rFonts w:ascii="Calibri" w:hAnsi="Calibri" w:eastAsia="Calibri" w:cs="Calibri"/>
          <w:sz w:val="24"/>
          <w:szCs w:val="24"/>
          <w:lang w:val="en-US"/>
        </w:rPr>
      </w:pPr>
      <w:r w:rsidRPr="4DF41364">
        <w:rPr>
          <w:rFonts w:ascii="Calibri" w:hAnsi="Calibri" w:eastAsia="Calibri" w:cs="Calibri"/>
          <w:b/>
          <w:bCs/>
          <w:sz w:val="24"/>
          <w:szCs w:val="24"/>
          <w:lang w:val="en-US"/>
        </w:rPr>
        <w:t>10.1.1.7 Supplier/Agent  Enquiry Form</w:t>
      </w:r>
    </w:p>
    <w:p w:rsidR="00DC21A2" w:rsidP="4DF41364" w:rsidRDefault="0091387A" w14:paraId="49EE8DEA" w14:textId="77777777">
      <w:pPr>
        <w:numPr>
          <w:ilvl w:val="0"/>
          <w:numId w:val="73"/>
        </w:numPr>
        <w:spacing w:before="240" w:after="240" w:line="240" w:lineRule="auto"/>
        <w:rPr>
          <w:rFonts w:ascii="Calibri" w:hAnsi="Calibri" w:eastAsia="Calibri" w:cs="Calibri"/>
          <w:sz w:val="24"/>
          <w:szCs w:val="24"/>
          <w:lang w:val="en-US"/>
        </w:rPr>
      </w:pPr>
      <w:r w:rsidRPr="4DF41364">
        <w:rPr>
          <w:rFonts w:ascii="Calibri" w:hAnsi="Calibri" w:eastAsia="Calibri" w:cs="Calibri"/>
          <w:sz w:val="24"/>
          <w:szCs w:val="24"/>
          <w:lang w:val="en-US"/>
        </w:rPr>
        <w:t>If the supplier/Agent is new to travel-o-desk, on this page user has to register.</w:t>
      </w:r>
    </w:p>
    <w:tbl>
      <w:tblPr>
        <w:tblStyle w:val="aff0"/>
        <w:tblW w:w="95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0"/>
        <w:gridCol w:w="2070"/>
        <w:gridCol w:w="1845"/>
        <w:gridCol w:w="1485"/>
        <w:gridCol w:w="1860"/>
        <w:gridCol w:w="1485"/>
      </w:tblGrid>
      <w:tr w:rsidR="00DC21A2" w14:paraId="59ABD12E" w14:textId="77777777">
        <w:trPr>
          <w:trHeight w:val="260"/>
        </w:trPr>
        <w:tc>
          <w:tcPr>
            <w:tcW w:w="840" w:type="dxa"/>
          </w:tcPr>
          <w:p w:rsidR="00DC21A2" w:rsidRDefault="0091387A" w14:paraId="5FC7377A" w14:textId="77777777">
            <w:pPr>
              <w:jc w:val="center"/>
              <w:rPr>
                <w:rFonts w:ascii="Calibri" w:hAnsi="Calibri" w:eastAsia="Calibri" w:cs="Calibri"/>
                <w:b/>
              </w:rPr>
            </w:pPr>
            <w:r>
              <w:rPr>
                <w:rFonts w:ascii="Calibri" w:hAnsi="Calibri" w:eastAsia="Calibri" w:cs="Calibri"/>
                <w:b/>
              </w:rPr>
              <w:t>SL NO</w:t>
            </w:r>
          </w:p>
        </w:tc>
        <w:tc>
          <w:tcPr>
            <w:tcW w:w="2070" w:type="dxa"/>
          </w:tcPr>
          <w:p w:rsidR="00DC21A2" w:rsidRDefault="0091387A" w14:paraId="78A82B9E" w14:textId="77777777">
            <w:pPr>
              <w:jc w:val="center"/>
              <w:rPr>
                <w:rFonts w:ascii="Calibri" w:hAnsi="Calibri" w:eastAsia="Calibri" w:cs="Calibri"/>
                <w:b/>
              </w:rPr>
            </w:pPr>
            <w:r>
              <w:rPr>
                <w:rFonts w:ascii="Calibri" w:hAnsi="Calibri" w:eastAsia="Calibri" w:cs="Calibri"/>
                <w:b/>
              </w:rPr>
              <w:t>Fields</w:t>
            </w:r>
          </w:p>
        </w:tc>
        <w:tc>
          <w:tcPr>
            <w:tcW w:w="1845" w:type="dxa"/>
          </w:tcPr>
          <w:p w:rsidR="00DC21A2" w:rsidRDefault="0091387A" w14:paraId="669E469B" w14:textId="77777777">
            <w:pPr>
              <w:jc w:val="center"/>
              <w:rPr>
                <w:rFonts w:ascii="Calibri" w:hAnsi="Calibri" w:eastAsia="Calibri" w:cs="Calibri"/>
                <w:b/>
              </w:rPr>
            </w:pPr>
            <w:r>
              <w:rPr>
                <w:rFonts w:ascii="Calibri" w:hAnsi="Calibri" w:eastAsia="Calibri" w:cs="Calibri"/>
                <w:b/>
              </w:rPr>
              <w:t>Control</w:t>
            </w:r>
          </w:p>
        </w:tc>
        <w:tc>
          <w:tcPr>
            <w:tcW w:w="1485" w:type="dxa"/>
          </w:tcPr>
          <w:p w:rsidR="00DC21A2" w:rsidRDefault="0091387A" w14:paraId="61078C09" w14:textId="77777777">
            <w:pPr>
              <w:jc w:val="center"/>
              <w:rPr>
                <w:rFonts w:ascii="Calibri" w:hAnsi="Calibri" w:eastAsia="Calibri" w:cs="Calibri"/>
                <w:b/>
              </w:rPr>
            </w:pPr>
            <w:r>
              <w:rPr>
                <w:rFonts w:ascii="Calibri" w:hAnsi="Calibri" w:eastAsia="Calibri" w:cs="Calibri"/>
                <w:b/>
              </w:rPr>
              <w:t>Mandatory</w:t>
            </w:r>
          </w:p>
        </w:tc>
        <w:tc>
          <w:tcPr>
            <w:tcW w:w="1860" w:type="dxa"/>
          </w:tcPr>
          <w:p w:rsidR="00DC21A2" w:rsidRDefault="0091387A" w14:paraId="79942C67" w14:textId="77777777">
            <w:pPr>
              <w:jc w:val="center"/>
              <w:rPr>
                <w:rFonts w:ascii="Calibri" w:hAnsi="Calibri" w:eastAsia="Calibri" w:cs="Calibri"/>
                <w:b/>
              </w:rPr>
            </w:pPr>
            <w:r>
              <w:rPr>
                <w:rFonts w:ascii="Calibri" w:hAnsi="Calibri" w:eastAsia="Calibri" w:cs="Calibri"/>
                <w:b/>
              </w:rPr>
              <w:t>Value</w:t>
            </w:r>
          </w:p>
        </w:tc>
        <w:tc>
          <w:tcPr>
            <w:tcW w:w="1485" w:type="dxa"/>
          </w:tcPr>
          <w:p w:rsidR="00DC21A2" w:rsidRDefault="0091387A" w14:paraId="44786447" w14:textId="77777777">
            <w:pPr>
              <w:jc w:val="center"/>
              <w:rPr>
                <w:rFonts w:ascii="Calibri" w:hAnsi="Calibri" w:eastAsia="Calibri" w:cs="Calibri"/>
                <w:b/>
              </w:rPr>
            </w:pPr>
            <w:r>
              <w:rPr>
                <w:rFonts w:ascii="Calibri" w:hAnsi="Calibri" w:eastAsia="Calibri" w:cs="Calibri"/>
                <w:b/>
              </w:rPr>
              <w:t>Default Value</w:t>
            </w:r>
          </w:p>
        </w:tc>
      </w:tr>
      <w:tr w:rsidR="00DC21A2" w14:paraId="3B5B503B" w14:textId="77777777">
        <w:trPr>
          <w:trHeight w:val="260"/>
        </w:trPr>
        <w:tc>
          <w:tcPr>
            <w:tcW w:w="840" w:type="dxa"/>
          </w:tcPr>
          <w:p w:rsidR="00DC21A2" w:rsidRDefault="0091387A" w14:paraId="2F84C64D" w14:textId="77777777">
            <w:pPr>
              <w:jc w:val="center"/>
              <w:rPr>
                <w:rFonts w:ascii="Calibri" w:hAnsi="Calibri" w:eastAsia="Calibri" w:cs="Calibri"/>
                <w:b/>
              </w:rPr>
            </w:pPr>
            <w:r>
              <w:rPr>
                <w:rFonts w:ascii="Calibri" w:hAnsi="Calibri" w:eastAsia="Calibri" w:cs="Calibri"/>
                <w:b/>
              </w:rPr>
              <w:t>1</w:t>
            </w:r>
          </w:p>
        </w:tc>
        <w:tc>
          <w:tcPr>
            <w:tcW w:w="2070" w:type="dxa"/>
          </w:tcPr>
          <w:p w:rsidR="00DC21A2" w:rsidRDefault="0091387A" w14:paraId="13B843BA" w14:textId="77777777">
            <w:pPr>
              <w:rPr>
                <w:rFonts w:ascii="Calibri" w:hAnsi="Calibri" w:eastAsia="Calibri" w:cs="Calibri"/>
              </w:rPr>
            </w:pPr>
            <w:r>
              <w:rPr>
                <w:rFonts w:ascii="Calibri" w:hAnsi="Calibri" w:eastAsia="Calibri" w:cs="Calibri"/>
              </w:rPr>
              <w:t>First Name</w:t>
            </w:r>
          </w:p>
        </w:tc>
        <w:tc>
          <w:tcPr>
            <w:tcW w:w="1845" w:type="dxa"/>
          </w:tcPr>
          <w:p w:rsidR="00DC21A2" w:rsidRDefault="0091387A" w14:paraId="1F0B028D" w14:textId="77777777">
            <w:pPr>
              <w:rPr>
                <w:rFonts w:ascii="Calibri" w:hAnsi="Calibri" w:eastAsia="Calibri" w:cs="Calibri"/>
              </w:rPr>
            </w:pPr>
            <w:r>
              <w:rPr>
                <w:rFonts w:ascii="Calibri" w:hAnsi="Calibri" w:eastAsia="Calibri" w:cs="Calibri"/>
              </w:rPr>
              <w:t>Text box</w:t>
            </w:r>
          </w:p>
        </w:tc>
        <w:tc>
          <w:tcPr>
            <w:tcW w:w="1485" w:type="dxa"/>
          </w:tcPr>
          <w:p w:rsidR="00DC21A2" w:rsidRDefault="0091387A" w14:paraId="046D95BF" w14:textId="77777777">
            <w:pPr>
              <w:rPr>
                <w:rFonts w:ascii="Calibri" w:hAnsi="Calibri" w:eastAsia="Calibri" w:cs="Calibri"/>
                <w:b/>
              </w:rPr>
            </w:pPr>
            <w:r>
              <w:rPr>
                <w:rFonts w:ascii="Calibri" w:hAnsi="Calibri" w:eastAsia="Calibri" w:cs="Calibri"/>
              </w:rPr>
              <w:t>Required</w:t>
            </w:r>
          </w:p>
        </w:tc>
        <w:tc>
          <w:tcPr>
            <w:tcW w:w="1860" w:type="dxa"/>
          </w:tcPr>
          <w:p w:rsidR="00DC21A2" w:rsidRDefault="00DC21A2" w14:paraId="7B166E8A" w14:textId="77777777">
            <w:pPr>
              <w:jc w:val="center"/>
              <w:rPr>
                <w:rFonts w:ascii="Calibri" w:hAnsi="Calibri" w:eastAsia="Calibri" w:cs="Calibri"/>
                <w:b/>
              </w:rPr>
            </w:pPr>
          </w:p>
        </w:tc>
        <w:tc>
          <w:tcPr>
            <w:tcW w:w="1485" w:type="dxa"/>
          </w:tcPr>
          <w:p w:rsidR="00DC21A2" w:rsidRDefault="00DC21A2" w14:paraId="269BA024" w14:textId="77777777">
            <w:pPr>
              <w:jc w:val="center"/>
              <w:rPr>
                <w:rFonts w:ascii="Calibri" w:hAnsi="Calibri" w:eastAsia="Calibri" w:cs="Calibri"/>
                <w:b/>
              </w:rPr>
            </w:pPr>
          </w:p>
        </w:tc>
      </w:tr>
      <w:tr w:rsidR="00DC21A2" w14:paraId="0B3916C2" w14:textId="77777777">
        <w:trPr>
          <w:trHeight w:val="260"/>
        </w:trPr>
        <w:tc>
          <w:tcPr>
            <w:tcW w:w="840" w:type="dxa"/>
          </w:tcPr>
          <w:p w:rsidR="00DC21A2" w:rsidRDefault="0091387A" w14:paraId="3921C864" w14:textId="77777777">
            <w:pPr>
              <w:jc w:val="center"/>
              <w:rPr>
                <w:rFonts w:ascii="Calibri" w:hAnsi="Calibri" w:eastAsia="Calibri" w:cs="Calibri"/>
                <w:b/>
              </w:rPr>
            </w:pPr>
            <w:r>
              <w:rPr>
                <w:rFonts w:ascii="Calibri" w:hAnsi="Calibri" w:eastAsia="Calibri" w:cs="Calibri"/>
                <w:b/>
              </w:rPr>
              <w:t>2</w:t>
            </w:r>
          </w:p>
        </w:tc>
        <w:tc>
          <w:tcPr>
            <w:tcW w:w="2070" w:type="dxa"/>
          </w:tcPr>
          <w:p w:rsidR="00DC21A2" w:rsidRDefault="0091387A" w14:paraId="60117FD0" w14:textId="77777777">
            <w:pPr>
              <w:rPr>
                <w:rFonts w:ascii="Calibri" w:hAnsi="Calibri" w:eastAsia="Calibri" w:cs="Calibri"/>
              </w:rPr>
            </w:pPr>
            <w:r>
              <w:rPr>
                <w:rFonts w:ascii="Calibri" w:hAnsi="Calibri" w:eastAsia="Calibri" w:cs="Calibri"/>
              </w:rPr>
              <w:t>Last Name</w:t>
            </w:r>
          </w:p>
        </w:tc>
        <w:tc>
          <w:tcPr>
            <w:tcW w:w="1845" w:type="dxa"/>
          </w:tcPr>
          <w:p w:rsidR="00DC21A2" w:rsidRDefault="0091387A" w14:paraId="1A614673" w14:textId="77777777">
            <w:pPr>
              <w:rPr>
                <w:rFonts w:ascii="Calibri" w:hAnsi="Calibri" w:eastAsia="Calibri" w:cs="Calibri"/>
              </w:rPr>
            </w:pPr>
            <w:r>
              <w:rPr>
                <w:rFonts w:ascii="Calibri" w:hAnsi="Calibri" w:eastAsia="Calibri" w:cs="Calibri"/>
              </w:rPr>
              <w:t>Text box</w:t>
            </w:r>
          </w:p>
        </w:tc>
        <w:tc>
          <w:tcPr>
            <w:tcW w:w="1485" w:type="dxa"/>
          </w:tcPr>
          <w:p w:rsidR="00DC21A2" w:rsidRDefault="0091387A" w14:paraId="20D8753B" w14:textId="77777777">
            <w:pPr>
              <w:rPr>
                <w:rFonts w:ascii="Calibri" w:hAnsi="Calibri" w:eastAsia="Calibri" w:cs="Calibri"/>
              </w:rPr>
            </w:pPr>
            <w:r>
              <w:rPr>
                <w:rFonts w:ascii="Calibri" w:hAnsi="Calibri" w:eastAsia="Calibri" w:cs="Calibri"/>
              </w:rPr>
              <w:t>Required</w:t>
            </w:r>
          </w:p>
        </w:tc>
        <w:tc>
          <w:tcPr>
            <w:tcW w:w="1860" w:type="dxa"/>
          </w:tcPr>
          <w:p w:rsidR="00DC21A2" w:rsidRDefault="00DC21A2" w14:paraId="2B162EE7" w14:textId="77777777">
            <w:pPr>
              <w:jc w:val="center"/>
              <w:rPr>
                <w:rFonts w:ascii="Calibri" w:hAnsi="Calibri" w:eastAsia="Calibri" w:cs="Calibri"/>
                <w:b/>
              </w:rPr>
            </w:pPr>
          </w:p>
        </w:tc>
        <w:tc>
          <w:tcPr>
            <w:tcW w:w="1485" w:type="dxa"/>
          </w:tcPr>
          <w:p w:rsidR="00DC21A2" w:rsidRDefault="00DC21A2" w14:paraId="0D121EED" w14:textId="77777777">
            <w:pPr>
              <w:jc w:val="center"/>
              <w:rPr>
                <w:rFonts w:ascii="Calibri" w:hAnsi="Calibri" w:eastAsia="Calibri" w:cs="Calibri"/>
                <w:b/>
              </w:rPr>
            </w:pPr>
          </w:p>
        </w:tc>
      </w:tr>
      <w:tr w:rsidR="00DC21A2" w14:paraId="0BAD7F77" w14:textId="77777777">
        <w:trPr>
          <w:trHeight w:val="472"/>
        </w:trPr>
        <w:tc>
          <w:tcPr>
            <w:tcW w:w="840" w:type="dxa"/>
          </w:tcPr>
          <w:p w:rsidR="00DC21A2" w:rsidRDefault="0091387A" w14:paraId="282ACDD8" w14:textId="77777777">
            <w:pPr>
              <w:jc w:val="center"/>
              <w:rPr>
                <w:rFonts w:ascii="Calibri" w:hAnsi="Calibri" w:eastAsia="Calibri" w:cs="Calibri"/>
              </w:rPr>
            </w:pPr>
            <w:r>
              <w:rPr>
                <w:rFonts w:ascii="Calibri" w:hAnsi="Calibri" w:eastAsia="Calibri" w:cs="Calibri"/>
              </w:rPr>
              <w:t>3</w:t>
            </w:r>
          </w:p>
        </w:tc>
        <w:tc>
          <w:tcPr>
            <w:tcW w:w="2070" w:type="dxa"/>
          </w:tcPr>
          <w:p w:rsidR="00DC21A2" w:rsidRDefault="0091387A" w14:paraId="0D27A83F" w14:textId="77777777">
            <w:pPr>
              <w:rPr>
                <w:rFonts w:ascii="Calibri" w:hAnsi="Calibri" w:eastAsia="Calibri" w:cs="Calibri"/>
              </w:rPr>
            </w:pPr>
            <w:r>
              <w:rPr>
                <w:rFonts w:ascii="Calibri" w:hAnsi="Calibri" w:eastAsia="Calibri" w:cs="Calibri"/>
              </w:rPr>
              <w:t>City</w:t>
            </w:r>
          </w:p>
        </w:tc>
        <w:tc>
          <w:tcPr>
            <w:tcW w:w="1845" w:type="dxa"/>
          </w:tcPr>
          <w:p w:rsidR="00DC21A2" w:rsidRDefault="0091387A" w14:paraId="456E2505" w14:textId="77777777">
            <w:pPr>
              <w:rPr>
                <w:rFonts w:ascii="Calibri" w:hAnsi="Calibri" w:eastAsia="Calibri" w:cs="Calibri"/>
              </w:rPr>
            </w:pPr>
            <w:r>
              <w:rPr>
                <w:rFonts w:ascii="Calibri" w:hAnsi="Calibri" w:eastAsia="Calibri" w:cs="Calibri"/>
              </w:rPr>
              <w:t>Text box</w:t>
            </w:r>
          </w:p>
        </w:tc>
        <w:tc>
          <w:tcPr>
            <w:tcW w:w="1485" w:type="dxa"/>
          </w:tcPr>
          <w:p w:rsidR="00DC21A2" w:rsidRDefault="0091387A" w14:paraId="2D8F0A22" w14:textId="77777777">
            <w:pPr>
              <w:rPr>
                <w:rFonts w:ascii="Calibri" w:hAnsi="Calibri" w:eastAsia="Calibri" w:cs="Calibri"/>
              </w:rPr>
            </w:pPr>
            <w:r>
              <w:rPr>
                <w:rFonts w:ascii="Calibri" w:hAnsi="Calibri" w:eastAsia="Calibri" w:cs="Calibri"/>
              </w:rPr>
              <w:t>Required</w:t>
            </w:r>
          </w:p>
        </w:tc>
        <w:tc>
          <w:tcPr>
            <w:tcW w:w="1860" w:type="dxa"/>
          </w:tcPr>
          <w:p w:rsidR="00DC21A2" w:rsidRDefault="00DC21A2" w14:paraId="6384819B" w14:textId="77777777">
            <w:pPr>
              <w:jc w:val="center"/>
              <w:rPr>
                <w:rFonts w:ascii="Calibri" w:hAnsi="Calibri" w:eastAsia="Calibri" w:cs="Calibri"/>
                <w:b/>
              </w:rPr>
            </w:pPr>
          </w:p>
        </w:tc>
        <w:tc>
          <w:tcPr>
            <w:tcW w:w="1485" w:type="dxa"/>
          </w:tcPr>
          <w:p w:rsidR="00DC21A2" w:rsidRDefault="00DC21A2" w14:paraId="6D6D0D8B" w14:textId="77777777">
            <w:pPr>
              <w:jc w:val="center"/>
              <w:rPr>
                <w:rFonts w:ascii="Calibri" w:hAnsi="Calibri" w:eastAsia="Calibri" w:cs="Calibri"/>
                <w:b/>
              </w:rPr>
            </w:pPr>
          </w:p>
        </w:tc>
      </w:tr>
      <w:tr w:rsidR="00DC21A2" w14:paraId="664A6F49" w14:textId="77777777">
        <w:trPr>
          <w:trHeight w:val="240"/>
        </w:trPr>
        <w:tc>
          <w:tcPr>
            <w:tcW w:w="840" w:type="dxa"/>
          </w:tcPr>
          <w:p w:rsidR="00DC21A2" w:rsidRDefault="0091387A" w14:paraId="19FFB659" w14:textId="77777777">
            <w:pPr>
              <w:jc w:val="center"/>
              <w:rPr>
                <w:rFonts w:ascii="Calibri" w:hAnsi="Calibri" w:eastAsia="Calibri" w:cs="Calibri"/>
              </w:rPr>
            </w:pPr>
            <w:r>
              <w:rPr>
                <w:rFonts w:ascii="Calibri" w:hAnsi="Calibri" w:eastAsia="Calibri" w:cs="Calibri"/>
              </w:rPr>
              <w:t>4</w:t>
            </w:r>
          </w:p>
        </w:tc>
        <w:tc>
          <w:tcPr>
            <w:tcW w:w="2070" w:type="dxa"/>
          </w:tcPr>
          <w:p w:rsidR="00DC21A2" w:rsidRDefault="0091387A" w14:paraId="02033E11" w14:textId="77777777">
            <w:pPr>
              <w:rPr>
                <w:rFonts w:ascii="Calibri" w:hAnsi="Calibri" w:eastAsia="Calibri" w:cs="Calibri"/>
              </w:rPr>
            </w:pPr>
            <w:r>
              <w:rPr>
                <w:rFonts w:ascii="Calibri" w:hAnsi="Calibri" w:eastAsia="Calibri" w:cs="Calibri"/>
              </w:rPr>
              <w:t>Mobile Number</w:t>
            </w:r>
          </w:p>
        </w:tc>
        <w:tc>
          <w:tcPr>
            <w:tcW w:w="1845" w:type="dxa"/>
          </w:tcPr>
          <w:p w:rsidR="00DC21A2" w:rsidRDefault="0091387A" w14:paraId="5170BB76" w14:textId="77777777">
            <w:pPr>
              <w:rPr>
                <w:rFonts w:ascii="Calibri" w:hAnsi="Calibri" w:eastAsia="Calibri" w:cs="Calibri"/>
              </w:rPr>
            </w:pPr>
            <w:r>
              <w:rPr>
                <w:rFonts w:ascii="Calibri" w:hAnsi="Calibri" w:eastAsia="Calibri" w:cs="Calibri"/>
              </w:rPr>
              <w:t>Text box</w:t>
            </w:r>
          </w:p>
        </w:tc>
        <w:tc>
          <w:tcPr>
            <w:tcW w:w="1485" w:type="dxa"/>
          </w:tcPr>
          <w:p w:rsidR="00DC21A2" w:rsidRDefault="0091387A" w14:paraId="6CD47AEE" w14:textId="77777777">
            <w:pPr>
              <w:rPr>
                <w:rFonts w:ascii="Calibri" w:hAnsi="Calibri" w:eastAsia="Calibri" w:cs="Calibri"/>
              </w:rPr>
            </w:pPr>
            <w:r>
              <w:rPr>
                <w:rFonts w:ascii="Calibri" w:hAnsi="Calibri" w:eastAsia="Calibri" w:cs="Calibri"/>
              </w:rPr>
              <w:t>Required</w:t>
            </w:r>
          </w:p>
        </w:tc>
        <w:tc>
          <w:tcPr>
            <w:tcW w:w="1860" w:type="dxa"/>
          </w:tcPr>
          <w:p w:rsidR="00DC21A2" w:rsidRDefault="00DC21A2" w14:paraId="2E7CDDDE" w14:textId="77777777">
            <w:pPr>
              <w:rPr>
                <w:rFonts w:ascii="Calibri" w:hAnsi="Calibri" w:eastAsia="Calibri" w:cs="Calibri"/>
              </w:rPr>
            </w:pPr>
          </w:p>
        </w:tc>
        <w:tc>
          <w:tcPr>
            <w:tcW w:w="1485" w:type="dxa"/>
          </w:tcPr>
          <w:p w:rsidR="00DC21A2" w:rsidRDefault="00DC21A2" w14:paraId="07586C96" w14:textId="77777777">
            <w:pPr>
              <w:rPr>
                <w:rFonts w:ascii="Calibri" w:hAnsi="Calibri" w:eastAsia="Calibri" w:cs="Calibri"/>
              </w:rPr>
            </w:pPr>
          </w:p>
        </w:tc>
      </w:tr>
      <w:tr w:rsidR="00DC21A2" w14:paraId="3A175C4A" w14:textId="77777777">
        <w:trPr>
          <w:trHeight w:val="240"/>
        </w:trPr>
        <w:tc>
          <w:tcPr>
            <w:tcW w:w="840" w:type="dxa"/>
          </w:tcPr>
          <w:p w:rsidR="00DC21A2" w:rsidRDefault="0091387A" w14:paraId="509C3795" w14:textId="77777777">
            <w:pPr>
              <w:jc w:val="center"/>
              <w:rPr>
                <w:rFonts w:ascii="Calibri" w:hAnsi="Calibri" w:eastAsia="Calibri" w:cs="Calibri"/>
              </w:rPr>
            </w:pPr>
            <w:r>
              <w:rPr>
                <w:rFonts w:ascii="Calibri" w:hAnsi="Calibri" w:eastAsia="Calibri" w:cs="Calibri"/>
              </w:rPr>
              <w:t>5</w:t>
            </w:r>
          </w:p>
        </w:tc>
        <w:tc>
          <w:tcPr>
            <w:tcW w:w="2070" w:type="dxa"/>
          </w:tcPr>
          <w:p w:rsidR="00DC21A2" w:rsidRDefault="0091387A" w14:paraId="140D36D5" w14:textId="77777777">
            <w:pPr>
              <w:rPr>
                <w:rFonts w:ascii="Calibri" w:hAnsi="Calibri" w:eastAsia="Calibri" w:cs="Calibri"/>
              </w:rPr>
            </w:pPr>
            <w:r>
              <w:rPr>
                <w:rFonts w:ascii="Calibri" w:hAnsi="Calibri" w:eastAsia="Calibri" w:cs="Calibri"/>
              </w:rPr>
              <w:t>State</w:t>
            </w:r>
          </w:p>
        </w:tc>
        <w:tc>
          <w:tcPr>
            <w:tcW w:w="1845" w:type="dxa"/>
          </w:tcPr>
          <w:p w:rsidR="00DC21A2" w:rsidRDefault="0091387A" w14:paraId="59FD4BD7" w14:textId="77777777">
            <w:pPr>
              <w:rPr>
                <w:rFonts w:ascii="Calibri" w:hAnsi="Calibri" w:eastAsia="Calibri" w:cs="Calibri"/>
              </w:rPr>
            </w:pPr>
            <w:r>
              <w:rPr>
                <w:rFonts w:ascii="Calibri" w:hAnsi="Calibri" w:eastAsia="Calibri" w:cs="Calibri"/>
              </w:rPr>
              <w:t>Dropdown</w:t>
            </w:r>
          </w:p>
        </w:tc>
        <w:tc>
          <w:tcPr>
            <w:tcW w:w="1485" w:type="dxa"/>
          </w:tcPr>
          <w:p w:rsidR="00DC21A2" w:rsidRDefault="0091387A" w14:paraId="6553555D" w14:textId="77777777">
            <w:pPr>
              <w:rPr>
                <w:rFonts w:ascii="Calibri" w:hAnsi="Calibri" w:eastAsia="Calibri" w:cs="Calibri"/>
              </w:rPr>
            </w:pPr>
            <w:r>
              <w:rPr>
                <w:rFonts w:ascii="Calibri" w:hAnsi="Calibri" w:eastAsia="Calibri" w:cs="Calibri"/>
              </w:rPr>
              <w:t>Required</w:t>
            </w:r>
          </w:p>
        </w:tc>
        <w:tc>
          <w:tcPr>
            <w:tcW w:w="1860" w:type="dxa"/>
          </w:tcPr>
          <w:p w:rsidR="00DC21A2" w:rsidRDefault="00DC21A2" w14:paraId="48FEBDF5" w14:textId="77777777">
            <w:pPr>
              <w:rPr>
                <w:rFonts w:ascii="Calibri" w:hAnsi="Calibri" w:eastAsia="Calibri" w:cs="Calibri"/>
              </w:rPr>
            </w:pPr>
          </w:p>
        </w:tc>
        <w:tc>
          <w:tcPr>
            <w:tcW w:w="1485" w:type="dxa"/>
          </w:tcPr>
          <w:p w:rsidR="00DC21A2" w:rsidRDefault="00DC21A2" w14:paraId="6FCA2C6E" w14:textId="77777777">
            <w:pPr>
              <w:rPr>
                <w:rFonts w:ascii="Calibri" w:hAnsi="Calibri" w:eastAsia="Calibri" w:cs="Calibri"/>
              </w:rPr>
            </w:pPr>
          </w:p>
        </w:tc>
      </w:tr>
      <w:tr w:rsidR="00DC21A2" w14:paraId="699B2AC5" w14:textId="77777777">
        <w:trPr>
          <w:trHeight w:val="240"/>
        </w:trPr>
        <w:tc>
          <w:tcPr>
            <w:tcW w:w="840" w:type="dxa"/>
          </w:tcPr>
          <w:p w:rsidR="00DC21A2" w:rsidRDefault="0091387A" w14:paraId="2D3C651E" w14:textId="77777777">
            <w:pPr>
              <w:jc w:val="center"/>
              <w:rPr>
                <w:rFonts w:ascii="Calibri" w:hAnsi="Calibri" w:eastAsia="Calibri" w:cs="Calibri"/>
              </w:rPr>
            </w:pPr>
            <w:r>
              <w:rPr>
                <w:rFonts w:ascii="Calibri" w:hAnsi="Calibri" w:eastAsia="Calibri" w:cs="Calibri"/>
              </w:rPr>
              <w:t>6</w:t>
            </w:r>
          </w:p>
        </w:tc>
        <w:tc>
          <w:tcPr>
            <w:tcW w:w="2070" w:type="dxa"/>
          </w:tcPr>
          <w:p w:rsidR="00DC21A2" w:rsidRDefault="0091387A" w14:paraId="00FFE866" w14:textId="77777777">
            <w:pPr>
              <w:rPr>
                <w:rFonts w:ascii="Calibri" w:hAnsi="Calibri" w:eastAsia="Calibri" w:cs="Calibri"/>
              </w:rPr>
            </w:pPr>
            <w:r>
              <w:rPr>
                <w:rFonts w:ascii="Calibri" w:hAnsi="Calibri" w:eastAsia="Calibri" w:cs="Calibri"/>
              </w:rPr>
              <w:t>Email</w:t>
            </w:r>
          </w:p>
        </w:tc>
        <w:tc>
          <w:tcPr>
            <w:tcW w:w="1845" w:type="dxa"/>
          </w:tcPr>
          <w:p w:rsidR="00DC21A2" w:rsidRDefault="0091387A" w14:paraId="748342E1" w14:textId="77777777">
            <w:pPr>
              <w:rPr>
                <w:rFonts w:ascii="Calibri" w:hAnsi="Calibri" w:eastAsia="Calibri" w:cs="Calibri"/>
              </w:rPr>
            </w:pPr>
            <w:r>
              <w:rPr>
                <w:rFonts w:ascii="Calibri" w:hAnsi="Calibri" w:eastAsia="Calibri" w:cs="Calibri"/>
              </w:rPr>
              <w:t>Text box</w:t>
            </w:r>
          </w:p>
        </w:tc>
        <w:tc>
          <w:tcPr>
            <w:tcW w:w="1485" w:type="dxa"/>
          </w:tcPr>
          <w:p w:rsidR="00DC21A2" w:rsidRDefault="0091387A" w14:paraId="6AA9A9EC" w14:textId="77777777">
            <w:pPr>
              <w:rPr>
                <w:rFonts w:ascii="Calibri" w:hAnsi="Calibri" w:eastAsia="Calibri" w:cs="Calibri"/>
              </w:rPr>
            </w:pPr>
            <w:r>
              <w:rPr>
                <w:rFonts w:ascii="Calibri" w:hAnsi="Calibri" w:eastAsia="Calibri" w:cs="Calibri"/>
              </w:rPr>
              <w:t>Required</w:t>
            </w:r>
          </w:p>
        </w:tc>
        <w:tc>
          <w:tcPr>
            <w:tcW w:w="1860" w:type="dxa"/>
          </w:tcPr>
          <w:p w:rsidR="00DC21A2" w:rsidRDefault="00DC21A2" w14:paraId="09E8B59A" w14:textId="77777777">
            <w:pPr>
              <w:rPr>
                <w:rFonts w:ascii="Calibri" w:hAnsi="Calibri" w:eastAsia="Calibri" w:cs="Calibri"/>
              </w:rPr>
            </w:pPr>
          </w:p>
        </w:tc>
        <w:tc>
          <w:tcPr>
            <w:tcW w:w="1485" w:type="dxa"/>
          </w:tcPr>
          <w:p w:rsidR="00DC21A2" w:rsidRDefault="00DC21A2" w14:paraId="3F8B99E1" w14:textId="77777777">
            <w:pPr>
              <w:rPr>
                <w:rFonts w:ascii="Calibri" w:hAnsi="Calibri" w:eastAsia="Calibri" w:cs="Calibri"/>
              </w:rPr>
            </w:pPr>
          </w:p>
        </w:tc>
      </w:tr>
      <w:tr w:rsidR="00DC21A2" w14:paraId="0841EE68" w14:textId="77777777">
        <w:trPr>
          <w:trHeight w:val="240"/>
        </w:trPr>
        <w:tc>
          <w:tcPr>
            <w:tcW w:w="840" w:type="dxa"/>
          </w:tcPr>
          <w:p w:rsidR="00DC21A2" w:rsidRDefault="0091387A" w14:paraId="00C4C633" w14:textId="77777777">
            <w:pPr>
              <w:jc w:val="center"/>
              <w:rPr>
                <w:rFonts w:ascii="Calibri" w:hAnsi="Calibri" w:eastAsia="Calibri" w:cs="Calibri"/>
              </w:rPr>
            </w:pPr>
            <w:r>
              <w:rPr>
                <w:rFonts w:ascii="Calibri" w:hAnsi="Calibri" w:eastAsia="Calibri" w:cs="Calibri"/>
              </w:rPr>
              <w:t>7</w:t>
            </w:r>
          </w:p>
        </w:tc>
        <w:tc>
          <w:tcPr>
            <w:tcW w:w="2070" w:type="dxa"/>
          </w:tcPr>
          <w:p w:rsidR="00DC21A2" w:rsidRDefault="0091387A" w14:paraId="17F444F5" w14:textId="77777777">
            <w:pPr>
              <w:rPr>
                <w:rFonts w:ascii="Calibri" w:hAnsi="Calibri" w:eastAsia="Calibri" w:cs="Calibri"/>
              </w:rPr>
            </w:pPr>
            <w:r>
              <w:rPr>
                <w:rFonts w:ascii="Calibri" w:hAnsi="Calibri" w:eastAsia="Calibri" w:cs="Calibri"/>
              </w:rPr>
              <w:t>Postal Code</w:t>
            </w:r>
          </w:p>
        </w:tc>
        <w:tc>
          <w:tcPr>
            <w:tcW w:w="1845" w:type="dxa"/>
          </w:tcPr>
          <w:p w:rsidR="00DC21A2" w:rsidRDefault="0091387A" w14:paraId="110627DA" w14:textId="77777777">
            <w:pPr>
              <w:rPr>
                <w:rFonts w:ascii="Calibri" w:hAnsi="Calibri" w:eastAsia="Calibri" w:cs="Calibri"/>
              </w:rPr>
            </w:pPr>
            <w:r>
              <w:rPr>
                <w:rFonts w:ascii="Calibri" w:hAnsi="Calibri" w:eastAsia="Calibri" w:cs="Calibri"/>
              </w:rPr>
              <w:t>Text box</w:t>
            </w:r>
          </w:p>
        </w:tc>
        <w:tc>
          <w:tcPr>
            <w:tcW w:w="1485" w:type="dxa"/>
          </w:tcPr>
          <w:p w:rsidR="00DC21A2" w:rsidRDefault="0091387A" w14:paraId="343381B1" w14:textId="77777777">
            <w:pPr>
              <w:rPr>
                <w:rFonts w:ascii="Calibri" w:hAnsi="Calibri" w:eastAsia="Calibri" w:cs="Calibri"/>
              </w:rPr>
            </w:pPr>
            <w:r>
              <w:rPr>
                <w:rFonts w:ascii="Calibri" w:hAnsi="Calibri" w:eastAsia="Calibri" w:cs="Calibri"/>
              </w:rPr>
              <w:t>Required</w:t>
            </w:r>
          </w:p>
        </w:tc>
        <w:tc>
          <w:tcPr>
            <w:tcW w:w="1860" w:type="dxa"/>
          </w:tcPr>
          <w:p w:rsidR="00DC21A2" w:rsidRDefault="00DC21A2" w14:paraId="37033AEE" w14:textId="77777777">
            <w:pPr>
              <w:rPr>
                <w:rFonts w:ascii="Calibri" w:hAnsi="Calibri" w:eastAsia="Calibri" w:cs="Calibri"/>
              </w:rPr>
            </w:pPr>
          </w:p>
        </w:tc>
        <w:tc>
          <w:tcPr>
            <w:tcW w:w="1485" w:type="dxa"/>
          </w:tcPr>
          <w:p w:rsidR="00DC21A2" w:rsidRDefault="00DC21A2" w14:paraId="11F89391" w14:textId="77777777">
            <w:pPr>
              <w:rPr>
                <w:rFonts w:ascii="Calibri" w:hAnsi="Calibri" w:eastAsia="Calibri" w:cs="Calibri"/>
              </w:rPr>
            </w:pPr>
          </w:p>
        </w:tc>
      </w:tr>
      <w:tr w:rsidR="00DC21A2" w14:paraId="7A4335A2" w14:textId="77777777">
        <w:trPr>
          <w:trHeight w:val="240"/>
        </w:trPr>
        <w:tc>
          <w:tcPr>
            <w:tcW w:w="840" w:type="dxa"/>
          </w:tcPr>
          <w:p w:rsidR="00DC21A2" w:rsidRDefault="0091387A" w14:paraId="6463BF41" w14:textId="77777777">
            <w:pPr>
              <w:jc w:val="center"/>
              <w:rPr>
                <w:rFonts w:ascii="Calibri" w:hAnsi="Calibri" w:eastAsia="Calibri" w:cs="Calibri"/>
              </w:rPr>
            </w:pPr>
            <w:r>
              <w:rPr>
                <w:rFonts w:ascii="Calibri" w:hAnsi="Calibri" w:eastAsia="Calibri" w:cs="Calibri"/>
              </w:rPr>
              <w:t>8</w:t>
            </w:r>
          </w:p>
        </w:tc>
        <w:tc>
          <w:tcPr>
            <w:tcW w:w="2070" w:type="dxa"/>
          </w:tcPr>
          <w:p w:rsidR="00DC21A2" w:rsidRDefault="0091387A" w14:paraId="61AD18A6" w14:textId="77777777">
            <w:pPr>
              <w:rPr>
                <w:rFonts w:ascii="Calibri" w:hAnsi="Calibri" w:eastAsia="Calibri" w:cs="Calibri"/>
              </w:rPr>
            </w:pPr>
            <w:r>
              <w:rPr>
                <w:rFonts w:ascii="Calibri" w:hAnsi="Calibri" w:eastAsia="Calibri" w:cs="Calibri"/>
              </w:rPr>
              <w:t>Address</w:t>
            </w:r>
          </w:p>
        </w:tc>
        <w:tc>
          <w:tcPr>
            <w:tcW w:w="1845" w:type="dxa"/>
          </w:tcPr>
          <w:p w:rsidR="00DC21A2" w:rsidRDefault="0091387A" w14:paraId="489771B2" w14:textId="77777777">
            <w:pPr>
              <w:rPr>
                <w:rFonts w:ascii="Calibri" w:hAnsi="Calibri" w:eastAsia="Calibri" w:cs="Calibri"/>
              </w:rPr>
            </w:pPr>
            <w:r>
              <w:rPr>
                <w:rFonts w:ascii="Calibri" w:hAnsi="Calibri" w:eastAsia="Calibri" w:cs="Calibri"/>
              </w:rPr>
              <w:t>Text box</w:t>
            </w:r>
          </w:p>
        </w:tc>
        <w:tc>
          <w:tcPr>
            <w:tcW w:w="1485" w:type="dxa"/>
          </w:tcPr>
          <w:p w:rsidR="00DC21A2" w:rsidRDefault="0091387A" w14:paraId="74F187E3" w14:textId="77777777">
            <w:pPr>
              <w:rPr>
                <w:rFonts w:ascii="Calibri" w:hAnsi="Calibri" w:eastAsia="Calibri" w:cs="Calibri"/>
              </w:rPr>
            </w:pPr>
            <w:r>
              <w:rPr>
                <w:rFonts w:ascii="Calibri" w:hAnsi="Calibri" w:eastAsia="Calibri" w:cs="Calibri"/>
              </w:rPr>
              <w:t>Required</w:t>
            </w:r>
          </w:p>
        </w:tc>
        <w:tc>
          <w:tcPr>
            <w:tcW w:w="1860" w:type="dxa"/>
          </w:tcPr>
          <w:p w:rsidR="00DC21A2" w:rsidRDefault="00DC21A2" w14:paraId="70F70194" w14:textId="77777777">
            <w:pPr>
              <w:rPr>
                <w:rFonts w:ascii="Calibri" w:hAnsi="Calibri" w:eastAsia="Calibri" w:cs="Calibri"/>
              </w:rPr>
            </w:pPr>
          </w:p>
        </w:tc>
        <w:tc>
          <w:tcPr>
            <w:tcW w:w="1485" w:type="dxa"/>
          </w:tcPr>
          <w:p w:rsidR="00DC21A2" w:rsidRDefault="00DC21A2" w14:paraId="4F047D2E" w14:textId="77777777">
            <w:pPr>
              <w:rPr>
                <w:rFonts w:ascii="Calibri" w:hAnsi="Calibri" w:eastAsia="Calibri" w:cs="Calibri"/>
              </w:rPr>
            </w:pPr>
          </w:p>
        </w:tc>
      </w:tr>
      <w:tr w:rsidR="00DC21A2" w14:paraId="2D1749B3" w14:textId="77777777">
        <w:trPr>
          <w:trHeight w:val="240"/>
        </w:trPr>
        <w:tc>
          <w:tcPr>
            <w:tcW w:w="840" w:type="dxa"/>
          </w:tcPr>
          <w:p w:rsidR="00DC21A2" w:rsidRDefault="0091387A" w14:paraId="7F6D8594" w14:textId="77777777">
            <w:pPr>
              <w:jc w:val="center"/>
              <w:rPr>
                <w:rFonts w:ascii="Calibri" w:hAnsi="Calibri" w:eastAsia="Calibri" w:cs="Calibri"/>
              </w:rPr>
            </w:pPr>
            <w:r>
              <w:rPr>
                <w:rFonts w:ascii="Calibri" w:hAnsi="Calibri" w:eastAsia="Calibri" w:cs="Calibri"/>
              </w:rPr>
              <w:t>9</w:t>
            </w:r>
          </w:p>
        </w:tc>
        <w:tc>
          <w:tcPr>
            <w:tcW w:w="2070" w:type="dxa"/>
          </w:tcPr>
          <w:p w:rsidR="00DC21A2" w:rsidRDefault="0091387A" w14:paraId="27AA772D" w14:textId="77777777">
            <w:pPr>
              <w:rPr>
                <w:rFonts w:ascii="Calibri" w:hAnsi="Calibri" w:eastAsia="Calibri" w:cs="Calibri"/>
              </w:rPr>
            </w:pPr>
            <w:r>
              <w:rPr>
                <w:rFonts w:ascii="Calibri" w:hAnsi="Calibri" w:eastAsia="Calibri" w:cs="Calibri"/>
              </w:rPr>
              <w:t>Vendor Type</w:t>
            </w:r>
          </w:p>
        </w:tc>
        <w:tc>
          <w:tcPr>
            <w:tcW w:w="1845" w:type="dxa"/>
          </w:tcPr>
          <w:p w:rsidR="00DC21A2" w:rsidRDefault="0091387A" w14:paraId="51AACF4A" w14:textId="77777777">
            <w:pPr>
              <w:rPr>
                <w:rFonts w:ascii="Calibri" w:hAnsi="Calibri" w:eastAsia="Calibri" w:cs="Calibri"/>
              </w:rPr>
            </w:pPr>
            <w:r>
              <w:rPr>
                <w:rFonts w:ascii="Calibri" w:hAnsi="Calibri" w:eastAsia="Calibri" w:cs="Calibri"/>
              </w:rPr>
              <w:t>Dropdown</w:t>
            </w:r>
          </w:p>
        </w:tc>
        <w:tc>
          <w:tcPr>
            <w:tcW w:w="1485" w:type="dxa"/>
          </w:tcPr>
          <w:p w:rsidR="00DC21A2" w:rsidRDefault="0091387A" w14:paraId="20DF30D6" w14:textId="77777777">
            <w:pPr>
              <w:rPr>
                <w:rFonts w:ascii="Calibri" w:hAnsi="Calibri" w:eastAsia="Calibri" w:cs="Calibri"/>
              </w:rPr>
            </w:pPr>
            <w:r>
              <w:rPr>
                <w:rFonts w:ascii="Calibri" w:hAnsi="Calibri" w:eastAsia="Calibri" w:cs="Calibri"/>
              </w:rPr>
              <w:t>Required</w:t>
            </w:r>
          </w:p>
        </w:tc>
        <w:tc>
          <w:tcPr>
            <w:tcW w:w="1860" w:type="dxa"/>
          </w:tcPr>
          <w:p w:rsidR="00DC21A2" w:rsidRDefault="0091387A" w14:paraId="2D614B40" w14:textId="77777777">
            <w:pPr>
              <w:rPr>
                <w:rFonts w:ascii="Calibri" w:hAnsi="Calibri" w:eastAsia="Calibri" w:cs="Calibri"/>
              </w:rPr>
            </w:pPr>
            <w:r>
              <w:rPr>
                <w:rFonts w:ascii="Calibri" w:hAnsi="Calibri" w:eastAsia="Calibri" w:cs="Calibri"/>
              </w:rPr>
              <w:t>Registered Agency, Non-Registered</w:t>
            </w:r>
          </w:p>
        </w:tc>
        <w:tc>
          <w:tcPr>
            <w:tcW w:w="1485" w:type="dxa"/>
          </w:tcPr>
          <w:p w:rsidR="00DC21A2" w:rsidRDefault="00DC21A2" w14:paraId="089090FF" w14:textId="77777777">
            <w:pPr>
              <w:rPr>
                <w:rFonts w:ascii="Calibri" w:hAnsi="Calibri" w:eastAsia="Calibri" w:cs="Calibri"/>
              </w:rPr>
            </w:pPr>
          </w:p>
        </w:tc>
      </w:tr>
      <w:tr w:rsidR="00DC21A2" w14:paraId="6EA43C28" w14:textId="77777777">
        <w:trPr>
          <w:trHeight w:val="240"/>
        </w:trPr>
        <w:tc>
          <w:tcPr>
            <w:tcW w:w="840" w:type="dxa"/>
          </w:tcPr>
          <w:p w:rsidR="00DC21A2" w:rsidRDefault="0091387A" w14:paraId="7173214E" w14:textId="77777777">
            <w:pPr>
              <w:jc w:val="center"/>
              <w:rPr>
                <w:rFonts w:ascii="Calibri" w:hAnsi="Calibri" w:eastAsia="Calibri" w:cs="Calibri"/>
              </w:rPr>
            </w:pPr>
            <w:r>
              <w:rPr>
                <w:rFonts w:ascii="Calibri" w:hAnsi="Calibri" w:eastAsia="Calibri" w:cs="Calibri"/>
              </w:rPr>
              <w:t>10</w:t>
            </w:r>
          </w:p>
        </w:tc>
        <w:tc>
          <w:tcPr>
            <w:tcW w:w="2070" w:type="dxa"/>
          </w:tcPr>
          <w:p w:rsidR="00DC21A2" w:rsidRDefault="0091387A" w14:paraId="68D19FE6" w14:textId="77777777">
            <w:pPr>
              <w:rPr>
                <w:rFonts w:ascii="Calibri" w:hAnsi="Calibri" w:eastAsia="Calibri" w:cs="Calibri"/>
              </w:rPr>
            </w:pPr>
            <w:r>
              <w:rPr>
                <w:rFonts w:ascii="Calibri" w:hAnsi="Calibri" w:eastAsia="Calibri" w:cs="Calibri"/>
              </w:rPr>
              <w:t>Number of vehicles owned</w:t>
            </w:r>
          </w:p>
        </w:tc>
        <w:tc>
          <w:tcPr>
            <w:tcW w:w="1845" w:type="dxa"/>
          </w:tcPr>
          <w:p w:rsidR="00DC21A2" w:rsidRDefault="0091387A" w14:paraId="4CF0306B" w14:textId="77777777">
            <w:pPr>
              <w:rPr>
                <w:rFonts w:ascii="Calibri" w:hAnsi="Calibri" w:eastAsia="Calibri" w:cs="Calibri"/>
              </w:rPr>
            </w:pPr>
            <w:r>
              <w:rPr>
                <w:rFonts w:ascii="Calibri" w:hAnsi="Calibri" w:eastAsia="Calibri" w:cs="Calibri"/>
              </w:rPr>
              <w:t>Dropdown</w:t>
            </w:r>
          </w:p>
        </w:tc>
        <w:tc>
          <w:tcPr>
            <w:tcW w:w="1485" w:type="dxa"/>
          </w:tcPr>
          <w:p w:rsidR="00DC21A2" w:rsidRDefault="0091387A" w14:paraId="357E47FF" w14:textId="77777777">
            <w:pPr>
              <w:rPr>
                <w:rFonts w:ascii="Calibri" w:hAnsi="Calibri" w:eastAsia="Calibri" w:cs="Calibri"/>
              </w:rPr>
            </w:pPr>
            <w:r>
              <w:rPr>
                <w:rFonts w:ascii="Calibri" w:hAnsi="Calibri" w:eastAsia="Calibri" w:cs="Calibri"/>
              </w:rPr>
              <w:t>Required</w:t>
            </w:r>
          </w:p>
        </w:tc>
        <w:tc>
          <w:tcPr>
            <w:tcW w:w="1860" w:type="dxa"/>
          </w:tcPr>
          <w:p w:rsidR="00DC21A2" w:rsidRDefault="00DC21A2" w14:paraId="489CD448" w14:textId="77777777">
            <w:pPr>
              <w:rPr>
                <w:rFonts w:ascii="Calibri" w:hAnsi="Calibri" w:eastAsia="Calibri" w:cs="Calibri"/>
              </w:rPr>
            </w:pPr>
          </w:p>
        </w:tc>
        <w:tc>
          <w:tcPr>
            <w:tcW w:w="1485" w:type="dxa"/>
          </w:tcPr>
          <w:p w:rsidR="00DC21A2" w:rsidRDefault="00DC21A2" w14:paraId="4388B568" w14:textId="77777777">
            <w:pPr>
              <w:rPr>
                <w:rFonts w:ascii="Calibri" w:hAnsi="Calibri" w:eastAsia="Calibri" w:cs="Calibri"/>
              </w:rPr>
            </w:pPr>
          </w:p>
        </w:tc>
      </w:tr>
      <w:tr w:rsidR="00DC21A2" w14:paraId="0657419C" w14:textId="77777777">
        <w:trPr>
          <w:trHeight w:val="240"/>
        </w:trPr>
        <w:tc>
          <w:tcPr>
            <w:tcW w:w="840" w:type="dxa"/>
          </w:tcPr>
          <w:p w:rsidR="00DC21A2" w:rsidRDefault="0091387A" w14:paraId="2DA4C185" w14:textId="77777777">
            <w:pPr>
              <w:jc w:val="center"/>
              <w:rPr>
                <w:rFonts w:ascii="Calibri" w:hAnsi="Calibri" w:eastAsia="Calibri" w:cs="Calibri"/>
              </w:rPr>
            </w:pPr>
            <w:r>
              <w:rPr>
                <w:rFonts w:ascii="Calibri" w:hAnsi="Calibri" w:eastAsia="Calibri" w:cs="Calibri"/>
              </w:rPr>
              <w:t>11</w:t>
            </w:r>
          </w:p>
        </w:tc>
        <w:tc>
          <w:tcPr>
            <w:tcW w:w="2070" w:type="dxa"/>
          </w:tcPr>
          <w:p w:rsidR="00DC21A2" w:rsidRDefault="0091387A" w14:paraId="24A0CFE1" w14:textId="77777777">
            <w:pPr>
              <w:rPr>
                <w:rFonts w:ascii="Calibri" w:hAnsi="Calibri" w:eastAsia="Calibri" w:cs="Calibri"/>
              </w:rPr>
            </w:pPr>
            <w:r>
              <w:rPr>
                <w:rFonts w:ascii="Calibri" w:hAnsi="Calibri" w:eastAsia="Calibri" w:cs="Calibri"/>
              </w:rPr>
              <w:t>Submit</w:t>
            </w:r>
          </w:p>
        </w:tc>
        <w:tc>
          <w:tcPr>
            <w:tcW w:w="1845" w:type="dxa"/>
          </w:tcPr>
          <w:p w:rsidR="00DC21A2" w:rsidRDefault="0091387A" w14:paraId="4853A5EE" w14:textId="77777777">
            <w:pPr>
              <w:rPr>
                <w:rFonts w:ascii="Calibri" w:hAnsi="Calibri" w:eastAsia="Calibri" w:cs="Calibri"/>
              </w:rPr>
            </w:pPr>
            <w:r>
              <w:rPr>
                <w:rFonts w:ascii="Calibri" w:hAnsi="Calibri" w:eastAsia="Calibri" w:cs="Calibri"/>
              </w:rPr>
              <w:t>Button</w:t>
            </w:r>
          </w:p>
        </w:tc>
        <w:tc>
          <w:tcPr>
            <w:tcW w:w="1485" w:type="dxa"/>
          </w:tcPr>
          <w:p w:rsidR="00DC21A2" w:rsidRDefault="0091387A" w14:paraId="4C118855" w14:textId="77777777">
            <w:pPr>
              <w:rPr>
                <w:rFonts w:ascii="Calibri" w:hAnsi="Calibri" w:eastAsia="Calibri" w:cs="Calibri"/>
              </w:rPr>
            </w:pPr>
            <w:r>
              <w:rPr>
                <w:rFonts w:ascii="Calibri" w:hAnsi="Calibri" w:eastAsia="Calibri" w:cs="Calibri"/>
              </w:rPr>
              <w:t>Required</w:t>
            </w:r>
          </w:p>
        </w:tc>
        <w:tc>
          <w:tcPr>
            <w:tcW w:w="1860" w:type="dxa"/>
          </w:tcPr>
          <w:p w:rsidR="00DC21A2" w:rsidRDefault="00DC21A2" w14:paraId="57A7FBCB" w14:textId="77777777">
            <w:pPr>
              <w:rPr>
                <w:rFonts w:ascii="Calibri" w:hAnsi="Calibri" w:eastAsia="Calibri" w:cs="Calibri"/>
              </w:rPr>
            </w:pPr>
          </w:p>
        </w:tc>
        <w:tc>
          <w:tcPr>
            <w:tcW w:w="1485" w:type="dxa"/>
          </w:tcPr>
          <w:p w:rsidR="00DC21A2" w:rsidRDefault="00DC21A2" w14:paraId="62738F8F" w14:textId="77777777">
            <w:pPr>
              <w:rPr>
                <w:rFonts w:ascii="Calibri" w:hAnsi="Calibri" w:eastAsia="Calibri" w:cs="Calibri"/>
              </w:rPr>
            </w:pPr>
          </w:p>
        </w:tc>
      </w:tr>
    </w:tbl>
    <w:p w:rsidR="00DC21A2" w:rsidRDefault="00DC21A2" w14:paraId="5C7CBD49" w14:textId="77777777">
      <w:pPr>
        <w:spacing w:line="240" w:lineRule="auto"/>
        <w:rPr>
          <w:rFonts w:ascii="Calibri" w:hAnsi="Calibri" w:eastAsia="Calibri" w:cs="Calibri"/>
          <w:b/>
          <w:sz w:val="28"/>
          <w:szCs w:val="28"/>
        </w:rPr>
      </w:pPr>
    </w:p>
    <w:p w:rsidR="00DC21A2" w:rsidRDefault="00DC21A2" w14:paraId="38767B87" w14:textId="77777777">
      <w:pPr>
        <w:spacing w:line="240" w:lineRule="auto"/>
        <w:rPr>
          <w:rFonts w:ascii="Calibri" w:hAnsi="Calibri" w:eastAsia="Calibri" w:cs="Calibri"/>
          <w:b/>
          <w:sz w:val="28"/>
          <w:szCs w:val="28"/>
        </w:rPr>
      </w:pPr>
    </w:p>
    <w:p w:rsidR="00DC21A2" w:rsidRDefault="006149C3" w14:paraId="346DB400" w14:textId="77777777">
      <w:pPr>
        <w:spacing w:line="240" w:lineRule="auto"/>
        <w:rPr>
          <w:rFonts w:ascii="Calibri" w:hAnsi="Calibri" w:eastAsia="Calibri" w:cs="Calibri"/>
          <w:b/>
          <w:sz w:val="28"/>
          <w:szCs w:val="28"/>
        </w:rPr>
      </w:pPr>
      <w:r>
        <w:rPr>
          <w:rFonts w:ascii="Calibri" w:hAnsi="Calibri" w:eastAsia="Calibri" w:cs="Calibri"/>
          <w:b/>
          <w:sz w:val="24"/>
          <w:szCs w:val="24"/>
        </w:rPr>
        <w:t xml:space="preserve">10.1.1.8 </w:t>
      </w:r>
      <w:r>
        <w:rPr>
          <w:rFonts w:ascii="Calibri" w:hAnsi="Calibri" w:eastAsia="Calibri" w:cs="Calibri"/>
          <w:b/>
          <w:sz w:val="28"/>
          <w:szCs w:val="28"/>
        </w:rPr>
        <w:t>Customer Profile</w:t>
      </w:r>
    </w:p>
    <w:p w:rsidR="00DC21A2" w:rsidP="4DF41364" w:rsidRDefault="0091387A" w14:paraId="6F9F2230" w14:textId="77777777">
      <w:pPr>
        <w:numPr>
          <w:ilvl w:val="0"/>
          <w:numId w:val="93"/>
        </w:numPr>
        <w:spacing w:before="240" w:line="240" w:lineRule="auto"/>
        <w:rPr>
          <w:sz w:val="18"/>
          <w:szCs w:val="18"/>
          <w:lang w:val="en-US"/>
        </w:rPr>
      </w:pPr>
      <w:r w:rsidRPr="4DF41364">
        <w:rPr>
          <w:rFonts w:ascii="Calibri" w:hAnsi="Calibri" w:eastAsia="Calibri" w:cs="Calibri"/>
          <w:sz w:val="24"/>
          <w:szCs w:val="24"/>
          <w:lang w:val="en-US"/>
        </w:rPr>
        <w:t xml:space="preserve">After the login, the </w:t>
      </w:r>
      <w:r w:rsidRPr="4DF41364">
        <w:rPr>
          <w:rFonts w:ascii="Calibri" w:hAnsi="Calibri" w:eastAsia="Calibri" w:cs="Calibri"/>
          <w:b/>
          <w:bCs/>
          <w:sz w:val="24"/>
          <w:szCs w:val="24"/>
          <w:lang w:val="en-US"/>
        </w:rPr>
        <w:t>sign in</w:t>
      </w:r>
      <w:r w:rsidRPr="4DF41364">
        <w:rPr>
          <w:rFonts w:ascii="Calibri" w:hAnsi="Calibri" w:eastAsia="Calibri" w:cs="Calibri"/>
          <w:sz w:val="24"/>
          <w:szCs w:val="24"/>
          <w:lang w:val="en-US"/>
        </w:rPr>
        <w:t xml:space="preserve"> navigation button in home page transfers into </w:t>
      </w:r>
      <w:r w:rsidRPr="4DF41364">
        <w:rPr>
          <w:rFonts w:ascii="Calibri" w:hAnsi="Calibri" w:eastAsia="Calibri" w:cs="Calibri"/>
          <w:b/>
          <w:bCs/>
          <w:sz w:val="24"/>
          <w:szCs w:val="24"/>
          <w:lang w:val="en-US"/>
        </w:rPr>
        <w:t>my profile</w:t>
      </w:r>
      <w:r w:rsidRPr="4DF41364">
        <w:rPr>
          <w:rFonts w:ascii="Calibri" w:hAnsi="Calibri" w:eastAsia="Calibri" w:cs="Calibri"/>
          <w:sz w:val="24"/>
          <w:szCs w:val="24"/>
          <w:lang w:val="en-US"/>
        </w:rPr>
        <w:t>.</w:t>
      </w:r>
    </w:p>
    <w:p w:rsidR="00DC21A2" w:rsidP="4DF41364" w:rsidRDefault="0091387A" w14:paraId="46EF8280" w14:textId="77777777">
      <w:pPr>
        <w:numPr>
          <w:ilvl w:val="0"/>
          <w:numId w:val="93"/>
        </w:numPr>
        <w:spacing w:after="140"/>
        <w:rPr>
          <w:rFonts w:ascii="Calibri" w:hAnsi="Calibri" w:eastAsia="Calibri" w:cs="Calibri"/>
          <w:sz w:val="24"/>
          <w:szCs w:val="24"/>
          <w:lang w:val="en-US"/>
        </w:rPr>
      </w:pPr>
      <w:r w:rsidRPr="4DF41364">
        <w:rPr>
          <w:rFonts w:ascii="Calibri" w:hAnsi="Calibri" w:eastAsia="Calibri" w:cs="Calibri"/>
          <w:sz w:val="24"/>
          <w:szCs w:val="24"/>
          <w:lang w:val="en-US"/>
        </w:rPr>
        <w:t>In my profile, there are my booking history, account settings, coupons and sign-out buttons.</w:t>
      </w:r>
    </w:p>
    <w:p w:rsidR="00DC21A2" w:rsidP="4DF41364" w:rsidRDefault="0091387A" w14:paraId="6D6E341A" w14:textId="173135AE">
      <w:pPr>
        <w:numPr>
          <w:ilvl w:val="0"/>
          <w:numId w:val="93"/>
        </w:numPr>
        <w:spacing w:after="140"/>
        <w:rPr>
          <w:rFonts w:ascii="Calibri" w:hAnsi="Calibri" w:eastAsia="Calibri" w:cs="Calibri"/>
          <w:sz w:val="20"/>
          <w:szCs w:val="20"/>
          <w:lang w:val="en-US"/>
        </w:rPr>
      </w:pPr>
      <w:r w:rsidRPr="4DF41364">
        <w:rPr>
          <w:rFonts w:ascii="Calibri" w:hAnsi="Calibri" w:eastAsia="Calibri" w:cs="Calibri"/>
          <w:sz w:val="24"/>
          <w:szCs w:val="24"/>
          <w:lang w:val="en-US"/>
        </w:rPr>
        <w:t xml:space="preserve">By Clicking </w:t>
      </w:r>
      <w:r w:rsidRPr="4DF41364">
        <w:rPr>
          <w:rFonts w:ascii="Calibri" w:hAnsi="Calibri" w:eastAsia="Calibri" w:cs="Calibri"/>
          <w:b/>
          <w:bCs/>
          <w:sz w:val="24"/>
          <w:szCs w:val="24"/>
          <w:lang w:val="en-US"/>
        </w:rPr>
        <w:t>Trip History,</w:t>
      </w:r>
      <w:r w:rsidRPr="4DF41364">
        <w:rPr>
          <w:rFonts w:ascii="Calibri" w:hAnsi="Calibri" w:eastAsia="Calibri" w:cs="Calibri"/>
          <w:sz w:val="24"/>
          <w:szCs w:val="24"/>
          <w:lang w:val="en-US"/>
        </w:rPr>
        <w:t xml:space="preserve"> navigate to the page containing all the trips (pick-up locations, dates, car, fare details </w:t>
      </w:r>
      <w:r w:rsidRPr="4DF41364" w:rsidR="003162BF">
        <w:rPr>
          <w:rFonts w:ascii="Calibri" w:hAnsi="Calibri" w:eastAsia="Calibri" w:cs="Calibri"/>
          <w:sz w:val="24"/>
          <w:szCs w:val="24"/>
          <w:lang w:val="en-US"/>
        </w:rPr>
        <w:t>etc.</w:t>
      </w:r>
      <w:r w:rsidRPr="4DF41364">
        <w:rPr>
          <w:rFonts w:ascii="Calibri" w:hAnsi="Calibri" w:eastAsia="Calibri" w:cs="Calibri"/>
          <w:sz w:val="24"/>
          <w:szCs w:val="24"/>
          <w:lang w:val="en-US"/>
        </w:rPr>
        <w:t>).</w:t>
      </w:r>
    </w:p>
    <w:p w:rsidR="00DC21A2" w:rsidP="4DF41364" w:rsidRDefault="0091387A" w14:paraId="37D1ADDA" w14:textId="77777777">
      <w:pPr>
        <w:numPr>
          <w:ilvl w:val="0"/>
          <w:numId w:val="93"/>
        </w:numPr>
        <w:spacing w:after="140"/>
        <w:rPr>
          <w:rFonts w:ascii="Times New Roman" w:hAnsi="Times New Roman" w:eastAsia="Times New Roman" w:cs="Times New Roman"/>
          <w:sz w:val="24"/>
          <w:szCs w:val="24"/>
          <w:lang w:val="en-US"/>
        </w:rPr>
      </w:pPr>
      <w:r w:rsidRPr="4DF41364">
        <w:rPr>
          <w:rFonts w:ascii="Calibri" w:hAnsi="Calibri" w:eastAsia="Calibri" w:cs="Calibri"/>
          <w:sz w:val="24"/>
          <w:szCs w:val="24"/>
          <w:lang w:val="en-US"/>
        </w:rPr>
        <w:t xml:space="preserve">By Clicking </w:t>
      </w:r>
      <w:r w:rsidRPr="4DF41364">
        <w:rPr>
          <w:rFonts w:ascii="Calibri" w:hAnsi="Calibri" w:eastAsia="Calibri" w:cs="Calibri"/>
          <w:b/>
          <w:bCs/>
          <w:sz w:val="24"/>
          <w:szCs w:val="24"/>
          <w:lang w:val="en-US"/>
        </w:rPr>
        <w:t xml:space="preserve">Booking History, </w:t>
      </w:r>
      <w:r w:rsidRPr="4DF41364">
        <w:rPr>
          <w:rFonts w:ascii="Calibri" w:hAnsi="Calibri" w:eastAsia="Calibri" w:cs="Calibri"/>
          <w:sz w:val="24"/>
          <w:szCs w:val="24"/>
          <w:lang w:val="en-US"/>
        </w:rPr>
        <w:t>navigate to the page containing all the payment details, payment type, transaction ID etc.</w:t>
      </w:r>
    </w:p>
    <w:p w:rsidR="00DC21A2" w:rsidP="4DF41364" w:rsidRDefault="0091387A" w14:paraId="020746F6" w14:textId="77777777">
      <w:pPr>
        <w:numPr>
          <w:ilvl w:val="0"/>
          <w:numId w:val="93"/>
        </w:numPr>
        <w:spacing w:after="140"/>
        <w:rPr>
          <w:rFonts w:ascii="Times New Roman" w:hAnsi="Times New Roman" w:eastAsia="Times New Roman" w:cs="Times New Roman"/>
          <w:sz w:val="24"/>
          <w:szCs w:val="24"/>
          <w:lang w:val="en-US"/>
        </w:rPr>
      </w:pPr>
      <w:r w:rsidRPr="4DF41364">
        <w:rPr>
          <w:rFonts w:ascii="Calibri" w:hAnsi="Calibri" w:eastAsia="Calibri" w:cs="Calibri"/>
          <w:sz w:val="24"/>
          <w:szCs w:val="24"/>
          <w:lang w:val="en-US"/>
        </w:rPr>
        <w:t xml:space="preserve">By clicking </w:t>
      </w:r>
      <w:r w:rsidRPr="4DF41364">
        <w:rPr>
          <w:rFonts w:ascii="Calibri" w:hAnsi="Calibri" w:eastAsia="Calibri" w:cs="Calibri"/>
          <w:b/>
          <w:bCs/>
          <w:sz w:val="24"/>
          <w:szCs w:val="24"/>
          <w:lang w:val="en-US"/>
        </w:rPr>
        <w:t xml:space="preserve">My coupons, </w:t>
      </w:r>
      <w:r w:rsidRPr="4DF41364">
        <w:rPr>
          <w:rFonts w:ascii="Calibri" w:hAnsi="Calibri" w:eastAsia="Calibri" w:cs="Calibri"/>
          <w:sz w:val="24"/>
          <w:szCs w:val="24"/>
          <w:lang w:val="en-US"/>
        </w:rPr>
        <w:t xml:space="preserve">navigate to the page containing user coupons. </w:t>
      </w:r>
    </w:p>
    <w:p w:rsidR="00DC21A2" w:rsidP="4DF41364" w:rsidRDefault="0091387A" w14:paraId="6C39F8C5" w14:textId="77777777">
      <w:pPr>
        <w:numPr>
          <w:ilvl w:val="0"/>
          <w:numId w:val="93"/>
        </w:numPr>
        <w:spacing w:after="140"/>
        <w:rPr>
          <w:rFonts w:ascii="Times New Roman" w:hAnsi="Times New Roman" w:eastAsia="Times New Roman" w:cs="Times New Roman"/>
          <w:sz w:val="24"/>
          <w:szCs w:val="24"/>
          <w:lang w:val="en-US"/>
        </w:rPr>
      </w:pPr>
      <w:r w:rsidRPr="4DF41364">
        <w:rPr>
          <w:rFonts w:ascii="Calibri" w:hAnsi="Calibri" w:eastAsia="Calibri" w:cs="Calibri"/>
          <w:sz w:val="24"/>
          <w:szCs w:val="24"/>
          <w:lang w:val="en-US"/>
        </w:rPr>
        <w:t xml:space="preserve">By clicking </w:t>
      </w:r>
      <w:r w:rsidRPr="4DF41364">
        <w:rPr>
          <w:rFonts w:ascii="Calibri" w:hAnsi="Calibri" w:eastAsia="Calibri" w:cs="Calibri"/>
          <w:b/>
          <w:bCs/>
          <w:sz w:val="24"/>
          <w:szCs w:val="24"/>
          <w:lang w:val="en-US"/>
        </w:rPr>
        <w:t>Account settings,</w:t>
      </w:r>
      <w:r w:rsidRPr="4DF41364">
        <w:rPr>
          <w:rFonts w:ascii="Calibri" w:hAnsi="Calibri" w:eastAsia="Calibri" w:cs="Calibri"/>
          <w:sz w:val="24"/>
          <w:szCs w:val="24"/>
          <w:lang w:val="en-US"/>
        </w:rPr>
        <w:t xml:space="preserve"> navigate to the page containing the information which is given by the user while registering is included and also consists of two buttons UPDATE, and BACK buttons. Which helps to update their information.</w:t>
      </w:r>
    </w:p>
    <w:p w:rsidR="002B4E8C" w:rsidP="4DF41364" w:rsidRDefault="0091387A" w14:paraId="0709A09F" w14:textId="77777777">
      <w:pPr>
        <w:numPr>
          <w:ilvl w:val="0"/>
          <w:numId w:val="93"/>
        </w:numPr>
        <w:spacing w:after="140"/>
        <w:rPr>
          <w:rFonts w:ascii="Times New Roman" w:hAnsi="Times New Roman" w:eastAsia="Times New Roman" w:cs="Times New Roman"/>
          <w:sz w:val="24"/>
          <w:szCs w:val="24"/>
          <w:lang w:val="en-US"/>
        </w:rPr>
      </w:pPr>
      <w:r w:rsidRPr="4DF41364">
        <w:rPr>
          <w:rFonts w:ascii="Calibri" w:hAnsi="Calibri" w:eastAsia="Calibri" w:cs="Calibri"/>
          <w:b/>
          <w:bCs/>
          <w:sz w:val="24"/>
          <w:szCs w:val="24"/>
          <w:lang w:val="en-US"/>
        </w:rPr>
        <w:t xml:space="preserve">Sign-out </w:t>
      </w:r>
      <w:r w:rsidRPr="4DF41364">
        <w:rPr>
          <w:rFonts w:ascii="Calibri" w:hAnsi="Calibri" w:eastAsia="Calibri" w:cs="Calibri"/>
          <w:sz w:val="24"/>
          <w:szCs w:val="24"/>
          <w:lang w:val="en-US"/>
        </w:rPr>
        <w:t xml:space="preserve">helps to delete the login cache of the user who navigates to the Home page and transfers </w:t>
      </w:r>
      <w:r w:rsidRPr="4DF41364">
        <w:rPr>
          <w:rFonts w:ascii="Calibri" w:hAnsi="Calibri" w:eastAsia="Calibri" w:cs="Calibri"/>
          <w:b/>
          <w:bCs/>
          <w:sz w:val="24"/>
          <w:szCs w:val="24"/>
          <w:lang w:val="en-US"/>
        </w:rPr>
        <w:t>the profile</w:t>
      </w:r>
      <w:r w:rsidRPr="4DF41364">
        <w:rPr>
          <w:rFonts w:ascii="Calibri" w:hAnsi="Calibri" w:eastAsia="Calibri" w:cs="Calibri"/>
          <w:sz w:val="24"/>
          <w:szCs w:val="24"/>
          <w:lang w:val="en-US"/>
        </w:rPr>
        <w:t xml:space="preserve"> button to the </w:t>
      </w:r>
      <w:r w:rsidRPr="4DF41364">
        <w:rPr>
          <w:rFonts w:ascii="Calibri" w:hAnsi="Calibri" w:eastAsia="Calibri" w:cs="Calibri"/>
          <w:b/>
          <w:bCs/>
          <w:sz w:val="24"/>
          <w:szCs w:val="24"/>
          <w:lang w:val="en-US"/>
        </w:rPr>
        <w:t>sign-in</w:t>
      </w:r>
      <w:r w:rsidRPr="4DF41364">
        <w:rPr>
          <w:rFonts w:ascii="Calibri" w:hAnsi="Calibri" w:eastAsia="Calibri" w:cs="Calibri"/>
          <w:sz w:val="24"/>
          <w:szCs w:val="24"/>
          <w:lang w:val="en-US"/>
        </w:rPr>
        <w:t xml:space="preserve"> button.</w:t>
      </w:r>
    </w:p>
    <w:p w:rsidRPr="002B4E8C" w:rsidR="002B4E8C" w:rsidP="002B4E8C" w:rsidRDefault="002B4E8C" w14:paraId="1763B254" w14:textId="77777777">
      <w:pPr>
        <w:spacing w:after="140"/>
        <w:ind w:left="720"/>
        <w:rPr>
          <w:rFonts w:ascii="Times New Roman" w:hAnsi="Times New Roman" w:eastAsia="Times New Roman" w:cs="Times New Roman"/>
          <w:sz w:val="24"/>
          <w:szCs w:val="24"/>
        </w:rPr>
      </w:pPr>
    </w:p>
    <w:p w:rsidRPr="002B4E8C" w:rsidR="002B4E8C" w:rsidP="002B4E8C" w:rsidRDefault="002B4E8C" w14:paraId="66BD0DB1" w14:textId="77777777">
      <w:pPr>
        <w:spacing w:after="140"/>
        <w:rPr>
          <w:rFonts w:ascii="Times New Roman" w:hAnsi="Times New Roman" w:eastAsia="Times New Roman" w:cs="Times New Roman"/>
          <w:sz w:val="24"/>
          <w:szCs w:val="24"/>
        </w:rPr>
      </w:pPr>
      <w:r>
        <w:rPr>
          <w:rFonts w:ascii="Calibri" w:hAnsi="Calibri" w:eastAsia="Calibri" w:cs="Calibri"/>
          <w:b/>
          <w:bCs/>
          <w:sz w:val="30"/>
          <w:szCs w:val="30"/>
        </w:rPr>
        <w:t xml:space="preserve">11. </w:t>
      </w:r>
      <w:r w:rsidRPr="002B4E8C">
        <w:rPr>
          <w:rFonts w:ascii="Calibri" w:hAnsi="Calibri" w:eastAsia="Calibri" w:cs="Calibri"/>
          <w:b/>
          <w:bCs/>
          <w:sz w:val="30"/>
          <w:szCs w:val="30"/>
        </w:rPr>
        <w:t>Settlement Options:</w:t>
      </w:r>
    </w:p>
    <w:p w:rsidRPr="002B4E8C" w:rsidR="002B4E8C" w:rsidP="4DF41364" w:rsidRDefault="002B4E8C" w14:paraId="7DC31C95" w14:textId="77777777">
      <w:pPr>
        <w:spacing w:after="140"/>
        <w:ind w:left="360"/>
        <w:rPr>
          <w:rFonts w:ascii="Calibri" w:hAnsi="Calibri" w:eastAsia="Calibri" w:cs="Calibri"/>
          <w:sz w:val="24"/>
          <w:szCs w:val="24"/>
          <w:lang w:val="en-US"/>
        </w:rPr>
      </w:pPr>
      <w:r w:rsidRPr="4DF41364">
        <w:rPr>
          <w:rFonts w:ascii="Calibri" w:hAnsi="Calibri" w:eastAsia="Calibri" w:cs="Calibri"/>
          <w:b/>
          <w:bCs/>
          <w:sz w:val="24"/>
          <w:szCs w:val="24"/>
          <w:lang w:val="en-US"/>
        </w:rPr>
        <w:t>Immediate:</w:t>
      </w:r>
      <w:r w:rsidRPr="4DF41364">
        <w:rPr>
          <w:rFonts w:ascii="Calibri" w:hAnsi="Calibri" w:eastAsia="Calibri" w:cs="Calibri"/>
          <w:sz w:val="24"/>
          <w:szCs w:val="24"/>
          <w:lang w:val="en-US"/>
        </w:rPr>
        <w:t xml:space="preserve"> Instant settlements or payments to vendors upon completion of each trip or within a short period.</w:t>
      </w:r>
    </w:p>
    <w:p w:rsidRPr="002B4E8C" w:rsidR="002B4E8C" w:rsidP="002B4E8C" w:rsidRDefault="002B4E8C" w14:paraId="412C85CD" w14:textId="77777777">
      <w:pPr>
        <w:spacing w:after="140"/>
        <w:ind w:left="360"/>
        <w:rPr>
          <w:rFonts w:ascii="Calibri" w:hAnsi="Calibri" w:eastAsia="Calibri" w:cs="Calibri"/>
          <w:sz w:val="24"/>
          <w:szCs w:val="24"/>
        </w:rPr>
      </w:pPr>
      <w:r w:rsidRPr="002B4E8C">
        <w:rPr>
          <w:rFonts w:ascii="Calibri" w:hAnsi="Calibri" w:eastAsia="Calibri" w:cs="Calibri"/>
          <w:b/>
          <w:bCs/>
          <w:sz w:val="24"/>
          <w:szCs w:val="24"/>
        </w:rPr>
        <w:t>Next Day:</w:t>
      </w:r>
      <w:r w:rsidRPr="002B4E8C">
        <w:rPr>
          <w:rFonts w:ascii="Calibri" w:hAnsi="Calibri" w:eastAsia="Calibri" w:cs="Calibri"/>
          <w:sz w:val="24"/>
          <w:szCs w:val="24"/>
        </w:rPr>
        <w:t xml:space="preserve"> Settling payments with vendors on the following business day after the completion of trips.</w:t>
      </w:r>
    </w:p>
    <w:p w:rsidRPr="002B4E8C" w:rsidR="002B4E8C" w:rsidP="4DF41364" w:rsidRDefault="002B4E8C" w14:paraId="6415E51C" w14:textId="77777777">
      <w:pPr>
        <w:spacing w:after="140"/>
        <w:ind w:left="360"/>
        <w:rPr>
          <w:rFonts w:ascii="Calibri" w:hAnsi="Calibri" w:eastAsia="Calibri" w:cs="Calibri"/>
          <w:sz w:val="24"/>
          <w:szCs w:val="24"/>
          <w:lang w:val="en-US"/>
        </w:rPr>
      </w:pPr>
      <w:r w:rsidRPr="4DF41364">
        <w:rPr>
          <w:rFonts w:ascii="Calibri" w:hAnsi="Calibri" w:eastAsia="Calibri" w:cs="Calibri"/>
          <w:b/>
          <w:bCs/>
          <w:sz w:val="24"/>
          <w:szCs w:val="24"/>
          <w:lang w:val="en-US"/>
        </w:rPr>
        <w:t>Weekly (Every Friday):</w:t>
      </w:r>
      <w:r w:rsidRPr="4DF41364">
        <w:rPr>
          <w:rFonts w:ascii="Calibri" w:hAnsi="Calibri" w:eastAsia="Calibri" w:cs="Calibri"/>
          <w:sz w:val="24"/>
          <w:szCs w:val="24"/>
          <w:lang w:val="en-US"/>
        </w:rPr>
        <w:t xml:space="preserve"> Aggregating payments and settling with vendors on a weekly basis, typically on Fridays.</w:t>
      </w:r>
    </w:p>
    <w:p w:rsidRPr="002B4E8C" w:rsidR="002B4E8C" w:rsidP="002B4E8C" w:rsidRDefault="002B4E8C" w14:paraId="370342A2" w14:textId="77777777">
      <w:pPr>
        <w:spacing w:after="140"/>
        <w:ind w:left="360"/>
        <w:rPr>
          <w:rFonts w:ascii="Calibri" w:hAnsi="Calibri" w:eastAsia="Calibri" w:cs="Calibri"/>
          <w:b/>
          <w:bCs/>
          <w:sz w:val="28"/>
          <w:szCs w:val="28"/>
        </w:rPr>
      </w:pPr>
      <w:r w:rsidRPr="002B4E8C">
        <w:rPr>
          <w:rFonts w:ascii="Calibri" w:hAnsi="Calibri" w:eastAsia="Calibri" w:cs="Calibri"/>
          <w:b/>
          <w:bCs/>
          <w:sz w:val="28"/>
          <w:szCs w:val="28"/>
        </w:rPr>
        <w:t>Vendor Management:</w:t>
      </w:r>
    </w:p>
    <w:p w:rsidRPr="002B4E8C" w:rsidR="002B4E8C" w:rsidP="4DF41364" w:rsidRDefault="002B4E8C" w14:paraId="13200411" w14:textId="77777777">
      <w:pPr>
        <w:spacing w:after="140"/>
        <w:ind w:left="360"/>
        <w:rPr>
          <w:rFonts w:ascii="Calibri" w:hAnsi="Calibri" w:eastAsia="Calibri" w:cs="Calibri"/>
          <w:sz w:val="24"/>
          <w:szCs w:val="24"/>
          <w:lang w:val="en-US"/>
        </w:rPr>
      </w:pPr>
      <w:r w:rsidRPr="4DF41364">
        <w:rPr>
          <w:rFonts w:ascii="Calibri" w:hAnsi="Calibri" w:eastAsia="Calibri" w:cs="Calibri"/>
          <w:sz w:val="24"/>
          <w:szCs w:val="24"/>
          <w:lang w:val="en-US"/>
        </w:rPr>
        <w:t>While adding a vendor to the platform, provide options to specify their preferred settlement frequency (Immediate, Next Day, Weekly). This setting would determine how and when the vendor receives their payments.</w:t>
      </w:r>
    </w:p>
    <w:p w:rsidRPr="002B4E8C" w:rsidR="002B4E8C" w:rsidP="002B4E8C" w:rsidRDefault="002B4E8C" w14:paraId="4E48B107" w14:textId="77777777">
      <w:pPr>
        <w:spacing w:after="140"/>
        <w:rPr>
          <w:rFonts w:ascii="Calibri" w:hAnsi="Calibri" w:eastAsia="Calibri" w:cs="Calibri"/>
          <w:b/>
          <w:bCs/>
          <w:sz w:val="28"/>
          <w:szCs w:val="28"/>
        </w:rPr>
      </w:pPr>
      <w:r>
        <w:rPr>
          <w:rFonts w:ascii="Calibri" w:hAnsi="Calibri" w:eastAsia="Calibri" w:cs="Calibri"/>
          <w:b/>
          <w:bCs/>
          <w:sz w:val="28"/>
          <w:szCs w:val="28"/>
        </w:rPr>
        <w:t>12.</w:t>
      </w:r>
      <w:r w:rsidRPr="002B4E8C">
        <w:rPr>
          <w:rFonts w:ascii="Calibri" w:hAnsi="Calibri" w:eastAsia="Calibri" w:cs="Calibri"/>
          <w:b/>
          <w:bCs/>
          <w:sz w:val="28"/>
          <w:szCs w:val="28"/>
        </w:rPr>
        <w:t xml:space="preserve"> Currency Display on Website:</w:t>
      </w:r>
    </w:p>
    <w:p w:rsidRPr="002B4E8C" w:rsidR="002B4E8C" w:rsidP="002B4E8C" w:rsidRDefault="002B4E8C" w14:paraId="55BC43DD" w14:textId="77777777">
      <w:pPr>
        <w:spacing w:after="140"/>
        <w:ind w:left="360"/>
        <w:rPr>
          <w:rFonts w:ascii="Calibri" w:hAnsi="Calibri" w:eastAsia="Calibri" w:cs="Calibri"/>
          <w:sz w:val="24"/>
          <w:szCs w:val="24"/>
        </w:rPr>
      </w:pPr>
      <w:r w:rsidRPr="002B4E8C">
        <w:rPr>
          <w:rFonts w:ascii="Calibri" w:hAnsi="Calibri" w:eastAsia="Calibri" w:cs="Calibri"/>
          <w:b/>
          <w:bCs/>
          <w:sz w:val="24"/>
          <w:szCs w:val="24"/>
        </w:rPr>
        <w:t>Currency Options:</w:t>
      </w:r>
      <w:r w:rsidRPr="002B4E8C">
        <w:rPr>
          <w:rFonts w:ascii="Calibri" w:hAnsi="Calibri" w:eastAsia="Calibri" w:cs="Calibri"/>
          <w:sz w:val="24"/>
          <w:szCs w:val="24"/>
        </w:rPr>
        <w:t xml:space="preserve"> Offer currency display options on the website for users to select their preferred currency. The available choices can include INR, EURO, USD, </w:t>
      </w:r>
      <w:r>
        <w:rPr>
          <w:rFonts w:ascii="Calibri" w:hAnsi="Calibri" w:eastAsia="Calibri" w:cs="Calibri"/>
          <w:sz w:val="24"/>
          <w:szCs w:val="24"/>
        </w:rPr>
        <w:t xml:space="preserve">and </w:t>
      </w:r>
      <w:r w:rsidRPr="002B4E8C">
        <w:rPr>
          <w:rFonts w:ascii="Calibri" w:hAnsi="Calibri" w:eastAsia="Calibri" w:cs="Calibri"/>
          <w:sz w:val="24"/>
          <w:szCs w:val="24"/>
        </w:rPr>
        <w:t>POUND, among others.</w:t>
      </w:r>
    </w:p>
    <w:p w:rsidR="002B4E8C" w:rsidP="002B4E8C" w:rsidRDefault="002B4E8C" w14:paraId="32846BD3" w14:textId="77777777">
      <w:pPr>
        <w:spacing w:after="140"/>
        <w:ind w:left="360"/>
        <w:rPr>
          <w:rFonts w:ascii="Calibri" w:hAnsi="Calibri" w:eastAsia="Calibri" w:cs="Calibri"/>
          <w:sz w:val="24"/>
          <w:szCs w:val="24"/>
        </w:rPr>
      </w:pPr>
      <w:r w:rsidRPr="002B4E8C">
        <w:rPr>
          <w:rFonts w:ascii="Calibri" w:hAnsi="Calibri" w:eastAsia="Calibri" w:cs="Calibri"/>
          <w:b/>
          <w:bCs/>
          <w:sz w:val="24"/>
          <w:szCs w:val="24"/>
        </w:rPr>
        <w:t>User Selection:</w:t>
      </w:r>
      <w:r w:rsidRPr="002B4E8C">
        <w:rPr>
          <w:rFonts w:ascii="Calibri" w:hAnsi="Calibri" w:eastAsia="Calibri" w:cs="Calibri"/>
          <w:sz w:val="24"/>
          <w:szCs w:val="24"/>
        </w:rPr>
        <w:t xml:space="preserve"> Allow users to select their desired currency for viewing fares and making payments on the platform.</w:t>
      </w:r>
    </w:p>
    <w:p w:rsidR="00976239" w:rsidP="002B4E8C" w:rsidRDefault="00976239" w14:paraId="1D293EC4" w14:textId="77777777">
      <w:pPr>
        <w:spacing w:after="140"/>
        <w:ind w:left="360"/>
        <w:rPr>
          <w:rFonts w:ascii="Calibri" w:hAnsi="Calibri" w:eastAsia="Calibri" w:cs="Calibri"/>
          <w:sz w:val="24"/>
          <w:szCs w:val="24"/>
        </w:rPr>
      </w:pPr>
    </w:p>
    <w:p w:rsidRPr="00976239" w:rsidR="00976239" w:rsidP="002B4E8C" w:rsidRDefault="00976239" w14:paraId="5259B91F" w14:textId="77777777">
      <w:pPr>
        <w:spacing w:after="140"/>
        <w:ind w:left="360"/>
        <w:rPr>
          <w:rFonts w:ascii="Calibri" w:hAnsi="Calibri" w:eastAsia="Calibri" w:cs="Calibri"/>
          <w:b/>
          <w:bCs/>
          <w:sz w:val="24"/>
          <w:szCs w:val="24"/>
        </w:rPr>
      </w:pPr>
      <w:r w:rsidRPr="00976239">
        <w:rPr>
          <w:rFonts w:ascii="Calibri" w:hAnsi="Calibri" w:eastAsia="Calibri" w:cs="Calibri"/>
          <w:b/>
          <w:bCs/>
          <w:sz w:val="24"/>
          <w:szCs w:val="24"/>
        </w:rPr>
        <w:t>Phase-I: Proposed deployment architecture</w:t>
      </w:r>
      <w:r>
        <w:rPr>
          <w:rFonts w:ascii="Calibri" w:hAnsi="Calibri" w:eastAsia="Calibri" w:cs="Calibri"/>
          <w:b/>
          <w:bCs/>
          <w:sz w:val="24"/>
          <w:szCs w:val="24"/>
        </w:rPr>
        <w:t>:</w:t>
      </w:r>
    </w:p>
    <w:p w:rsidR="00976239" w:rsidP="002B4E8C" w:rsidRDefault="00976239" w14:paraId="571FC4E2" w14:textId="77777777">
      <w:pPr>
        <w:spacing w:after="140"/>
        <w:ind w:left="360"/>
        <w:rPr>
          <w:rFonts w:ascii="Calibri" w:hAnsi="Calibri" w:eastAsia="Calibri" w:cs="Calibri"/>
          <w:sz w:val="24"/>
          <w:szCs w:val="24"/>
        </w:rPr>
      </w:pPr>
    </w:p>
    <w:p w:rsidR="00976239" w:rsidP="00976239" w:rsidRDefault="00976239" w14:paraId="78D0FE25" w14:textId="77777777">
      <w:pPr>
        <w:spacing w:after="140"/>
        <w:ind w:left="360"/>
        <w:jc w:val="center"/>
        <w:rPr>
          <w:rFonts w:ascii="Calibri" w:hAnsi="Calibri" w:eastAsia="Calibri" w:cs="Calibri"/>
          <w:sz w:val="24"/>
          <w:szCs w:val="24"/>
        </w:rPr>
      </w:pPr>
      <w:r>
        <w:rPr>
          <w:rFonts w:ascii="Calibri" w:hAnsi="Calibri" w:eastAsia="Calibri" w:cs="Calibri"/>
          <w:noProof/>
          <w:sz w:val="24"/>
          <w:szCs w:val="24"/>
        </w:rPr>
        <w:drawing>
          <wp:inline distT="0" distB="0" distL="0" distR="0" wp14:anchorId="5CB30200" wp14:editId="5A60A239">
            <wp:extent cx="4572000" cy="3343542"/>
            <wp:effectExtent l="0" t="0" r="0" b="0"/>
            <wp:docPr id="126032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2476" name="Picture 126032476"/>
                    <pic:cNvPicPr/>
                  </pic:nvPicPr>
                  <pic:blipFill>
                    <a:blip r:embed="rId9">
                      <a:extLst>
                        <a:ext uri="{28A0092B-C50C-407E-A947-70E740481C1C}">
                          <a14:useLocalDpi xmlns:a14="http://schemas.microsoft.com/office/drawing/2010/main" val="0"/>
                        </a:ext>
                      </a:extLst>
                    </a:blip>
                    <a:stretch>
                      <a:fillRect/>
                    </a:stretch>
                  </pic:blipFill>
                  <pic:spPr>
                    <a:xfrm>
                      <a:off x="0" y="0"/>
                      <a:ext cx="4593050" cy="3358936"/>
                    </a:xfrm>
                    <a:prstGeom prst="rect">
                      <a:avLst/>
                    </a:prstGeom>
                  </pic:spPr>
                </pic:pic>
              </a:graphicData>
            </a:graphic>
          </wp:inline>
        </w:drawing>
      </w:r>
    </w:p>
    <w:p w:rsidR="00976239" w:rsidP="002B4E8C" w:rsidRDefault="00976239" w14:paraId="04B2CECD" w14:textId="77777777">
      <w:pPr>
        <w:spacing w:after="140"/>
        <w:ind w:left="360"/>
        <w:rPr>
          <w:rFonts w:ascii="Calibri" w:hAnsi="Calibri" w:eastAsia="Calibri" w:cs="Calibri"/>
          <w:sz w:val="24"/>
          <w:szCs w:val="24"/>
        </w:rPr>
      </w:pPr>
    </w:p>
    <w:p w:rsidR="00976239" w:rsidP="4DF41364" w:rsidRDefault="00976239" w14:paraId="5AB43D9A" w14:textId="77777777">
      <w:pPr>
        <w:spacing w:after="140"/>
        <w:ind w:left="360"/>
        <w:rPr>
          <w:rFonts w:ascii="Calibri" w:hAnsi="Calibri" w:eastAsia="Calibri" w:cs="Calibri"/>
          <w:sz w:val="24"/>
          <w:szCs w:val="24"/>
          <w:lang w:val="en-US"/>
        </w:rPr>
      </w:pPr>
      <w:r w:rsidRPr="4DF41364">
        <w:rPr>
          <w:rFonts w:ascii="Calibri" w:hAnsi="Calibri" w:eastAsia="Calibri" w:cs="Calibri"/>
          <w:sz w:val="24"/>
          <w:szCs w:val="24"/>
          <w:lang w:val="en-US"/>
        </w:rPr>
        <w:t xml:space="preserve">This may be </w:t>
      </w:r>
      <w:r w:rsidRPr="4DF41364">
        <w:rPr>
          <w:rFonts w:ascii="Calibri" w:hAnsi="Calibri" w:eastAsia="Calibri" w:cs="Calibri"/>
          <w:b/>
          <w:bCs/>
          <w:sz w:val="24"/>
          <w:szCs w:val="24"/>
          <w:lang w:val="en-US"/>
        </w:rPr>
        <w:t>2X to 4X</w:t>
      </w:r>
      <w:r w:rsidRPr="4DF41364">
        <w:rPr>
          <w:rFonts w:ascii="Calibri" w:hAnsi="Calibri" w:eastAsia="Calibri" w:cs="Calibri"/>
          <w:sz w:val="24"/>
          <w:szCs w:val="24"/>
          <w:lang w:val="en-US"/>
        </w:rPr>
        <w:t xml:space="preserve"> of cost varies based on the </w:t>
      </w:r>
      <w:r w:rsidRPr="4DF41364">
        <w:rPr>
          <w:rFonts w:ascii="Calibri" w:hAnsi="Calibri" w:eastAsia="Calibri" w:cs="Calibri"/>
          <w:b/>
          <w:bCs/>
          <w:sz w:val="24"/>
          <w:szCs w:val="24"/>
          <w:lang w:val="en-US"/>
        </w:rPr>
        <w:t>user traffic and capacity of the load</w:t>
      </w:r>
      <w:r w:rsidRPr="4DF41364">
        <w:rPr>
          <w:rFonts w:ascii="Calibri" w:hAnsi="Calibri" w:eastAsia="Calibri" w:cs="Calibri"/>
          <w:sz w:val="24"/>
          <w:szCs w:val="24"/>
          <w:lang w:val="en-US"/>
        </w:rPr>
        <w:t xml:space="preserve">. Recommending Elastic load balancer with Auto-scaling group and proper scheduler to manage Auto-scaling for cost-optimization.  </w:t>
      </w:r>
    </w:p>
    <w:p w:rsidRPr="00976239" w:rsidR="00976239" w:rsidP="00976239" w:rsidRDefault="00976239" w14:paraId="4FAC2073" w14:textId="77777777">
      <w:pPr>
        <w:spacing w:after="140"/>
        <w:ind w:left="360"/>
        <w:rPr>
          <w:rFonts w:ascii="Calibri" w:hAnsi="Calibri" w:eastAsia="Calibri" w:cs="Calibri"/>
          <w:b/>
          <w:bCs/>
          <w:sz w:val="24"/>
          <w:szCs w:val="24"/>
        </w:rPr>
      </w:pPr>
      <w:r w:rsidRPr="00976239">
        <w:rPr>
          <w:rFonts w:ascii="Calibri" w:hAnsi="Calibri" w:eastAsia="Calibri" w:cs="Calibri"/>
          <w:b/>
          <w:bCs/>
          <w:sz w:val="24"/>
          <w:szCs w:val="24"/>
        </w:rPr>
        <w:t>Key Technologies:</w:t>
      </w:r>
    </w:p>
    <w:p w:rsidRPr="00976239" w:rsidR="00976239" w:rsidP="00A24A70" w:rsidRDefault="00976239" w14:paraId="1965BE03" w14:textId="77777777">
      <w:pPr>
        <w:spacing w:after="140"/>
        <w:ind w:left="360"/>
        <w:rPr>
          <w:rFonts w:ascii="Calibri" w:hAnsi="Calibri" w:eastAsia="Calibri" w:cs="Calibri"/>
          <w:sz w:val="24"/>
          <w:szCs w:val="24"/>
        </w:rPr>
      </w:pPr>
      <w:r w:rsidRPr="00976239">
        <w:rPr>
          <w:rFonts w:ascii="Calibri" w:hAnsi="Calibri" w:eastAsia="Calibri" w:cs="Calibri"/>
          <w:b/>
          <w:bCs/>
          <w:sz w:val="24"/>
          <w:szCs w:val="24"/>
        </w:rPr>
        <w:t>Frontend:</w:t>
      </w:r>
      <w:r w:rsidRPr="00976239">
        <w:rPr>
          <w:rFonts w:ascii="Calibri" w:hAnsi="Calibri" w:eastAsia="Calibri" w:cs="Calibri"/>
          <w:sz w:val="24"/>
          <w:szCs w:val="24"/>
        </w:rPr>
        <w:t xml:space="preserve"> Vue.js</w:t>
      </w:r>
      <w:r w:rsidR="00A24A70">
        <w:rPr>
          <w:rFonts w:ascii="Calibri" w:hAnsi="Calibri" w:eastAsia="Calibri" w:cs="Calibri"/>
          <w:sz w:val="24"/>
          <w:szCs w:val="24"/>
        </w:rPr>
        <w:t xml:space="preserve">, </w:t>
      </w:r>
      <w:r w:rsidRPr="00976239">
        <w:rPr>
          <w:rFonts w:ascii="Calibri" w:hAnsi="Calibri" w:eastAsia="Calibri" w:cs="Calibri"/>
          <w:b/>
          <w:bCs/>
          <w:sz w:val="24"/>
          <w:szCs w:val="24"/>
        </w:rPr>
        <w:t>Backend:</w:t>
      </w:r>
      <w:r w:rsidRPr="00976239">
        <w:rPr>
          <w:rFonts w:ascii="Calibri" w:hAnsi="Calibri" w:eastAsia="Calibri" w:cs="Calibri"/>
          <w:sz w:val="24"/>
          <w:szCs w:val="24"/>
        </w:rPr>
        <w:t xml:space="preserve"> Node.js</w:t>
      </w:r>
    </w:p>
    <w:p w:rsidRPr="00976239" w:rsidR="00976239" w:rsidP="00976239" w:rsidRDefault="00976239" w14:paraId="6F373195" w14:textId="77777777">
      <w:pPr>
        <w:spacing w:after="140"/>
        <w:ind w:left="360"/>
        <w:rPr>
          <w:rFonts w:ascii="Calibri" w:hAnsi="Calibri" w:eastAsia="Calibri" w:cs="Calibri"/>
          <w:sz w:val="24"/>
          <w:szCs w:val="24"/>
        </w:rPr>
      </w:pPr>
      <w:r w:rsidRPr="00976239">
        <w:rPr>
          <w:rFonts w:ascii="Calibri" w:hAnsi="Calibri" w:eastAsia="Calibri" w:cs="Calibri"/>
          <w:b/>
          <w:bCs/>
          <w:sz w:val="24"/>
          <w:szCs w:val="24"/>
        </w:rPr>
        <w:t>Database:</w:t>
      </w:r>
      <w:r w:rsidRPr="00976239">
        <w:rPr>
          <w:rFonts w:ascii="Calibri" w:hAnsi="Calibri" w:eastAsia="Calibri" w:cs="Calibri"/>
          <w:sz w:val="24"/>
          <w:szCs w:val="24"/>
        </w:rPr>
        <w:t xml:space="preserve"> Serverless PostgreSQL (RDS)</w:t>
      </w:r>
    </w:p>
    <w:p w:rsidRPr="00976239" w:rsidR="00976239" w:rsidP="00976239" w:rsidRDefault="00976239" w14:paraId="33761FAF" w14:textId="77777777">
      <w:pPr>
        <w:spacing w:after="140"/>
        <w:ind w:left="360"/>
        <w:rPr>
          <w:rFonts w:ascii="Calibri" w:hAnsi="Calibri" w:eastAsia="Calibri" w:cs="Calibri"/>
          <w:sz w:val="24"/>
          <w:szCs w:val="24"/>
        </w:rPr>
      </w:pPr>
      <w:r w:rsidRPr="00976239">
        <w:rPr>
          <w:rFonts w:ascii="Calibri" w:hAnsi="Calibri" w:eastAsia="Calibri" w:cs="Calibri"/>
          <w:b/>
          <w:bCs/>
          <w:sz w:val="24"/>
          <w:szCs w:val="24"/>
        </w:rPr>
        <w:t>Web Server:</w:t>
      </w:r>
      <w:r w:rsidRPr="00976239">
        <w:rPr>
          <w:rFonts w:ascii="Calibri" w:hAnsi="Calibri" w:eastAsia="Calibri" w:cs="Calibri"/>
          <w:sz w:val="24"/>
          <w:szCs w:val="24"/>
        </w:rPr>
        <w:t xml:space="preserve"> Nginx</w:t>
      </w:r>
    </w:p>
    <w:p w:rsidRPr="00976239" w:rsidR="00976239" w:rsidP="4DF41364" w:rsidRDefault="00976239" w14:paraId="55AA4E78" w14:textId="77777777">
      <w:pPr>
        <w:spacing w:after="140"/>
        <w:ind w:left="360"/>
        <w:rPr>
          <w:rFonts w:ascii="Calibri" w:hAnsi="Calibri" w:eastAsia="Calibri" w:cs="Calibri"/>
          <w:sz w:val="24"/>
          <w:szCs w:val="24"/>
          <w:lang w:val="en-US"/>
        </w:rPr>
      </w:pPr>
      <w:r w:rsidRPr="4DF41364">
        <w:rPr>
          <w:rFonts w:ascii="Calibri" w:hAnsi="Calibri" w:eastAsia="Calibri" w:cs="Calibri"/>
          <w:b/>
          <w:bCs/>
          <w:sz w:val="24"/>
          <w:szCs w:val="24"/>
          <w:lang w:val="en-US"/>
        </w:rPr>
        <w:t>API Gateway:</w:t>
      </w:r>
      <w:r w:rsidRPr="4DF41364">
        <w:rPr>
          <w:rFonts w:ascii="Calibri" w:hAnsi="Calibri" w:eastAsia="Calibri" w:cs="Calibri"/>
          <w:sz w:val="24"/>
          <w:szCs w:val="24"/>
          <w:lang w:val="en-US"/>
        </w:rPr>
        <w:t xml:space="preserve"> Not explicitly shown, but likely present for managing external API access</w:t>
      </w:r>
    </w:p>
    <w:p w:rsidRPr="00976239" w:rsidR="00976239" w:rsidP="00976239" w:rsidRDefault="00976239" w14:paraId="01913FE4" w14:textId="77777777">
      <w:pPr>
        <w:spacing w:after="140"/>
        <w:ind w:left="360"/>
        <w:rPr>
          <w:rFonts w:ascii="Calibri" w:hAnsi="Calibri" w:eastAsia="Calibri" w:cs="Calibri"/>
          <w:sz w:val="24"/>
          <w:szCs w:val="24"/>
        </w:rPr>
      </w:pPr>
      <w:r w:rsidRPr="00976239">
        <w:rPr>
          <w:rFonts w:ascii="Calibri" w:hAnsi="Calibri" w:eastAsia="Calibri" w:cs="Calibri"/>
          <w:b/>
          <w:bCs/>
          <w:sz w:val="24"/>
          <w:szCs w:val="24"/>
        </w:rPr>
        <w:t>Deployment:</w:t>
      </w:r>
      <w:r w:rsidRPr="00976239">
        <w:rPr>
          <w:rFonts w:ascii="Calibri" w:hAnsi="Calibri" w:eastAsia="Calibri" w:cs="Calibri"/>
          <w:sz w:val="24"/>
          <w:szCs w:val="24"/>
        </w:rPr>
        <w:t xml:space="preserve"> Serverless functions (for some application logic) and EC2 instances</w:t>
      </w:r>
    </w:p>
    <w:p w:rsidR="00976239" w:rsidP="00976239" w:rsidRDefault="00976239" w14:paraId="3C4CCFB1" w14:textId="77777777">
      <w:pPr>
        <w:spacing w:after="140"/>
        <w:ind w:left="360"/>
        <w:rPr>
          <w:rFonts w:ascii="Calibri" w:hAnsi="Calibri" w:eastAsia="Calibri" w:cs="Calibri"/>
          <w:sz w:val="24"/>
          <w:szCs w:val="24"/>
        </w:rPr>
      </w:pPr>
    </w:p>
    <w:p w:rsidRPr="00976239" w:rsidR="00976239" w:rsidP="00976239" w:rsidRDefault="00976239" w14:paraId="69C8862D" w14:textId="77777777">
      <w:pPr>
        <w:spacing w:after="140"/>
        <w:ind w:left="360"/>
        <w:rPr>
          <w:rFonts w:ascii="Calibri" w:hAnsi="Calibri" w:eastAsia="Calibri" w:cs="Calibri"/>
          <w:b/>
          <w:bCs/>
          <w:sz w:val="24"/>
          <w:szCs w:val="24"/>
        </w:rPr>
      </w:pPr>
      <w:r w:rsidRPr="00976239">
        <w:rPr>
          <w:rFonts w:ascii="Calibri" w:hAnsi="Calibri" w:eastAsia="Calibri" w:cs="Calibri"/>
          <w:b/>
          <w:bCs/>
          <w:sz w:val="24"/>
          <w:szCs w:val="24"/>
        </w:rPr>
        <w:t>Key Components and Interactions:</w:t>
      </w:r>
    </w:p>
    <w:p w:rsidRPr="00976239" w:rsidR="00976239" w:rsidP="00976239" w:rsidRDefault="00976239" w14:paraId="4CD05F96" w14:textId="77777777">
      <w:pPr>
        <w:spacing w:after="140"/>
        <w:ind w:left="360"/>
        <w:rPr>
          <w:rFonts w:ascii="Calibri" w:hAnsi="Calibri" w:eastAsia="Calibri" w:cs="Calibri"/>
          <w:sz w:val="24"/>
          <w:szCs w:val="24"/>
        </w:rPr>
      </w:pPr>
      <w:r w:rsidRPr="00976239">
        <w:rPr>
          <w:rFonts w:ascii="Calibri" w:hAnsi="Calibri" w:eastAsia="Calibri" w:cs="Calibri"/>
          <w:b/>
          <w:bCs/>
          <w:sz w:val="24"/>
          <w:szCs w:val="24"/>
        </w:rPr>
        <w:t>Users:</w:t>
      </w:r>
      <w:r w:rsidRPr="00976239">
        <w:rPr>
          <w:rFonts w:ascii="Calibri" w:hAnsi="Calibri" w:eastAsia="Calibri" w:cs="Calibri"/>
          <w:sz w:val="24"/>
          <w:szCs w:val="24"/>
        </w:rPr>
        <w:t xml:space="preserve"> Access the application through DNS, potentially via Cloudflare CDN for performance and security benefits.</w:t>
      </w:r>
    </w:p>
    <w:p w:rsidRPr="00976239" w:rsidR="00976239" w:rsidP="42094E3C" w:rsidRDefault="00976239" w14:paraId="70EFE544" w14:textId="77777777">
      <w:pPr>
        <w:spacing w:after="140"/>
        <w:ind w:left="360"/>
        <w:rPr>
          <w:rFonts w:ascii="Calibri" w:hAnsi="Calibri" w:eastAsia="Calibri" w:cs="Calibri"/>
          <w:sz w:val="24"/>
          <w:szCs w:val="24"/>
          <w:lang w:val="en-US"/>
        </w:rPr>
      </w:pPr>
      <w:r w:rsidRPr="42094E3C">
        <w:rPr>
          <w:rFonts w:ascii="Calibri" w:hAnsi="Calibri" w:eastAsia="Calibri" w:cs="Calibri"/>
          <w:b/>
          <w:bCs/>
          <w:sz w:val="24"/>
          <w:szCs w:val="24"/>
          <w:lang w:val="en-US"/>
        </w:rPr>
        <w:t>Web Server (Nginx):</w:t>
      </w:r>
      <w:r w:rsidRPr="42094E3C">
        <w:rPr>
          <w:rFonts w:ascii="Calibri" w:hAnsi="Calibri" w:eastAsia="Calibri" w:cs="Calibri"/>
          <w:sz w:val="24"/>
          <w:szCs w:val="24"/>
          <w:lang w:val="en-US"/>
        </w:rPr>
        <w:t xml:space="preserve"> Routes requests to either static assets (served from S3) or the Node.js backend API.</w:t>
      </w:r>
    </w:p>
    <w:p w:rsidRPr="00976239" w:rsidR="00976239" w:rsidP="4DF41364" w:rsidRDefault="00976239" w14:paraId="3E3B517F" w14:textId="77777777">
      <w:pPr>
        <w:spacing w:after="140"/>
        <w:ind w:left="360"/>
        <w:rPr>
          <w:rFonts w:ascii="Calibri" w:hAnsi="Calibri" w:eastAsia="Calibri" w:cs="Calibri"/>
          <w:sz w:val="24"/>
          <w:szCs w:val="24"/>
          <w:lang w:val="en-US"/>
        </w:rPr>
      </w:pPr>
      <w:r w:rsidRPr="4DF41364">
        <w:rPr>
          <w:rFonts w:ascii="Calibri" w:hAnsi="Calibri" w:eastAsia="Calibri" w:cs="Calibri"/>
          <w:b/>
          <w:bCs/>
          <w:sz w:val="24"/>
          <w:szCs w:val="24"/>
          <w:lang w:val="en-US"/>
        </w:rPr>
        <w:t>Node.js Backend API:</w:t>
      </w:r>
      <w:r w:rsidRPr="4DF41364">
        <w:rPr>
          <w:rFonts w:ascii="Calibri" w:hAnsi="Calibri" w:eastAsia="Calibri" w:cs="Calibri"/>
          <w:sz w:val="24"/>
          <w:szCs w:val="24"/>
          <w:lang w:val="en-US"/>
        </w:rPr>
        <w:t xml:space="preserve"> Handles user requests, interacts with the database and external services, and renders dynamic content using Vue.js.</w:t>
      </w:r>
    </w:p>
    <w:p w:rsidRPr="00976239" w:rsidR="00976239" w:rsidP="00976239" w:rsidRDefault="00976239" w14:paraId="04B24F48" w14:textId="77777777">
      <w:pPr>
        <w:spacing w:after="140"/>
        <w:ind w:left="360"/>
        <w:rPr>
          <w:rFonts w:ascii="Calibri" w:hAnsi="Calibri" w:eastAsia="Calibri" w:cs="Calibri"/>
          <w:sz w:val="24"/>
          <w:szCs w:val="24"/>
        </w:rPr>
      </w:pPr>
      <w:r w:rsidRPr="00976239">
        <w:rPr>
          <w:rFonts w:ascii="Calibri" w:hAnsi="Calibri" w:eastAsia="Calibri" w:cs="Calibri"/>
          <w:b/>
          <w:bCs/>
          <w:sz w:val="24"/>
          <w:szCs w:val="24"/>
        </w:rPr>
        <w:t>Serverless PostgreSQL RDS:</w:t>
      </w:r>
      <w:r w:rsidRPr="00976239">
        <w:rPr>
          <w:rFonts w:ascii="Calibri" w:hAnsi="Calibri" w:eastAsia="Calibri" w:cs="Calibri"/>
          <w:sz w:val="24"/>
          <w:szCs w:val="24"/>
        </w:rPr>
        <w:t xml:space="preserve"> Stores application data securely and reliably, managed by AWS.</w:t>
      </w:r>
    </w:p>
    <w:p w:rsidRPr="00976239" w:rsidR="00976239" w:rsidP="4DF41364" w:rsidRDefault="00976239" w14:paraId="47981DFA" w14:textId="77777777">
      <w:pPr>
        <w:spacing w:after="140"/>
        <w:ind w:left="360"/>
        <w:rPr>
          <w:rFonts w:ascii="Calibri" w:hAnsi="Calibri" w:eastAsia="Calibri" w:cs="Calibri"/>
          <w:sz w:val="24"/>
          <w:szCs w:val="24"/>
          <w:lang w:val="en-US"/>
        </w:rPr>
      </w:pPr>
      <w:r w:rsidRPr="4DF41364">
        <w:rPr>
          <w:rFonts w:ascii="Calibri" w:hAnsi="Calibri" w:eastAsia="Calibri" w:cs="Calibri"/>
          <w:b/>
          <w:bCs/>
          <w:sz w:val="24"/>
          <w:szCs w:val="24"/>
          <w:lang w:val="en-US"/>
        </w:rPr>
        <w:t>TOD-API Lib:</w:t>
      </w:r>
      <w:r w:rsidRPr="4DF41364">
        <w:rPr>
          <w:rFonts w:ascii="Calibri" w:hAnsi="Calibri" w:eastAsia="Calibri" w:cs="Calibri"/>
          <w:sz w:val="24"/>
          <w:szCs w:val="24"/>
          <w:lang w:val="en-US"/>
        </w:rPr>
        <w:t xml:space="preserve"> Provides a set of reusable API services for external use, likely integrated within the Node.js backend.</w:t>
      </w:r>
    </w:p>
    <w:p w:rsidRPr="00976239" w:rsidR="00976239" w:rsidP="00976239" w:rsidRDefault="00976239" w14:paraId="31C2C8BA" w14:textId="77777777">
      <w:pPr>
        <w:spacing w:after="140"/>
        <w:ind w:left="360"/>
        <w:rPr>
          <w:rFonts w:ascii="Calibri" w:hAnsi="Calibri" w:eastAsia="Calibri" w:cs="Calibri"/>
          <w:sz w:val="24"/>
          <w:szCs w:val="24"/>
        </w:rPr>
      </w:pPr>
      <w:r w:rsidRPr="00976239">
        <w:rPr>
          <w:rFonts w:ascii="Calibri" w:hAnsi="Calibri" w:eastAsia="Calibri" w:cs="Calibri"/>
          <w:b/>
          <w:bCs/>
          <w:sz w:val="24"/>
          <w:szCs w:val="24"/>
        </w:rPr>
        <w:t>CloudWatch:</w:t>
      </w:r>
      <w:r w:rsidRPr="00976239">
        <w:rPr>
          <w:rFonts w:ascii="Calibri" w:hAnsi="Calibri" w:eastAsia="Calibri" w:cs="Calibri"/>
          <w:sz w:val="24"/>
          <w:szCs w:val="24"/>
        </w:rPr>
        <w:t xml:space="preserve"> Monitors AWS resources for performance and health insights.</w:t>
      </w:r>
    </w:p>
    <w:p w:rsidR="00976239" w:rsidP="00976239" w:rsidRDefault="00976239" w14:paraId="189B574C" w14:textId="77777777">
      <w:pPr>
        <w:spacing w:after="140"/>
        <w:ind w:left="360"/>
        <w:rPr>
          <w:rFonts w:ascii="Calibri" w:hAnsi="Calibri" w:eastAsia="Calibri" w:cs="Calibri"/>
          <w:sz w:val="24"/>
          <w:szCs w:val="24"/>
        </w:rPr>
      </w:pPr>
      <w:r w:rsidRPr="00976239">
        <w:rPr>
          <w:rFonts w:ascii="Calibri" w:hAnsi="Calibri" w:eastAsia="Calibri" w:cs="Calibri"/>
          <w:b/>
          <w:bCs/>
          <w:sz w:val="24"/>
          <w:szCs w:val="24"/>
        </w:rPr>
        <w:t>S3 Bucket:</w:t>
      </w:r>
      <w:r w:rsidRPr="00976239">
        <w:rPr>
          <w:rFonts w:ascii="Calibri" w:hAnsi="Calibri" w:eastAsia="Calibri" w:cs="Calibri"/>
          <w:sz w:val="24"/>
          <w:szCs w:val="24"/>
        </w:rPr>
        <w:t xml:space="preserve"> Stores static assets for efficient delivery.</w:t>
      </w:r>
    </w:p>
    <w:p w:rsidR="00976239" w:rsidP="00976239" w:rsidRDefault="00976239" w14:paraId="1A70BC47" w14:textId="77777777">
      <w:pPr>
        <w:spacing w:after="140"/>
        <w:ind w:left="360"/>
        <w:rPr>
          <w:rFonts w:ascii="Calibri" w:hAnsi="Calibri" w:eastAsia="Calibri" w:cs="Calibri"/>
          <w:sz w:val="24"/>
          <w:szCs w:val="24"/>
        </w:rPr>
      </w:pPr>
    </w:p>
    <w:p w:rsidRPr="00976239" w:rsidR="00976239" w:rsidP="00976239" w:rsidRDefault="00976239" w14:paraId="71F3B613" w14:textId="77777777">
      <w:pPr>
        <w:spacing w:after="140"/>
        <w:ind w:left="360"/>
        <w:rPr>
          <w:rFonts w:ascii="Calibri" w:hAnsi="Calibri" w:eastAsia="Calibri" w:cs="Calibri"/>
          <w:b/>
          <w:bCs/>
          <w:sz w:val="24"/>
          <w:szCs w:val="24"/>
        </w:rPr>
      </w:pPr>
      <w:r w:rsidRPr="00976239">
        <w:rPr>
          <w:rFonts w:ascii="Calibri" w:hAnsi="Calibri" w:eastAsia="Calibri" w:cs="Calibri"/>
          <w:b/>
          <w:bCs/>
          <w:sz w:val="24"/>
          <w:szCs w:val="24"/>
        </w:rPr>
        <w:t>Additional Considerations:</w:t>
      </w:r>
    </w:p>
    <w:p w:rsidRPr="00976239" w:rsidR="00976239" w:rsidP="4DF41364" w:rsidRDefault="00976239" w14:paraId="2D9CDF47" w14:textId="77777777">
      <w:pPr>
        <w:spacing w:after="140"/>
        <w:ind w:left="360"/>
        <w:rPr>
          <w:rFonts w:ascii="Calibri" w:hAnsi="Calibri" w:eastAsia="Calibri" w:cs="Calibri"/>
          <w:sz w:val="24"/>
          <w:szCs w:val="24"/>
          <w:lang w:val="en-US"/>
        </w:rPr>
      </w:pPr>
      <w:r w:rsidRPr="4DF41364">
        <w:rPr>
          <w:rFonts w:ascii="Calibri" w:hAnsi="Calibri" w:eastAsia="Calibri" w:cs="Calibri"/>
          <w:b/>
          <w:bCs/>
          <w:sz w:val="24"/>
          <w:szCs w:val="24"/>
          <w:lang w:val="en-US"/>
        </w:rPr>
        <w:t>Serverless Functions:</w:t>
      </w:r>
      <w:r w:rsidRPr="4DF41364">
        <w:rPr>
          <w:rFonts w:ascii="Calibri" w:hAnsi="Calibri" w:eastAsia="Calibri" w:cs="Calibri"/>
          <w:sz w:val="24"/>
          <w:szCs w:val="24"/>
          <w:lang w:val="en-US"/>
        </w:rPr>
        <w:t xml:space="preserve"> Likely used for specific application logic, offering scalability and cost-efficiency.</w:t>
      </w:r>
    </w:p>
    <w:p w:rsidRPr="00976239" w:rsidR="00976239" w:rsidP="00976239" w:rsidRDefault="00976239" w14:paraId="762E81AE" w14:textId="77777777">
      <w:pPr>
        <w:spacing w:after="140"/>
        <w:ind w:left="360"/>
        <w:rPr>
          <w:rFonts w:ascii="Calibri" w:hAnsi="Calibri" w:eastAsia="Calibri" w:cs="Calibri"/>
          <w:sz w:val="24"/>
          <w:szCs w:val="24"/>
        </w:rPr>
      </w:pPr>
      <w:r w:rsidRPr="00976239">
        <w:rPr>
          <w:rFonts w:ascii="Calibri" w:hAnsi="Calibri" w:eastAsia="Calibri" w:cs="Calibri"/>
          <w:b/>
          <w:bCs/>
          <w:sz w:val="24"/>
          <w:szCs w:val="24"/>
        </w:rPr>
        <w:t>Security:</w:t>
      </w:r>
      <w:r w:rsidRPr="00976239">
        <w:rPr>
          <w:rFonts w:ascii="Calibri" w:hAnsi="Calibri" w:eastAsia="Calibri" w:cs="Calibri"/>
          <w:sz w:val="24"/>
          <w:szCs w:val="24"/>
        </w:rPr>
        <w:t xml:space="preserve"> Cloudflare CDN potentially provides DDoS protection, and AWS services incorporate various security measures.</w:t>
      </w:r>
    </w:p>
    <w:p w:rsidRPr="00976239" w:rsidR="00976239" w:rsidP="00976239" w:rsidRDefault="00976239" w14:paraId="7131D6B6" w14:textId="77777777">
      <w:pPr>
        <w:spacing w:after="140"/>
        <w:ind w:left="360"/>
        <w:rPr>
          <w:rFonts w:ascii="Calibri" w:hAnsi="Calibri" w:eastAsia="Calibri" w:cs="Calibri"/>
          <w:sz w:val="24"/>
          <w:szCs w:val="24"/>
        </w:rPr>
      </w:pPr>
      <w:r w:rsidRPr="00976239">
        <w:rPr>
          <w:rFonts w:ascii="Calibri" w:hAnsi="Calibri" w:eastAsia="Calibri" w:cs="Calibri"/>
          <w:b/>
          <w:bCs/>
          <w:sz w:val="24"/>
          <w:szCs w:val="24"/>
        </w:rPr>
        <w:t>Scalability:</w:t>
      </w:r>
      <w:r w:rsidRPr="00976239">
        <w:rPr>
          <w:rFonts w:ascii="Calibri" w:hAnsi="Calibri" w:eastAsia="Calibri" w:cs="Calibri"/>
          <w:sz w:val="24"/>
          <w:szCs w:val="24"/>
        </w:rPr>
        <w:t xml:space="preserve"> EC2 instances and serverless functions can be scaled independently to handle varying traffic demands.</w:t>
      </w:r>
    </w:p>
    <w:p w:rsidR="00976239" w:rsidP="00976239" w:rsidRDefault="00976239" w14:paraId="2006F08A" w14:textId="77777777">
      <w:pPr>
        <w:spacing w:after="140"/>
        <w:ind w:left="360"/>
        <w:rPr>
          <w:rFonts w:ascii="Calibri" w:hAnsi="Calibri" w:eastAsia="Calibri" w:cs="Calibri"/>
          <w:sz w:val="24"/>
          <w:szCs w:val="24"/>
        </w:rPr>
      </w:pPr>
      <w:r w:rsidRPr="00976239">
        <w:rPr>
          <w:rFonts w:ascii="Calibri" w:hAnsi="Calibri" w:eastAsia="Calibri" w:cs="Calibri"/>
          <w:b/>
          <w:bCs/>
          <w:sz w:val="24"/>
          <w:szCs w:val="24"/>
        </w:rPr>
        <w:t>Cost Optimization:</w:t>
      </w:r>
      <w:r w:rsidRPr="00976239">
        <w:rPr>
          <w:rFonts w:ascii="Calibri" w:hAnsi="Calibri" w:eastAsia="Calibri" w:cs="Calibri"/>
          <w:sz w:val="24"/>
          <w:szCs w:val="24"/>
        </w:rPr>
        <w:t xml:space="preserve"> Serverless functions and managed database services can help reduce costs.</w:t>
      </w:r>
    </w:p>
    <w:p w:rsidR="00CB2E4E" w:rsidRDefault="00CB2E4E" w14:paraId="324309C1" w14:textId="77777777">
      <w:pPr>
        <w:rPr>
          <w:rFonts w:ascii="Calibri" w:hAnsi="Calibri" w:eastAsia="Calibri" w:cs="Calibri"/>
          <w:b/>
          <w:bCs/>
          <w:sz w:val="24"/>
          <w:szCs w:val="24"/>
        </w:rPr>
      </w:pPr>
      <w:r>
        <w:rPr>
          <w:rFonts w:ascii="Calibri" w:hAnsi="Calibri" w:eastAsia="Calibri" w:cs="Calibri"/>
          <w:b/>
          <w:bCs/>
          <w:sz w:val="24"/>
          <w:szCs w:val="24"/>
        </w:rPr>
        <w:br w:type="page"/>
      </w:r>
    </w:p>
    <w:p w:rsidRPr="00CB2E4E" w:rsidR="00350280" w:rsidP="00045EBC" w:rsidRDefault="00350280" w14:paraId="3B6CA85C" w14:textId="04489AD2">
      <w:pPr>
        <w:pStyle w:val="Heading1"/>
      </w:pPr>
      <w:r w:rsidRPr="00CB2E4E">
        <w:t>Agree</w:t>
      </w:r>
      <w:r w:rsidRPr="00CB2E4E" w:rsidR="00227E37">
        <w:t>ment</w:t>
      </w:r>
    </w:p>
    <w:p w:rsidR="00227E37" w:rsidP="4DF41364" w:rsidRDefault="00227E37" w14:paraId="5D7E35EA" w14:textId="3B1C7F92">
      <w:pPr>
        <w:widowControl w:val="0"/>
        <w:autoSpaceDE w:val="0"/>
        <w:autoSpaceDN w:val="0"/>
        <w:adjustRightInd w:val="0"/>
        <w:spacing w:after="120" w:line="200" w:lineRule="atLeast"/>
        <w:ind w:left="360"/>
        <w:jc w:val="both"/>
        <w:rPr>
          <w:rFonts w:eastAsia="Times New Roman" w:cstheme="minorBidi"/>
          <w:color w:val="303F46"/>
          <w:sz w:val="24"/>
          <w:szCs w:val="24"/>
          <w:lang w:val="en-US"/>
        </w:rPr>
      </w:pPr>
      <w:r w:rsidRPr="4DF41364">
        <w:rPr>
          <w:rFonts w:eastAsia="Times New Roman" w:cstheme="minorBidi"/>
          <w:color w:val="303F46"/>
          <w:sz w:val="24"/>
          <w:szCs w:val="24"/>
          <w:lang w:val="en-US"/>
        </w:rPr>
        <w:t xml:space="preserve">We here by agree to this document and </w:t>
      </w:r>
      <w:r w:rsidRPr="4DF41364" w:rsidR="00F734A9">
        <w:rPr>
          <w:rFonts w:eastAsia="Times New Roman" w:cstheme="minorBidi"/>
          <w:color w:val="303F46"/>
          <w:sz w:val="24"/>
          <w:szCs w:val="24"/>
          <w:lang w:val="en-US"/>
        </w:rPr>
        <w:t xml:space="preserve">the development of the application will be done </w:t>
      </w:r>
      <w:r w:rsidRPr="4DF41364" w:rsidR="008A5F61">
        <w:rPr>
          <w:rFonts w:eastAsia="Times New Roman" w:cstheme="minorBidi"/>
          <w:color w:val="303F46"/>
          <w:sz w:val="24"/>
          <w:szCs w:val="24"/>
          <w:lang w:val="en-US"/>
        </w:rPr>
        <w:t>as per this document.</w:t>
      </w:r>
    </w:p>
    <w:p w:rsidR="00227E37" w:rsidP="00227E37" w:rsidRDefault="00227E37" w14:paraId="4DE737E9" w14:textId="77777777">
      <w:pPr>
        <w:widowControl w:val="0"/>
        <w:autoSpaceDE w:val="0"/>
        <w:autoSpaceDN w:val="0"/>
        <w:adjustRightInd w:val="0"/>
        <w:spacing w:after="120" w:line="200" w:lineRule="atLeast"/>
        <w:ind w:left="360"/>
        <w:jc w:val="both"/>
        <w:rPr>
          <w:rFonts w:eastAsia="Times New Roman" w:cstheme="minorHAnsi"/>
          <w:color w:val="303F46"/>
          <w:sz w:val="24"/>
          <w:szCs w:val="24"/>
        </w:rPr>
      </w:pPr>
    </w:p>
    <w:p w:rsidR="00227E37" w:rsidP="00227E37" w:rsidRDefault="006A742E" w14:paraId="79E4C7A5" w14:textId="3CE34B70">
      <w:pPr>
        <w:widowControl w:val="0"/>
        <w:autoSpaceDE w:val="0"/>
        <w:autoSpaceDN w:val="0"/>
        <w:adjustRightInd w:val="0"/>
        <w:spacing w:after="120" w:line="200" w:lineRule="atLeast"/>
        <w:ind w:left="360"/>
        <w:jc w:val="both"/>
        <w:rPr>
          <w:rStyle w:val="pcs-customer-name"/>
          <w:rFonts w:ascii="Ubuntu" w:hAnsi="Ubuntu"/>
          <w:b/>
          <w:bCs/>
          <w:color w:val="000000"/>
          <w:sz w:val="18"/>
          <w:szCs w:val="18"/>
          <w:shd w:val="clear" w:color="auto" w:fill="FFFFFF"/>
        </w:rPr>
      </w:pPr>
      <w:hyperlink w:history="1" w:anchor="/contacts/1373579000000140020" r:id="rId10">
        <w:r>
          <w:rPr>
            <w:rStyle w:val="Hyperlink"/>
            <w:rFonts w:ascii="Ubuntu" w:hAnsi="Ubuntu"/>
            <w:b/>
            <w:bCs/>
            <w:color w:val="408DFB"/>
            <w:sz w:val="18"/>
            <w:szCs w:val="18"/>
          </w:rPr>
          <w:t>TOTTER TRIP PRIVATE LIMITED</w:t>
        </w:r>
      </w:hyperlink>
    </w:p>
    <w:p w:rsidR="006A742E" w:rsidP="00227E37" w:rsidRDefault="006A742E" w14:paraId="3E186977" w14:textId="77777777">
      <w:pPr>
        <w:widowControl w:val="0"/>
        <w:autoSpaceDE w:val="0"/>
        <w:autoSpaceDN w:val="0"/>
        <w:adjustRightInd w:val="0"/>
        <w:spacing w:after="120" w:line="200" w:lineRule="atLeast"/>
        <w:ind w:left="360"/>
        <w:jc w:val="both"/>
        <w:rPr>
          <w:rFonts w:eastAsia="Times New Roman" w:cstheme="minorHAnsi"/>
          <w:color w:val="303F46"/>
          <w:sz w:val="24"/>
          <w:szCs w:val="24"/>
        </w:rPr>
      </w:pPr>
    </w:p>
    <w:p w:rsidR="00227E37" w:rsidP="00227E37" w:rsidRDefault="00227E37" w14:paraId="58CC0F7C" w14:textId="77777777">
      <w:pPr>
        <w:widowControl w:val="0"/>
        <w:autoSpaceDE w:val="0"/>
        <w:autoSpaceDN w:val="0"/>
        <w:adjustRightInd w:val="0"/>
        <w:spacing w:after="120" w:line="200" w:lineRule="atLeast"/>
        <w:ind w:left="360"/>
        <w:jc w:val="both"/>
        <w:rPr>
          <w:rFonts w:eastAsia="Times New Roman" w:cstheme="minorHAnsi"/>
          <w:color w:val="303F46"/>
          <w:sz w:val="24"/>
          <w:szCs w:val="24"/>
        </w:rPr>
      </w:pPr>
    </w:p>
    <w:p w:rsidR="00227E37" w:rsidP="4DF41364" w:rsidRDefault="00227E37" w14:paraId="277ADC58" w14:textId="77777777">
      <w:pPr>
        <w:widowControl w:val="0"/>
        <w:autoSpaceDE w:val="0"/>
        <w:autoSpaceDN w:val="0"/>
        <w:adjustRightInd w:val="0"/>
        <w:spacing w:after="120" w:line="200" w:lineRule="atLeast"/>
        <w:ind w:left="360"/>
        <w:jc w:val="both"/>
        <w:rPr>
          <w:rFonts w:eastAsia="Times New Roman" w:cstheme="minorBidi"/>
          <w:color w:val="303F46"/>
          <w:sz w:val="24"/>
          <w:szCs w:val="24"/>
          <w:lang w:val="en-US"/>
        </w:rPr>
      </w:pPr>
      <w:r w:rsidRPr="4DF41364">
        <w:rPr>
          <w:rFonts w:eastAsia="Times New Roman" w:cstheme="minorBidi"/>
          <w:color w:val="303F46"/>
          <w:sz w:val="24"/>
          <w:szCs w:val="24"/>
          <w:lang w:val="en-US"/>
        </w:rPr>
        <w:t>Signature:__________________________</w:t>
      </w:r>
    </w:p>
    <w:p w:rsidR="00227E37" w:rsidP="00227E37" w:rsidRDefault="00227E37" w14:paraId="2F63DCB5" w14:textId="6BD849F9">
      <w:pPr>
        <w:widowControl w:val="0"/>
        <w:autoSpaceDE w:val="0"/>
        <w:autoSpaceDN w:val="0"/>
        <w:adjustRightInd w:val="0"/>
        <w:spacing w:after="120" w:line="200" w:lineRule="atLeast"/>
        <w:ind w:left="360"/>
        <w:jc w:val="both"/>
        <w:rPr>
          <w:rFonts w:eastAsia="Times New Roman" w:cstheme="minorHAnsi"/>
          <w:color w:val="303F46"/>
          <w:sz w:val="24"/>
          <w:szCs w:val="24"/>
        </w:rPr>
      </w:pPr>
      <w:r>
        <w:rPr>
          <w:rFonts w:eastAsia="Times New Roman" w:cstheme="minorHAnsi"/>
          <w:color w:val="303F46"/>
          <w:sz w:val="24"/>
          <w:szCs w:val="24"/>
        </w:rPr>
        <w:t>Name</w:t>
      </w:r>
      <w:r w:rsidR="00045EBC">
        <w:rPr>
          <w:rFonts w:eastAsia="Times New Roman" w:cstheme="minorHAnsi"/>
          <w:color w:val="303F46"/>
          <w:sz w:val="24"/>
          <w:szCs w:val="24"/>
        </w:rPr>
        <w:t xml:space="preserve">: </w:t>
      </w:r>
      <w:r w:rsidR="009E3D0C">
        <w:rPr>
          <w:rFonts w:eastAsia="Times New Roman" w:cstheme="minorHAnsi"/>
          <w:color w:val="303F46"/>
          <w:sz w:val="24"/>
          <w:szCs w:val="24"/>
        </w:rPr>
        <w:t>Sushil Kumar</w:t>
      </w:r>
    </w:p>
    <w:p w:rsidR="00227E37" w:rsidP="00227E37" w:rsidRDefault="00227E37" w14:paraId="2516E332" w14:textId="1F1BC792">
      <w:pPr>
        <w:widowControl w:val="0"/>
        <w:autoSpaceDE w:val="0"/>
        <w:autoSpaceDN w:val="0"/>
        <w:adjustRightInd w:val="0"/>
        <w:spacing w:after="120" w:line="200" w:lineRule="atLeast"/>
        <w:ind w:left="360"/>
        <w:jc w:val="both"/>
        <w:rPr>
          <w:rFonts w:eastAsia="Times New Roman" w:cstheme="minorHAnsi"/>
          <w:color w:val="303F46"/>
          <w:sz w:val="24"/>
          <w:szCs w:val="24"/>
        </w:rPr>
      </w:pPr>
      <w:r>
        <w:rPr>
          <w:rFonts w:eastAsia="Times New Roman" w:cstheme="minorHAnsi"/>
          <w:color w:val="303F46"/>
          <w:sz w:val="24"/>
          <w:szCs w:val="24"/>
        </w:rPr>
        <w:t>Designation:</w:t>
      </w:r>
      <w:r w:rsidRPr="00465CCE">
        <w:rPr>
          <w:rFonts w:eastAsia="Times New Roman" w:cstheme="minorHAnsi"/>
          <w:color w:val="303F46"/>
          <w:sz w:val="24"/>
          <w:szCs w:val="24"/>
        </w:rPr>
        <w:t xml:space="preserve"> </w:t>
      </w:r>
      <w:r w:rsidR="009850EF">
        <w:rPr>
          <w:rFonts w:eastAsia="Times New Roman" w:cstheme="minorHAnsi"/>
          <w:color w:val="303F46"/>
          <w:sz w:val="24"/>
          <w:szCs w:val="24"/>
        </w:rPr>
        <w:t>Founder</w:t>
      </w:r>
      <w:r w:rsidR="009E3D0C">
        <w:rPr>
          <w:rFonts w:eastAsia="Times New Roman" w:cstheme="minorHAnsi"/>
          <w:color w:val="303F46"/>
          <w:sz w:val="24"/>
          <w:szCs w:val="24"/>
        </w:rPr>
        <w:t xml:space="preserve"> &amp; CEO</w:t>
      </w:r>
    </w:p>
    <w:p w:rsidR="00227E37" w:rsidP="4DF41364" w:rsidRDefault="00227E37" w14:paraId="7A16CE07" w14:textId="0E1D4E37">
      <w:pPr>
        <w:widowControl w:val="0"/>
        <w:autoSpaceDE w:val="0"/>
        <w:autoSpaceDN w:val="0"/>
        <w:adjustRightInd w:val="0"/>
        <w:spacing w:after="120" w:line="200" w:lineRule="atLeast"/>
        <w:ind w:left="360"/>
        <w:jc w:val="both"/>
        <w:rPr>
          <w:rFonts w:eastAsia="Times New Roman" w:cstheme="minorBidi"/>
          <w:color w:val="303F46"/>
          <w:sz w:val="24"/>
          <w:szCs w:val="24"/>
          <w:lang w:val="en-US"/>
        </w:rPr>
      </w:pPr>
      <w:r w:rsidRPr="4DF41364">
        <w:rPr>
          <w:rFonts w:eastAsia="Times New Roman" w:cstheme="minorBidi"/>
          <w:color w:val="303F46"/>
          <w:sz w:val="24"/>
          <w:szCs w:val="24"/>
          <w:lang w:val="en-US"/>
        </w:rPr>
        <w:t xml:space="preserve">Company Address: </w:t>
      </w:r>
      <w:r w:rsidRPr="4DF41364" w:rsidR="00D0597F">
        <w:rPr>
          <w:rFonts w:eastAsia="Times New Roman" w:cstheme="minorBidi"/>
          <w:color w:val="303F46"/>
          <w:sz w:val="24"/>
          <w:szCs w:val="24"/>
          <w:lang w:val="en-US"/>
        </w:rPr>
        <w:t xml:space="preserve">B-1 Sector 2 Vedvyaspuri, Meerut, </w:t>
      </w:r>
      <w:r w:rsidRPr="4DF41364" w:rsidR="005C7A66">
        <w:rPr>
          <w:rFonts w:eastAsia="Times New Roman" w:cstheme="minorBidi"/>
          <w:color w:val="303F46"/>
          <w:sz w:val="24"/>
          <w:szCs w:val="24"/>
          <w:lang w:val="en-US"/>
        </w:rPr>
        <w:t>UP 255002</w:t>
      </w:r>
    </w:p>
    <w:p w:rsidR="00227E37" w:rsidP="4DF41364" w:rsidRDefault="00227E37" w14:paraId="57EACCB7" w14:textId="55E7EB28">
      <w:pPr>
        <w:widowControl w:val="0"/>
        <w:autoSpaceDE w:val="0"/>
        <w:autoSpaceDN w:val="0"/>
        <w:adjustRightInd w:val="0"/>
        <w:spacing w:after="120" w:line="200" w:lineRule="atLeast"/>
        <w:ind w:left="360"/>
        <w:jc w:val="both"/>
        <w:rPr>
          <w:rFonts w:eastAsia="Times New Roman" w:cstheme="minorBidi"/>
          <w:color w:val="303F46"/>
          <w:sz w:val="24"/>
          <w:szCs w:val="24"/>
          <w:lang w:val="en-US"/>
        </w:rPr>
      </w:pPr>
      <w:r w:rsidRPr="4DF41364">
        <w:rPr>
          <w:rFonts w:eastAsia="Times New Roman" w:cstheme="minorBidi"/>
          <w:color w:val="303F46"/>
          <w:sz w:val="24"/>
          <w:szCs w:val="24"/>
          <w:lang w:val="en-US"/>
        </w:rPr>
        <w:t>GST#</w:t>
      </w:r>
      <w:r w:rsidRPr="4DF41364" w:rsidR="00271284">
        <w:rPr>
          <w:rFonts w:eastAsia="Times New Roman" w:cstheme="minorBidi"/>
          <w:color w:val="303F46"/>
          <w:sz w:val="24"/>
          <w:szCs w:val="24"/>
          <w:lang w:val="en-US"/>
        </w:rPr>
        <w:t xml:space="preserve"> </w:t>
      </w:r>
      <w:r w:rsidRPr="4DF41364" w:rsidR="005C7A66">
        <w:rPr>
          <w:rFonts w:ascii="Ubuntu" w:hAnsi="Ubuntu"/>
          <w:color w:val="000000"/>
          <w:sz w:val="16"/>
          <w:szCs w:val="16"/>
          <w:shd w:val="clear" w:color="auto" w:fill="FFFFFF"/>
          <w:lang w:val="en-US"/>
        </w:rPr>
        <w:t xml:space="preserve"> </w:t>
      </w:r>
      <w:r w:rsidRPr="4DF41364" w:rsidR="005C7A66">
        <w:rPr>
          <w:rFonts w:eastAsia="Times New Roman" w:cstheme="minorBidi"/>
          <w:color w:val="303F46"/>
          <w:sz w:val="24"/>
          <w:szCs w:val="24"/>
          <w:lang w:val="en-US"/>
        </w:rPr>
        <w:t>09AAJCT5986C1ZV</w:t>
      </w:r>
    </w:p>
    <w:p w:rsidR="00227E37" w:rsidP="00227E37" w:rsidRDefault="00227E37" w14:paraId="65BC7127" w14:textId="0D9D1450">
      <w:pPr>
        <w:widowControl w:val="0"/>
        <w:autoSpaceDE w:val="0"/>
        <w:autoSpaceDN w:val="0"/>
        <w:adjustRightInd w:val="0"/>
        <w:spacing w:after="120" w:line="200" w:lineRule="atLeast"/>
        <w:ind w:left="360"/>
        <w:jc w:val="both"/>
        <w:rPr>
          <w:rFonts w:eastAsia="Times New Roman" w:cstheme="minorHAnsi"/>
          <w:color w:val="303F46"/>
          <w:sz w:val="24"/>
          <w:szCs w:val="24"/>
        </w:rPr>
      </w:pPr>
      <w:r>
        <w:rPr>
          <w:rFonts w:eastAsia="Times New Roman" w:cstheme="minorHAnsi"/>
          <w:color w:val="303F46"/>
          <w:sz w:val="24"/>
          <w:szCs w:val="24"/>
        </w:rPr>
        <w:t>Mobile No:</w:t>
      </w:r>
      <w:r w:rsidRPr="00AC51CE">
        <w:rPr>
          <w:rFonts w:eastAsia="Times New Roman" w:cstheme="minorHAnsi"/>
          <w:color w:val="303F46"/>
          <w:sz w:val="24"/>
          <w:szCs w:val="24"/>
        </w:rPr>
        <w:t xml:space="preserve"> </w:t>
      </w:r>
      <w:r w:rsidRPr="00271284" w:rsidR="00020107">
        <w:rPr>
          <w:rFonts w:eastAsia="Times New Roman" w:cstheme="minorHAnsi"/>
          <w:color w:val="303F46"/>
          <w:sz w:val="24"/>
          <w:szCs w:val="24"/>
        </w:rPr>
        <w:t>+91 81714 19419</w:t>
      </w:r>
    </w:p>
    <w:p w:rsidR="00227E37" w:rsidP="00227E37" w:rsidRDefault="00227E37" w14:paraId="094DDBDC" w14:textId="78099E41">
      <w:pPr>
        <w:widowControl w:val="0"/>
        <w:autoSpaceDE w:val="0"/>
        <w:autoSpaceDN w:val="0"/>
        <w:adjustRightInd w:val="0"/>
        <w:spacing w:after="120" w:line="200" w:lineRule="atLeast"/>
        <w:ind w:left="360"/>
        <w:jc w:val="both"/>
        <w:rPr>
          <w:rFonts w:eastAsia="Times New Roman" w:cstheme="minorHAnsi"/>
          <w:color w:val="303F46"/>
          <w:sz w:val="24"/>
          <w:szCs w:val="24"/>
        </w:rPr>
      </w:pPr>
      <w:r>
        <w:rPr>
          <w:rFonts w:eastAsia="Times New Roman" w:cstheme="minorHAnsi"/>
          <w:color w:val="303F46"/>
          <w:sz w:val="24"/>
          <w:szCs w:val="24"/>
        </w:rPr>
        <w:t>Email Address:</w:t>
      </w:r>
      <w:r w:rsidRPr="00AC51CE">
        <w:rPr>
          <w:rFonts w:eastAsia="Times New Roman" w:cstheme="minorHAnsi"/>
          <w:color w:val="303F46"/>
          <w:sz w:val="24"/>
          <w:szCs w:val="24"/>
        </w:rPr>
        <w:t xml:space="preserve"> </w:t>
      </w:r>
      <w:r w:rsidRPr="00271284" w:rsidR="009850EF">
        <w:rPr>
          <w:rFonts w:eastAsia="Times New Roman" w:cstheme="minorHAnsi"/>
          <w:color w:val="303F46"/>
          <w:sz w:val="24"/>
          <w:szCs w:val="24"/>
        </w:rPr>
        <w:t>skumar@travelodesk.com</w:t>
      </w:r>
    </w:p>
    <w:p w:rsidR="00227E37" w:rsidP="00227E37" w:rsidRDefault="00227E37" w14:paraId="0AF82F9D" w14:textId="77777777">
      <w:pPr>
        <w:widowControl w:val="0"/>
        <w:autoSpaceDE w:val="0"/>
        <w:autoSpaceDN w:val="0"/>
        <w:adjustRightInd w:val="0"/>
        <w:spacing w:after="120" w:line="200" w:lineRule="atLeast"/>
        <w:ind w:left="360"/>
        <w:jc w:val="both"/>
        <w:rPr>
          <w:rFonts w:eastAsia="Times New Roman" w:cstheme="minorHAnsi"/>
          <w:color w:val="303F46"/>
          <w:sz w:val="24"/>
          <w:szCs w:val="24"/>
        </w:rPr>
      </w:pPr>
    </w:p>
    <w:p w:rsidR="00227E37" w:rsidP="00227E37" w:rsidRDefault="00227E37" w14:paraId="6E473F59" w14:textId="77777777">
      <w:pPr>
        <w:widowControl w:val="0"/>
        <w:autoSpaceDE w:val="0"/>
        <w:autoSpaceDN w:val="0"/>
        <w:adjustRightInd w:val="0"/>
        <w:spacing w:after="120" w:line="200" w:lineRule="atLeast"/>
        <w:ind w:left="360"/>
        <w:jc w:val="both"/>
        <w:rPr>
          <w:rFonts w:eastAsia="Times New Roman" w:cstheme="minorHAnsi"/>
          <w:color w:val="303F46"/>
          <w:sz w:val="24"/>
          <w:szCs w:val="24"/>
        </w:rPr>
      </w:pPr>
    </w:p>
    <w:p w:rsidRPr="00C17FD6" w:rsidR="00227E37" w:rsidP="4DF41364" w:rsidRDefault="00227E37" w14:paraId="3E5624B4" w14:textId="77777777">
      <w:pPr>
        <w:widowControl w:val="0"/>
        <w:autoSpaceDE w:val="0"/>
        <w:autoSpaceDN w:val="0"/>
        <w:adjustRightInd w:val="0"/>
        <w:spacing w:after="120" w:line="200" w:lineRule="atLeast"/>
        <w:ind w:left="360"/>
        <w:jc w:val="both"/>
        <w:rPr>
          <w:rFonts w:eastAsia="Times New Roman" w:cstheme="minorBidi"/>
          <w:b/>
          <w:bCs/>
          <w:color w:val="303F46"/>
          <w:sz w:val="24"/>
          <w:szCs w:val="24"/>
          <w:lang w:val="en-US"/>
        </w:rPr>
      </w:pPr>
      <w:r w:rsidRPr="4DF41364">
        <w:rPr>
          <w:rFonts w:eastAsia="Times New Roman" w:cstheme="minorBidi"/>
          <w:b/>
          <w:bCs/>
          <w:color w:val="303F46"/>
          <w:sz w:val="24"/>
          <w:szCs w:val="24"/>
          <w:lang w:val="en-US"/>
        </w:rPr>
        <w:t>ZasyaOnline Private Limited</w:t>
      </w:r>
    </w:p>
    <w:p w:rsidR="00227E37" w:rsidP="00227E37" w:rsidRDefault="00227E37" w14:paraId="09CAF279" w14:textId="77777777">
      <w:pPr>
        <w:widowControl w:val="0"/>
        <w:autoSpaceDE w:val="0"/>
        <w:autoSpaceDN w:val="0"/>
        <w:adjustRightInd w:val="0"/>
        <w:spacing w:after="120" w:line="200" w:lineRule="atLeast"/>
        <w:ind w:left="360"/>
        <w:jc w:val="both"/>
        <w:rPr>
          <w:rFonts w:eastAsia="Times New Roman" w:cstheme="minorHAnsi"/>
          <w:color w:val="303F46"/>
          <w:sz w:val="24"/>
          <w:szCs w:val="24"/>
        </w:rPr>
      </w:pPr>
    </w:p>
    <w:p w:rsidR="00227E37" w:rsidP="00227E37" w:rsidRDefault="00227E37" w14:paraId="49C4C0B5" w14:textId="77777777">
      <w:pPr>
        <w:widowControl w:val="0"/>
        <w:autoSpaceDE w:val="0"/>
        <w:autoSpaceDN w:val="0"/>
        <w:adjustRightInd w:val="0"/>
        <w:spacing w:after="120" w:line="200" w:lineRule="atLeast"/>
        <w:ind w:left="360"/>
        <w:jc w:val="both"/>
        <w:rPr>
          <w:rFonts w:eastAsia="Times New Roman" w:cstheme="minorHAnsi"/>
          <w:color w:val="303F46"/>
          <w:sz w:val="24"/>
          <w:szCs w:val="24"/>
        </w:rPr>
      </w:pPr>
    </w:p>
    <w:p w:rsidR="00227E37" w:rsidP="4DF41364" w:rsidRDefault="00227E37" w14:paraId="1C21B4CD" w14:textId="77777777">
      <w:pPr>
        <w:widowControl w:val="0"/>
        <w:autoSpaceDE w:val="0"/>
        <w:autoSpaceDN w:val="0"/>
        <w:adjustRightInd w:val="0"/>
        <w:spacing w:after="120" w:line="200" w:lineRule="atLeast"/>
        <w:ind w:left="360"/>
        <w:jc w:val="both"/>
        <w:rPr>
          <w:rFonts w:eastAsia="Times New Roman" w:cstheme="minorBidi"/>
          <w:color w:val="303F46"/>
          <w:sz w:val="24"/>
          <w:szCs w:val="24"/>
          <w:lang w:val="en-US"/>
        </w:rPr>
      </w:pPr>
      <w:r w:rsidRPr="4DF41364">
        <w:rPr>
          <w:rFonts w:eastAsia="Times New Roman" w:cstheme="minorBidi"/>
          <w:color w:val="303F46"/>
          <w:sz w:val="24"/>
          <w:szCs w:val="24"/>
          <w:lang w:val="en-US"/>
        </w:rPr>
        <w:t>Signature:__________________________</w:t>
      </w:r>
    </w:p>
    <w:p w:rsidR="00227E37" w:rsidP="00227E37" w:rsidRDefault="00227E37" w14:paraId="5421D62B" w14:textId="639ABF41">
      <w:pPr>
        <w:widowControl w:val="0"/>
        <w:autoSpaceDE w:val="0"/>
        <w:autoSpaceDN w:val="0"/>
        <w:adjustRightInd w:val="0"/>
        <w:spacing w:after="120" w:line="200" w:lineRule="atLeast"/>
        <w:ind w:left="360"/>
        <w:jc w:val="both"/>
        <w:rPr>
          <w:rFonts w:eastAsia="Times New Roman" w:cstheme="minorHAnsi"/>
          <w:color w:val="303F46"/>
          <w:sz w:val="24"/>
          <w:szCs w:val="24"/>
        </w:rPr>
      </w:pPr>
      <w:r>
        <w:rPr>
          <w:rFonts w:eastAsia="Times New Roman" w:cstheme="minorHAnsi"/>
          <w:color w:val="303F46"/>
          <w:sz w:val="24"/>
          <w:szCs w:val="24"/>
        </w:rPr>
        <w:t>Name</w:t>
      </w:r>
      <w:r w:rsidR="00045EBC">
        <w:rPr>
          <w:rFonts w:eastAsia="Times New Roman" w:cstheme="minorHAnsi"/>
          <w:color w:val="303F46"/>
          <w:sz w:val="24"/>
          <w:szCs w:val="24"/>
        </w:rPr>
        <w:t xml:space="preserve">: </w:t>
      </w:r>
      <w:r w:rsidR="009E3D0C">
        <w:rPr>
          <w:rFonts w:eastAsia="Times New Roman" w:cstheme="minorHAnsi"/>
          <w:color w:val="303F46"/>
          <w:sz w:val="24"/>
          <w:szCs w:val="24"/>
        </w:rPr>
        <w:t>Varaprasad Mudigonda</w:t>
      </w:r>
    </w:p>
    <w:p w:rsidR="00227E37" w:rsidP="00227E37" w:rsidRDefault="00227E37" w14:paraId="31220437" w14:textId="1E2AA5E4">
      <w:pPr>
        <w:widowControl w:val="0"/>
        <w:autoSpaceDE w:val="0"/>
        <w:autoSpaceDN w:val="0"/>
        <w:adjustRightInd w:val="0"/>
        <w:spacing w:after="120" w:line="200" w:lineRule="atLeast"/>
        <w:ind w:left="360"/>
        <w:jc w:val="both"/>
        <w:rPr>
          <w:rFonts w:eastAsia="Times New Roman" w:cstheme="minorHAnsi"/>
          <w:color w:val="303F46"/>
          <w:sz w:val="24"/>
          <w:szCs w:val="24"/>
        </w:rPr>
      </w:pPr>
      <w:r>
        <w:rPr>
          <w:rFonts w:eastAsia="Times New Roman" w:cstheme="minorHAnsi"/>
          <w:color w:val="303F46"/>
          <w:sz w:val="24"/>
          <w:szCs w:val="24"/>
        </w:rPr>
        <w:t>Designation:</w:t>
      </w:r>
      <w:r w:rsidRPr="00465CCE">
        <w:rPr>
          <w:rFonts w:eastAsia="Times New Roman" w:cstheme="minorHAnsi"/>
          <w:color w:val="303F46"/>
          <w:sz w:val="24"/>
          <w:szCs w:val="24"/>
        </w:rPr>
        <w:t xml:space="preserve"> </w:t>
      </w:r>
      <w:r w:rsidR="009850EF">
        <w:rPr>
          <w:rFonts w:eastAsia="Times New Roman" w:cstheme="minorHAnsi"/>
          <w:color w:val="303F46"/>
          <w:sz w:val="24"/>
          <w:szCs w:val="24"/>
        </w:rPr>
        <w:t>Founder &amp; CEO</w:t>
      </w:r>
    </w:p>
    <w:p w:rsidR="00227E37" w:rsidP="4DF41364" w:rsidRDefault="00227E37" w14:paraId="01088E99" w14:textId="315D54D8">
      <w:pPr>
        <w:widowControl w:val="0"/>
        <w:autoSpaceDE w:val="0"/>
        <w:autoSpaceDN w:val="0"/>
        <w:adjustRightInd w:val="0"/>
        <w:spacing w:after="120" w:line="200" w:lineRule="atLeast"/>
        <w:ind w:left="360"/>
        <w:jc w:val="both"/>
        <w:rPr>
          <w:rFonts w:eastAsia="Times New Roman" w:cstheme="minorBidi"/>
          <w:color w:val="303F46"/>
          <w:sz w:val="24"/>
          <w:szCs w:val="24"/>
          <w:lang w:val="en-US"/>
        </w:rPr>
      </w:pPr>
      <w:r w:rsidRPr="4DF41364">
        <w:rPr>
          <w:rFonts w:eastAsia="Times New Roman" w:cstheme="minorBidi"/>
          <w:color w:val="303F46"/>
          <w:sz w:val="24"/>
          <w:szCs w:val="24"/>
          <w:lang w:val="en-US"/>
        </w:rPr>
        <w:t xml:space="preserve">Company Address: </w:t>
      </w:r>
      <w:r w:rsidRPr="4DF41364" w:rsidR="009850EF">
        <w:rPr>
          <w:rFonts w:eastAsia="Times New Roman" w:cstheme="minorBidi"/>
          <w:color w:val="303F46"/>
          <w:sz w:val="24"/>
          <w:szCs w:val="24"/>
          <w:lang w:val="en-US"/>
        </w:rPr>
        <w:t xml:space="preserve">A7 10D, </w:t>
      </w:r>
      <w:r w:rsidRPr="4DF41364" w:rsidR="008E524A">
        <w:rPr>
          <w:rFonts w:eastAsia="Times New Roman" w:cstheme="minorBidi"/>
          <w:color w:val="303F46"/>
          <w:sz w:val="24"/>
          <w:szCs w:val="24"/>
          <w:lang w:val="en-US"/>
        </w:rPr>
        <w:t>Olympia Grande Pallavaram, Chennai 600043</w:t>
      </w:r>
    </w:p>
    <w:p w:rsidR="00227E37" w:rsidP="00227E37" w:rsidRDefault="00227E37" w14:paraId="4053242D" w14:textId="3AD2060D">
      <w:pPr>
        <w:widowControl w:val="0"/>
        <w:autoSpaceDE w:val="0"/>
        <w:autoSpaceDN w:val="0"/>
        <w:adjustRightInd w:val="0"/>
        <w:spacing w:after="120" w:line="200" w:lineRule="atLeast"/>
        <w:ind w:left="360"/>
        <w:jc w:val="both"/>
        <w:rPr>
          <w:rFonts w:eastAsia="Times New Roman" w:cstheme="minorHAnsi"/>
          <w:color w:val="303F46"/>
          <w:sz w:val="24"/>
          <w:szCs w:val="24"/>
        </w:rPr>
      </w:pPr>
      <w:r>
        <w:rPr>
          <w:rFonts w:eastAsia="Times New Roman" w:cstheme="minorHAnsi"/>
          <w:color w:val="303F46"/>
          <w:sz w:val="24"/>
          <w:szCs w:val="24"/>
        </w:rPr>
        <w:t>GST</w:t>
      </w:r>
      <w:r w:rsidR="00271284">
        <w:rPr>
          <w:rFonts w:eastAsia="Times New Roman" w:cstheme="minorHAnsi"/>
          <w:color w:val="303F46"/>
          <w:sz w:val="24"/>
          <w:szCs w:val="24"/>
        </w:rPr>
        <w:t xml:space="preserve"># </w:t>
      </w:r>
      <w:r w:rsidR="00271284">
        <w:rPr>
          <w:rFonts w:ascii="Ubuntu" w:hAnsi="Ubuntu"/>
          <w:color w:val="000000"/>
          <w:sz w:val="16"/>
          <w:szCs w:val="16"/>
          <w:shd w:val="clear" w:color="auto" w:fill="FFFFFF"/>
        </w:rPr>
        <w:t>33AABCZ6970C1ZC</w:t>
      </w:r>
    </w:p>
    <w:p w:rsidR="00227E37" w:rsidP="00227E37" w:rsidRDefault="00227E37" w14:paraId="509FACB6" w14:textId="5488A306">
      <w:pPr>
        <w:widowControl w:val="0"/>
        <w:autoSpaceDE w:val="0"/>
        <w:autoSpaceDN w:val="0"/>
        <w:adjustRightInd w:val="0"/>
        <w:spacing w:after="120" w:line="200" w:lineRule="atLeast"/>
        <w:ind w:left="360"/>
        <w:jc w:val="both"/>
        <w:rPr>
          <w:rFonts w:eastAsia="Times New Roman" w:cstheme="minorHAnsi"/>
          <w:color w:val="303F46"/>
          <w:sz w:val="24"/>
          <w:szCs w:val="24"/>
        </w:rPr>
      </w:pPr>
      <w:r>
        <w:rPr>
          <w:rFonts w:eastAsia="Times New Roman" w:cstheme="minorHAnsi"/>
          <w:color w:val="303F46"/>
          <w:sz w:val="24"/>
          <w:szCs w:val="24"/>
        </w:rPr>
        <w:t>Mobile No:</w:t>
      </w:r>
      <w:r w:rsidRPr="00AC51CE">
        <w:rPr>
          <w:rFonts w:eastAsia="Times New Roman" w:cstheme="minorHAnsi"/>
          <w:color w:val="303F46"/>
          <w:sz w:val="24"/>
          <w:szCs w:val="24"/>
        </w:rPr>
        <w:t xml:space="preserve"> </w:t>
      </w:r>
      <w:r w:rsidR="00271284">
        <w:rPr>
          <w:rFonts w:eastAsia="Times New Roman" w:cstheme="minorHAnsi"/>
          <w:color w:val="303F46"/>
          <w:sz w:val="24"/>
          <w:szCs w:val="24"/>
        </w:rPr>
        <w:t>+91-8237272723</w:t>
      </w:r>
    </w:p>
    <w:p w:rsidRPr="003F4569" w:rsidR="00227E37" w:rsidP="00227E37" w:rsidRDefault="00227E37" w14:paraId="18B1A9AC" w14:textId="20A4A44C">
      <w:pPr>
        <w:widowControl w:val="0"/>
        <w:autoSpaceDE w:val="0"/>
        <w:autoSpaceDN w:val="0"/>
        <w:adjustRightInd w:val="0"/>
        <w:spacing w:after="120" w:line="200" w:lineRule="atLeast"/>
        <w:ind w:left="360"/>
        <w:jc w:val="both"/>
        <w:rPr>
          <w:rFonts w:eastAsia="Times New Roman" w:cstheme="minorHAnsi"/>
          <w:color w:val="303F46"/>
          <w:sz w:val="24"/>
          <w:szCs w:val="24"/>
        </w:rPr>
      </w:pPr>
      <w:r>
        <w:rPr>
          <w:rFonts w:eastAsia="Times New Roman" w:cstheme="minorHAnsi"/>
          <w:color w:val="303F46"/>
          <w:sz w:val="24"/>
          <w:szCs w:val="24"/>
        </w:rPr>
        <w:t>Email Address:</w:t>
      </w:r>
      <w:r w:rsidRPr="00AC51CE">
        <w:rPr>
          <w:rFonts w:eastAsia="Times New Roman" w:cstheme="minorHAnsi"/>
          <w:color w:val="303F46"/>
          <w:sz w:val="24"/>
          <w:szCs w:val="24"/>
        </w:rPr>
        <w:t xml:space="preserve"> </w:t>
      </w:r>
      <w:r w:rsidR="00271284">
        <w:rPr>
          <w:rFonts w:eastAsia="Times New Roman" w:cstheme="minorHAnsi"/>
          <w:color w:val="303F46"/>
          <w:sz w:val="24"/>
          <w:szCs w:val="24"/>
        </w:rPr>
        <w:t>varaprasad@zasyaonline.com</w:t>
      </w:r>
    </w:p>
    <w:p w:rsidRPr="002B4E8C" w:rsidR="00227E37" w:rsidP="00976239" w:rsidRDefault="00227E37" w14:paraId="1EE8A13C" w14:textId="77777777">
      <w:pPr>
        <w:spacing w:after="140"/>
        <w:ind w:left="360"/>
        <w:rPr>
          <w:rFonts w:ascii="Calibri" w:hAnsi="Calibri" w:eastAsia="Calibri" w:cs="Calibri"/>
          <w:sz w:val="24"/>
          <w:szCs w:val="24"/>
        </w:rPr>
      </w:pPr>
    </w:p>
    <w:sectPr w:rsidRPr="002B4E8C" w:rsidR="00227E37">
      <w:headerReference w:type="default" r:id="rId11"/>
      <w:footerReference w:type="default" r:id="rId12"/>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7B15" w:rsidP="0046441A" w:rsidRDefault="00AF7B15" w14:paraId="57F9280D" w14:textId="77777777">
      <w:pPr>
        <w:spacing w:line="240" w:lineRule="auto"/>
      </w:pPr>
      <w:r>
        <w:separator/>
      </w:r>
    </w:p>
  </w:endnote>
  <w:endnote w:type="continuationSeparator" w:id="0">
    <w:p w:rsidR="00AF7B15" w:rsidP="0046441A" w:rsidRDefault="00AF7B15" w14:paraId="7ECD8BA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buntu">
    <w:charset w:val="00"/>
    <w:family w:val="swiss"/>
    <w:pitch w:val="variable"/>
    <w:sig w:usb0="E00002FF" w:usb1="50002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118146"/>
      <w:docPartObj>
        <w:docPartGallery w:val="Page Numbers (Bottom of Page)"/>
        <w:docPartUnique/>
      </w:docPartObj>
    </w:sdtPr>
    <w:sdtContent>
      <w:p w:rsidR="0057445A" w:rsidP="0057445A" w:rsidRDefault="0057445A" w14:paraId="623902B4"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EndPr>
      <w:rPr>
        <w:rStyle w:val="PageNumber"/>
      </w:rPr>
    </w:sdtEndPr>
  </w:sdt>
  <w:p w:rsidR="0057445A" w:rsidP="0057445A" w:rsidRDefault="0057445A" w14:paraId="40299DDD" w14:textId="6FE277F6">
    <w:pPr>
      <w:pStyle w:val="Footer"/>
      <w:ind w:right="360"/>
    </w:pPr>
    <w:r>
      <w:tab/>
    </w:r>
    <w:r w:rsidRPr="4DF41364" w:rsidR="4DF41364">
      <w:rPr>
        <w:lang w:val="en-US"/>
      </w:rPr>
      <w:t>Thursday, 25</w:t>
    </w:r>
    <w:r w:rsidRPr="4DF41364" w:rsidR="4DF41364">
      <w:rPr>
        <w:vertAlign w:val="superscript"/>
        <w:lang w:val="en-US"/>
      </w:rPr>
      <w:t>th</w:t>
    </w:r>
    <w:r w:rsidRPr="4DF41364" w:rsidR="4DF41364">
      <w:rPr>
        <w:lang w:val="en-US"/>
      </w:rPr>
      <w:t xml:space="preserve"> December 2023                Confidential: ZasyaOnline Private Limited</w:t>
    </w:r>
  </w:p>
  <w:p w:rsidR="0057445A" w:rsidRDefault="0057445A" w14:paraId="2741815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7B15" w:rsidP="0046441A" w:rsidRDefault="00AF7B15" w14:paraId="788E4090" w14:textId="77777777">
      <w:pPr>
        <w:spacing w:line="240" w:lineRule="auto"/>
      </w:pPr>
      <w:r>
        <w:separator/>
      </w:r>
    </w:p>
  </w:footnote>
  <w:footnote w:type="continuationSeparator" w:id="0">
    <w:p w:rsidR="00AF7B15" w:rsidP="0046441A" w:rsidRDefault="00AF7B15" w14:paraId="07254BDB"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6441A" w:rsidRDefault="00253CC6" w14:paraId="0D790D87" w14:textId="4E18FD28">
    <w:pPr>
      <w:pStyle w:val="Header"/>
    </w:pPr>
    <w:r>
      <w:rPr>
        <w:noProof/>
        <w14:ligatures w14:val="standardContextual"/>
      </w:rPr>
      <w:drawing>
        <wp:anchor distT="0" distB="0" distL="114300" distR="114300" simplePos="0" relativeHeight="251658240" behindDoc="1" locked="0" layoutInCell="1" allowOverlap="1" wp14:anchorId="2FB4C771" wp14:editId="10308934">
          <wp:simplePos x="0" y="0"/>
          <wp:positionH relativeFrom="column">
            <wp:posOffset>5237623</wp:posOffset>
          </wp:positionH>
          <wp:positionV relativeFrom="paragraph">
            <wp:posOffset>-471805</wp:posOffset>
          </wp:positionV>
          <wp:extent cx="1613710" cy="880954"/>
          <wp:effectExtent l="0" t="0" r="0" b="0"/>
          <wp:wrapNone/>
          <wp:docPr id="455550762"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50762" name="Picture 1" descr="A logo for a compan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13710" cy="88095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2C40"/>
    <w:multiLevelType w:val="multilevel"/>
    <w:tmpl w:val="B62C2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34B31"/>
    <w:multiLevelType w:val="hybridMultilevel"/>
    <w:tmpl w:val="A5901DF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2EB2584"/>
    <w:multiLevelType w:val="multilevel"/>
    <w:tmpl w:val="EFA2D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092935"/>
    <w:multiLevelType w:val="multilevel"/>
    <w:tmpl w:val="41167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FB3D1E"/>
    <w:multiLevelType w:val="multilevel"/>
    <w:tmpl w:val="D4C29FF8"/>
    <w:lvl w:ilvl="0">
      <w:start w:val="1"/>
      <w:numFmt w:val="lowerRoman"/>
      <w:lvlText w:val="%1."/>
      <w:lvlJc w:val="right"/>
      <w:pPr>
        <w:ind w:left="21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5153895"/>
    <w:multiLevelType w:val="multilevel"/>
    <w:tmpl w:val="CFEC0FC2"/>
    <w:lvl w:ilvl="0">
      <w:start w:val="1"/>
      <w:numFmt w:val="lowerRoman"/>
      <w:lvlText w:val="%1."/>
      <w:lvlJc w:val="right"/>
      <w:pPr>
        <w:ind w:left="21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55239D1"/>
    <w:multiLevelType w:val="multilevel"/>
    <w:tmpl w:val="B282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0879A9"/>
    <w:multiLevelType w:val="multilevel"/>
    <w:tmpl w:val="1222E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CE74EB"/>
    <w:multiLevelType w:val="multilevel"/>
    <w:tmpl w:val="6750DC32"/>
    <w:lvl w:ilvl="0">
      <w:start w:val="1"/>
      <w:numFmt w:val="lowerLetter"/>
      <w:lvlText w:val="%1."/>
      <w:lvlJc w:val="left"/>
      <w:pPr>
        <w:ind w:left="1440" w:hanging="360"/>
      </w:pPr>
    </w:lvl>
    <w:lvl w:ilvl="1">
      <w:start w:val="1"/>
      <w:numFmt w:val="lowerRoman"/>
      <w:lvlText w:val="%2."/>
      <w:lvlJc w:val="righ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08DF0C95"/>
    <w:multiLevelType w:val="multilevel"/>
    <w:tmpl w:val="E7F0879E"/>
    <w:lvl w:ilvl="0">
      <w:start w:val="1"/>
      <w:numFmt w:val="decimal"/>
      <w:lvlText w:val="%1."/>
      <w:lvlJc w:val="left"/>
      <w:pPr>
        <w:ind w:left="108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C926FD9"/>
    <w:multiLevelType w:val="multilevel"/>
    <w:tmpl w:val="4C42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2D33E0"/>
    <w:multiLevelType w:val="hybridMultilevel"/>
    <w:tmpl w:val="1960F758"/>
    <w:lvl w:ilvl="0" w:tplc="491AE6C8">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D617771"/>
    <w:multiLevelType w:val="multilevel"/>
    <w:tmpl w:val="D26C14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DB3354E"/>
    <w:multiLevelType w:val="multilevel"/>
    <w:tmpl w:val="3A8C7EA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15:restartNumberingAfterBreak="0">
    <w:nsid w:val="12381E6F"/>
    <w:multiLevelType w:val="multilevel"/>
    <w:tmpl w:val="621AE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56E4F12"/>
    <w:multiLevelType w:val="multilevel"/>
    <w:tmpl w:val="35D0B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6840872"/>
    <w:multiLevelType w:val="multilevel"/>
    <w:tmpl w:val="4378E47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7" w15:restartNumberingAfterBreak="0">
    <w:nsid w:val="17206595"/>
    <w:multiLevelType w:val="multilevel"/>
    <w:tmpl w:val="04CA2ACC"/>
    <w:lvl w:ilvl="0">
      <w:start w:val="1"/>
      <w:numFmt w:val="lowerLetter"/>
      <w:lvlText w:val="%1."/>
      <w:lvlJc w:val="left"/>
      <w:pPr>
        <w:ind w:left="3240" w:hanging="360"/>
      </w:pPr>
    </w:lvl>
    <w:lvl w:ilvl="1">
      <w:start w:val="1"/>
      <w:numFmt w:val="lowerRoman"/>
      <w:lvlText w:val="%2."/>
      <w:lvlJc w:val="righ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18" w15:restartNumberingAfterBreak="0">
    <w:nsid w:val="186E7944"/>
    <w:multiLevelType w:val="multilevel"/>
    <w:tmpl w:val="E7564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8D67243"/>
    <w:multiLevelType w:val="multilevel"/>
    <w:tmpl w:val="A0906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92B3302"/>
    <w:multiLevelType w:val="multilevel"/>
    <w:tmpl w:val="17A2F1F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1" w15:restartNumberingAfterBreak="0">
    <w:nsid w:val="19DF3688"/>
    <w:multiLevelType w:val="multilevel"/>
    <w:tmpl w:val="7CC031E0"/>
    <w:lvl w:ilvl="0">
      <w:start w:val="1"/>
      <w:numFmt w:val="lowerRoman"/>
      <w:lvlText w:val="%1."/>
      <w:lvlJc w:val="right"/>
      <w:pPr>
        <w:ind w:left="21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9EF0C17"/>
    <w:multiLevelType w:val="multilevel"/>
    <w:tmpl w:val="08C018EE"/>
    <w:lvl w:ilvl="0">
      <w:start w:val="1"/>
      <w:numFmt w:val="lowerLetter"/>
      <w:lvlText w:val="%1."/>
      <w:lvlJc w:val="left"/>
      <w:pPr>
        <w:ind w:left="1440" w:hanging="360"/>
      </w:pPr>
    </w:lvl>
    <w:lvl w:ilvl="1">
      <w:start w:val="1"/>
      <w:numFmt w:val="lowerRoman"/>
      <w:lvlText w:val="%2."/>
      <w:lvlJc w:val="righ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1A0B46DE"/>
    <w:multiLevelType w:val="multilevel"/>
    <w:tmpl w:val="A8401FD6"/>
    <w:lvl w:ilvl="0">
      <w:start w:val="1"/>
      <w:numFmt w:val="lowerLetter"/>
      <w:lvlText w:val="%1."/>
      <w:lvlJc w:val="left"/>
      <w:pPr>
        <w:ind w:left="107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1ACD5E34"/>
    <w:multiLevelType w:val="multilevel"/>
    <w:tmpl w:val="91504356"/>
    <w:lvl w:ilvl="0">
      <w:start w:val="1"/>
      <w:numFmt w:val="lowerLetter"/>
      <w:lvlText w:val="%1."/>
      <w:lvlJc w:val="left"/>
      <w:pPr>
        <w:ind w:left="1440" w:hanging="360"/>
      </w:pPr>
    </w:lvl>
    <w:lvl w:ilvl="1">
      <w:start w:val="1"/>
      <w:numFmt w:val="lowerRoman"/>
      <w:lvlText w:val="%2."/>
      <w:lvlJc w:val="righ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1AE31AD4"/>
    <w:multiLevelType w:val="multilevel"/>
    <w:tmpl w:val="F692E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C1215AD"/>
    <w:multiLevelType w:val="multilevel"/>
    <w:tmpl w:val="84645B9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7" w15:restartNumberingAfterBreak="0">
    <w:nsid w:val="1C220AD0"/>
    <w:multiLevelType w:val="hybridMultilevel"/>
    <w:tmpl w:val="216A54B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1CE825DE"/>
    <w:multiLevelType w:val="hybridMultilevel"/>
    <w:tmpl w:val="ECFE4D42"/>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9" w15:restartNumberingAfterBreak="0">
    <w:nsid w:val="1D870350"/>
    <w:multiLevelType w:val="multilevel"/>
    <w:tmpl w:val="81D8A22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0" w15:restartNumberingAfterBreak="0">
    <w:nsid w:val="1E457949"/>
    <w:multiLevelType w:val="multilevel"/>
    <w:tmpl w:val="78E0B54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1" w15:restartNumberingAfterBreak="0">
    <w:nsid w:val="1FCB773E"/>
    <w:multiLevelType w:val="multilevel"/>
    <w:tmpl w:val="A36ABCC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2" w15:restartNumberingAfterBreak="0">
    <w:nsid w:val="1FDF560F"/>
    <w:multiLevelType w:val="multilevel"/>
    <w:tmpl w:val="A3600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21112B3"/>
    <w:multiLevelType w:val="multilevel"/>
    <w:tmpl w:val="297265F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4" w15:restartNumberingAfterBreak="0">
    <w:nsid w:val="23453B6C"/>
    <w:multiLevelType w:val="multilevel"/>
    <w:tmpl w:val="A610586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5" w15:restartNumberingAfterBreak="0">
    <w:nsid w:val="245513A7"/>
    <w:multiLevelType w:val="multilevel"/>
    <w:tmpl w:val="290E4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6676BB8"/>
    <w:multiLevelType w:val="multilevel"/>
    <w:tmpl w:val="DBEA275A"/>
    <w:lvl w:ilvl="0">
      <w:start w:val="1"/>
      <w:numFmt w:val="lowerLetter"/>
      <w:lvlText w:val="%1."/>
      <w:lvlJc w:val="left"/>
      <w:pPr>
        <w:ind w:left="107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267E79F3"/>
    <w:multiLevelType w:val="multilevel"/>
    <w:tmpl w:val="85FED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6BB16F4"/>
    <w:multiLevelType w:val="multilevel"/>
    <w:tmpl w:val="7FE28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6D31B68"/>
    <w:multiLevelType w:val="multilevel"/>
    <w:tmpl w:val="41F6F96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0" w15:restartNumberingAfterBreak="0">
    <w:nsid w:val="27082658"/>
    <w:multiLevelType w:val="multilevel"/>
    <w:tmpl w:val="51B4D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73E2140"/>
    <w:multiLevelType w:val="multilevel"/>
    <w:tmpl w:val="A120E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A1B1AF4"/>
    <w:multiLevelType w:val="multilevel"/>
    <w:tmpl w:val="58CAC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A8203AD"/>
    <w:multiLevelType w:val="multilevel"/>
    <w:tmpl w:val="849E0482"/>
    <w:lvl w:ilvl="0">
      <w:start w:val="1"/>
      <w:numFmt w:val="lowerLetter"/>
      <w:lvlText w:val="%1."/>
      <w:lvlJc w:val="left"/>
      <w:pPr>
        <w:ind w:left="1440" w:hanging="360"/>
      </w:pPr>
    </w:lvl>
    <w:lvl w:ilvl="1">
      <w:start w:val="1"/>
      <w:numFmt w:val="lowerRoman"/>
      <w:lvlText w:val="%2."/>
      <w:lvlJc w:val="righ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4" w15:restartNumberingAfterBreak="0">
    <w:nsid w:val="2A87404E"/>
    <w:multiLevelType w:val="multilevel"/>
    <w:tmpl w:val="5240C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BE52D95"/>
    <w:multiLevelType w:val="multilevel"/>
    <w:tmpl w:val="EBA84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D4D0E30"/>
    <w:multiLevelType w:val="multilevel"/>
    <w:tmpl w:val="EE061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EAB054F"/>
    <w:multiLevelType w:val="multilevel"/>
    <w:tmpl w:val="BC1AD1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15:restartNumberingAfterBreak="0">
    <w:nsid w:val="2FF44EA5"/>
    <w:multiLevelType w:val="multilevel"/>
    <w:tmpl w:val="DBEA275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9" w15:restartNumberingAfterBreak="0">
    <w:nsid w:val="32400C08"/>
    <w:multiLevelType w:val="multilevel"/>
    <w:tmpl w:val="70E0CFA8"/>
    <w:lvl w:ilvl="0">
      <w:start w:val="1"/>
      <w:numFmt w:val="decimal"/>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327570B5"/>
    <w:multiLevelType w:val="multilevel"/>
    <w:tmpl w:val="2236BD68"/>
    <w:lvl w:ilvl="0">
      <w:start w:val="1"/>
      <w:numFmt w:val="lowerLetter"/>
      <w:lvlText w:val="%1."/>
      <w:lvlJc w:val="left"/>
      <w:pPr>
        <w:ind w:left="1440" w:hanging="360"/>
      </w:pPr>
    </w:lvl>
    <w:lvl w:ilvl="1">
      <w:start w:val="1"/>
      <w:numFmt w:val="lowerRoman"/>
      <w:lvlText w:val="%2."/>
      <w:lvlJc w:val="righ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1" w15:restartNumberingAfterBreak="0">
    <w:nsid w:val="34031155"/>
    <w:multiLevelType w:val="multilevel"/>
    <w:tmpl w:val="1FC05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6231A61"/>
    <w:multiLevelType w:val="hybridMultilevel"/>
    <w:tmpl w:val="40A68F5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3" w15:restartNumberingAfterBreak="0">
    <w:nsid w:val="36F7690C"/>
    <w:multiLevelType w:val="multilevel"/>
    <w:tmpl w:val="76A64C7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372F3FC4"/>
    <w:multiLevelType w:val="multilevel"/>
    <w:tmpl w:val="09EC155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5" w15:restartNumberingAfterBreak="0">
    <w:nsid w:val="3738185C"/>
    <w:multiLevelType w:val="multilevel"/>
    <w:tmpl w:val="5036B270"/>
    <w:lvl w:ilvl="0">
      <w:start w:val="1"/>
      <w:numFmt w:val="lowerLetter"/>
      <w:lvlText w:val="%1."/>
      <w:lvlJc w:val="left"/>
      <w:pPr>
        <w:ind w:left="1440" w:hanging="360"/>
      </w:pPr>
    </w:lvl>
    <w:lvl w:ilvl="1">
      <w:start w:val="1"/>
      <w:numFmt w:val="lowerRoman"/>
      <w:lvlText w:val="%2."/>
      <w:lvlJc w:val="righ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6" w15:restartNumberingAfterBreak="0">
    <w:nsid w:val="373A586D"/>
    <w:multiLevelType w:val="hybridMultilevel"/>
    <w:tmpl w:val="2CCE559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7" w15:restartNumberingAfterBreak="0">
    <w:nsid w:val="380C54ED"/>
    <w:multiLevelType w:val="multilevel"/>
    <w:tmpl w:val="97062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8B52686"/>
    <w:multiLevelType w:val="multilevel"/>
    <w:tmpl w:val="4C92FD14"/>
    <w:lvl w:ilvl="0">
      <w:start w:val="1"/>
      <w:numFmt w:val="lowerRoman"/>
      <w:lvlText w:val="%1."/>
      <w:lvlJc w:val="right"/>
      <w:pPr>
        <w:ind w:left="21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39116DB9"/>
    <w:multiLevelType w:val="multilevel"/>
    <w:tmpl w:val="45207134"/>
    <w:lvl w:ilvl="0">
      <w:start w:val="1"/>
      <w:numFmt w:val="lowerLetter"/>
      <w:lvlText w:val="%1."/>
      <w:lvlJc w:val="left"/>
      <w:pPr>
        <w:ind w:left="1440" w:hanging="360"/>
      </w:pPr>
    </w:lvl>
    <w:lvl w:ilvl="1">
      <w:start w:val="1"/>
      <w:numFmt w:val="lowerRoman"/>
      <w:lvlText w:val="%2."/>
      <w:lvlJc w:val="righ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0" w15:restartNumberingAfterBreak="0">
    <w:nsid w:val="39A661B9"/>
    <w:multiLevelType w:val="multilevel"/>
    <w:tmpl w:val="66401B6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3A2970C2"/>
    <w:multiLevelType w:val="multilevel"/>
    <w:tmpl w:val="4928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A546310"/>
    <w:multiLevelType w:val="multilevel"/>
    <w:tmpl w:val="51243F8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3" w15:restartNumberingAfterBreak="0">
    <w:nsid w:val="3B6F56C8"/>
    <w:multiLevelType w:val="multilevel"/>
    <w:tmpl w:val="E9C4B6F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4" w15:restartNumberingAfterBreak="0">
    <w:nsid w:val="3C4B53EF"/>
    <w:multiLevelType w:val="multilevel"/>
    <w:tmpl w:val="9DB80D7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5" w15:restartNumberingAfterBreak="0">
    <w:nsid w:val="3EE46621"/>
    <w:multiLevelType w:val="multilevel"/>
    <w:tmpl w:val="812C09D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6" w15:restartNumberingAfterBreak="0">
    <w:nsid w:val="3FA13AC2"/>
    <w:multiLevelType w:val="multilevel"/>
    <w:tmpl w:val="A8401FD6"/>
    <w:lvl w:ilvl="0">
      <w:start w:val="1"/>
      <w:numFmt w:val="lowerLetter"/>
      <w:lvlText w:val="%1."/>
      <w:lvlJc w:val="left"/>
      <w:pPr>
        <w:ind w:left="107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7" w15:restartNumberingAfterBreak="0">
    <w:nsid w:val="41F47AB7"/>
    <w:multiLevelType w:val="multilevel"/>
    <w:tmpl w:val="22B4C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26268EB"/>
    <w:multiLevelType w:val="multilevel"/>
    <w:tmpl w:val="7F6A9EF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9" w15:restartNumberingAfterBreak="0">
    <w:nsid w:val="44901245"/>
    <w:multiLevelType w:val="hybridMultilevel"/>
    <w:tmpl w:val="09A0B60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0" w15:restartNumberingAfterBreak="0">
    <w:nsid w:val="44C170D1"/>
    <w:multiLevelType w:val="multilevel"/>
    <w:tmpl w:val="7F0C4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5F34358"/>
    <w:multiLevelType w:val="multilevel"/>
    <w:tmpl w:val="89805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7FD7FDE"/>
    <w:multiLevelType w:val="multilevel"/>
    <w:tmpl w:val="7900709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3" w15:restartNumberingAfterBreak="0">
    <w:nsid w:val="480D707C"/>
    <w:multiLevelType w:val="multilevel"/>
    <w:tmpl w:val="4AB6B7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48942C35"/>
    <w:multiLevelType w:val="multilevel"/>
    <w:tmpl w:val="5C6AE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8CA3E8F"/>
    <w:multiLevelType w:val="multilevel"/>
    <w:tmpl w:val="5252A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A544E56"/>
    <w:multiLevelType w:val="hybridMultilevel"/>
    <w:tmpl w:val="45EE23C6"/>
    <w:lvl w:ilvl="0" w:tplc="B74097E2">
      <w:start w:val="8"/>
      <w:numFmt w:val="bullet"/>
      <w:lvlText w:val="•"/>
      <w:lvlJc w:val="left"/>
      <w:pPr>
        <w:ind w:left="1080" w:hanging="720"/>
      </w:pPr>
      <w:rPr>
        <w:rFonts w:hint="default" w:ascii="Calibri" w:hAnsi="Calibri" w:eastAsia="Calibri" w:cs="Calibr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7" w15:restartNumberingAfterBreak="0">
    <w:nsid w:val="4A8E5F10"/>
    <w:multiLevelType w:val="multilevel"/>
    <w:tmpl w:val="50785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BF716A3"/>
    <w:multiLevelType w:val="multilevel"/>
    <w:tmpl w:val="227A2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E6E2A13"/>
    <w:multiLevelType w:val="multilevel"/>
    <w:tmpl w:val="943C2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EB54E66"/>
    <w:multiLevelType w:val="multilevel"/>
    <w:tmpl w:val="DD8E3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2002344"/>
    <w:multiLevelType w:val="multilevel"/>
    <w:tmpl w:val="2758C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38F5C9A"/>
    <w:multiLevelType w:val="multilevel"/>
    <w:tmpl w:val="8B8AD822"/>
    <w:lvl w:ilvl="0">
      <w:start w:val="1"/>
      <w:numFmt w:val="lowerLetter"/>
      <w:lvlText w:val="%1."/>
      <w:lvlJc w:val="left"/>
      <w:pPr>
        <w:ind w:left="1440" w:hanging="360"/>
      </w:pPr>
    </w:lvl>
    <w:lvl w:ilvl="1">
      <w:start w:val="1"/>
      <w:numFmt w:val="lowerRoman"/>
      <w:lvlText w:val="%2."/>
      <w:lvlJc w:val="righ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3" w15:restartNumberingAfterBreak="0">
    <w:nsid w:val="543C4A07"/>
    <w:multiLevelType w:val="multilevel"/>
    <w:tmpl w:val="87E4A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64F69D1"/>
    <w:multiLevelType w:val="multilevel"/>
    <w:tmpl w:val="86FE3E5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5" w15:restartNumberingAfterBreak="0">
    <w:nsid w:val="56F77A50"/>
    <w:multiLevelType w:val="hybridMultilevel"/>
    <w:tmpl w:val="6770AA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6" w15:restartNumberingAfterBreak="0">
    <w:nsid w:val="58186475"/>
    <w:multiLevelType w:val="multilevel"/>
    <w:tmpl w:val="514C2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AD03768"/>
    <w:multiLevelType w:val="multilevel"/>
    <w:tmpl w:val="974CEC20"/>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88" w15:restartNumberingAfterBreak="0">
    <w:nsid w:val="5B767945"/>
    <w:multiLevelType w:val="multilevel"/>
    <w:tmpl w:val="2CB21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BBC025E"/>
    <w:multiLevelType w:val="multilevel"/>
    <w:tmpl w:val="12688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BC675FD"/>
    <w:multiLevelType w:val="multilevel"/>
    <w:tmpl w:val="9AFEB240"/>
    <w:lvl w:ilvl="0">
      <w:start w:val="1"/>
      <w:numFmt w:val="decimal"/>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1" w15:restartNumberingAfterBreak="0">
    <w:nsid w:val="5CC543A2"/>
    <w:multiLevelType w:val="hybridMultilevel"/>
    <w:tmpl w:val="AA54E89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2" w15:restartNumberingAfterBreak="0">
    <w:nsid w:val="5CFB4E77"/>
    <w:multiLevelType w:val="multilevel"/>
    <w:tmpl w:val="D60AD1AC"/>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3" w15:restartNumberingAfterBreak="0">
    <w:nsid w:val="5F00530E"/>
    <w:multiLevelType w:val="multilevel"/>
    <w:tmpl w:val="25AA7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F7D0283"/>
    <w:multiLevelType w:val="multilevel"/>
    <w:tmpl w:val="EF484CB2"/>
    <w:lvl w:ilvl="0">
      <w:start w:val="1"/>
      <w:numFmt w:val="lowerRoman"/>
      <w:lvlText w:val="%1."/>
      <w:lvlJc w:val="right"/>
      <w:pPr>
        <w:ind w:left="21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5F940D1E"/>
    <w:multiLevelType w:val="multilevel"/>
    <w:tmpl w:val="DBEA275A"/>
    <w:lvl w:ilvl="0">
      <w:start w:val="1"/>
      <w:numFmt w:val="lowerLetter"/>
      <w:lvlText w:val="%1."/>
      <w:lvlJc w:val="left"/>
      <w:pPr>
        <w:ind w:left="107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6" w15:restartNumberingAfterBreak="0">
    <w:nsid w:val="5FB62097"/>
    <w:multiLevelType w:val="multilevel"/>
    <w:tmpl w:val="E0362B08"/>
    <w:lvl w:ilvl="0">
      <w:start w:val="1"/>
      <w:numFmt w:val="decimal"/>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7" w15:restartNumberingAfterBreak="0">
    <w:nsid w:val="60A14F11"/>
    <w:multiLevelType w:val="multilevel"/>
    <w:tmpl w:val="DBEA275A"/>
    <w:lvl w:ilvl="0">
      <w:start w:val="1"/>
      <w:numFmt w:val="lowerLetter"/>
      <w:lvlText w:val="%1."/>
      <w:lvlJc w:val="left"/>
      <w:pPr>
        <w:ind w:left="107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8" w15:restartNumberingAfterBreak="0">
    <w:nsid w:val="60DD4320"/>
    <w:multiLevelType w:val="multilevel"/>
    <w:tmpl w:val="A404B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17D3222"/>
    <w:multiLevelType w:val="multilevel"/>
    <w:tmpl w:val="04CA2ACC"/>
    <w:lvl w:ilvl="0">
      <w:start w:val="1"/>
      <w:numFmt w:val="lowerLetter"/>
      <w:lvlText w:val="%1."/>
      <w:lvlJc w:val="left"/>
      <w:pPr>
        <w:ind w:left="1440" w:hanging="360"/>
      </w:pPr>
    </w:lvl>
    <w:lvl w:ilvl="1">
      <w:start w:val="1"/>
      <w:numFmt w:val="lowerRoman"/>
      <w:lvlText w:val="%2."/>
      <w:lvlJc w:val="righ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0" w15:restartNumberingAfterBreak="0">
    <w:nsid w:val="61EB4BBD"/>
    <w:multiLevelType w:val="multilevel"/>
    <w:tmpl w:val="CF2670E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1" w15:restartNumberingAfterBreak="0">
    <w:nsid w:val="634E702E"/>
    <w:multiLevelType w:val="multilevel"/>
    <w:tmpl w:val="C212D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36A25F0"/>
    <w:multiLevelType w:val="multilevel"/>
    <w:tmpl w:val="31F04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64973B0A"/>
    <w:multiLevelType w:val="multilevel"/>
    <w:tmpl w:val="3FDC6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65123508"/>
    <w:multiLevelType w:val="multilevel"/>
    <w:tmpl w:val="4CE2C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520561A"/>
    <w:multiLevelType w:val="multilevel"/>
    <w:tmpl w:val="D39CA9C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06" w15:restartNumberingAfterBreak="0">
    <w:nsid w:val="65AD62DF"/>
    <w:multiLevelType w:val="multilevel"/>
    <w:tmpl w:val="C6F2C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9047EDB"/>
    <w:multiLevelType w:val="multilevel"/>
    <w:tmpl w:val="C1D832FC"/>
    <w:lvl w:ilvl="0">
      <w:start w:val="1"/>
      <w:numFmt w:val="lowerLetter"/>
      <w:lvlText w:val="%1."/>
      <w:lvlJc w:val="left"/>
      <w:pPr>
        <w:ind w:left="1440" w:hanging="360"/>
      </w:pPr>
    </w:lvl>
    <w:lvl w:ilvl="1">
      <w:start w:val="1"/>
      <w:numFmt w:val="lowerRoman"/>
      <w:lvlText w:val="%2."/>
      <w:lvlJc w:val="righ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8" w15:restartNumberingAfterBreak="0">
    <w:nsid w:val="69582E77"/>
    <w:multiLevelType w:val="hybridMultilevel"/>
    <w:tmpl w:val="72D6E11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9" w15:restartNumberingAfterBreak="0">
    <w:nsid w:val="699D0324"/>
    <w:multiLevelType w:val="hybridMultilevel"/>
    <w:tmpl w:val="45C8A028"/>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10" w15:restartNumberingAfterBreak="0">
    <w:nsid w:val="6A522A54"/>
    <w:multiLevelType w:val="multilevel"/>
    <w:tmpl w:val="1AD6DAB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1" w15:restartNumberingAfterBreak="0">
    <w:nsid w:val="6A5E75AD"/>
    <w:multiLevelType w:val="multilevel"/>
    <w:tmpl w:val="DBEA275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2" w15:restartNumberingAfterBreak="0">
    <w:nsid w:val="6B347DC4"/>
    <w:multiLevelType w:val="multilevel"/>
    <w:tmpl w:val="1E4CAC8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3" w15:restartNumberingAfterBreak="0">
    <w:nsid w:val="6C11201A"/>
    <w:multiLevelType w:val="multilevel"/>
    <w:tmpl w:val="5A06F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C96044C"/>
    <w:multiLevelType w:val="multilevel"/>
    <w:tmpl w:val="1C02C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CBD4F79"/>
    <w:multiLevelType w:val="multilevel"/>
    <w:tmpl w:val="24FA0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D715F3B"/>
    <w:multiLevelType w:val="multilevel"/>
    <w:tmpl w:val="56627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DB452B1"/>
    <w:multiLevelType w:val="multilevel"/>
    <w:tmpl w:val="A8401FD6"/>
    <w:lvl w:ilvl="0">
      <w:start w:val="1"/>
      <w:numFmt w:val="lowerLetter"/>
      <w:lvlText w:val="%1."/>
      <w:lvlJc w:val="left"/>
      <w:pPr>
        <w:ind w:left="107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8" w15:restartNumberingAfterBreak="0">
    <w:nsid w:val="6E627EC6"/>
    <w:multiLevelType w:val="multilevel"/>
    <w:tmpl w:val="8844421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9" w15:restartNumberingAfterBreak="0">
    <w:nsid w:val="6E6C6F6A"/>
    <w:multiLevelType w:val="multilevel"/>
    <w:tmpl w:val="2D02088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0" w15:restartNumberingAfterBreak="0">
    <w:nsid w:val="6E992920"/>
    <w:multiLevelType w:val="multilevel"/>
    <w:tmpl w:val="E2B6E60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1" w15:restartNumberingAfterBreak="0">
    <w:nsid w:val="6F8041F2"/>
    <w:multiLevelType w:val="multilevel"/>
    <w:tmpl w:val="343C4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71411A5E"/>
    <w:multiLevelType w:val="multilevel"/>
    <w:tmpl w:val="8AEAA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74176958"/>
    <w:multiLevelType w:val="multilevel"/>
    <w:tmpl w:val="40186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4B17A14"/>
    <w:multiLevelType w:val="multilevel"/>
    <w:tmpl w:val="6AA6B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7C10336"/>
    <w:multiLevelType w:val="multilevel"/>
    <w:tmpl w:val="9BE65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A026DC4"/>
    <w:multiLevelType w:val="multilevel"/>
    <w:tmpl w:val="A1664EC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7" w15:restartNumberingAfterBreak="0">
    <w:nsid w:val="7A17116B"/>
    <w:multiLevelType w:val="multilevel"/>
    <w:tmpl w:val="C4348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7B7F10B9"/>
    <w:multiLevelType w:val="multilevel"/>
    <w:tmpl w:val="8962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CFA64B0"/>
    <w:multiLevelType w:val="multilevel"/>
    <w:tmpl w:val="115C322E"/>
    <w:lvl w:ilvl="0">
      <w:start w:val="5"/>
      <w:numFmt w:val="decimal"/>
      <w:lvlText w:val="%1"/>
      <w:lvlJc w:val="left"/>
      <w:pPr>
        <w:ind w:left="500" w:hanging="500"/>
      </w:pPr>
      <w:rPr>
        <w:rFonts w:hint="default"/>
      </w:rPr>
    </w:lvl>
    <w:lvl w:ilvl="1">
      <w:start w:val="18"/>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0" w15:restartNumberingAfterBreak="0">
    <w:nsid w:val="7EDC1F25"/>
    <w:multiLevelType w:val="multilevel"/>
    <w:tmpl w:val="03820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3390880">
    <w:abstractNumId w:val="114"/>
  </w:num>
  <w:num w:numId="2" w16cid:durableId="268970303">
    <w:abstractNumId w:val="99"/>
  </w:num>
  <w:num w:numId="3" w16cid:durableId="328365561">
    <w:abstractNumId w:val="82"/>
  </w:num>
  <w:num w:numId="4" w16cid:durableId="633408317">
    <w:abstractNumId w:val="7"/>
  </w:num>
  <w:num w:numId="5" w16cid:durableId="365105787">
    <w:abstractNumId w:val="75"/>
  </w:num>
  <w:num w:numId="6" w16cid:durableId="1305698427">
    <w:abstractNumId w:val="45"/>
  </w:num>
  <w:num w:numId="7" w16cid:durableId="1539853266">
    <w:abstractNumId w:val="66"/>
  </w:num>
  <w:num w:numId="8" w16cid:durableId="1309893888">
    <w:abstractNumId w:val="95"/>
  </w:num>
  <w:num w:numId="9" w16cid:durableId="146896331">
    <w:abstractNumId w:val="30"/>
  </w:num>
  <w:num w:numId="10" w16cid:durableId="1026447562">
    <w:abstractNumId w:val="77"/>
  </w:num>
  <w:num w:numId="11" w16cid:durableId="1647002781">
    <w:abstractNumId w:val="50"/>
  </w:num>
  <w:num w:numId="12" w16cid:durableId="877741230">
    <w:abstractNumId w:val="5"/>
  </w:num>
  <w:num w:numId="13" w16cid:durableId="1258908052">
    <w:abstractNumId w:val="46"/>
  </w:num>
  <w:num w:numId="14" w16cid:durableId="1824813764">
    <w:abstractNumId w:val="78"/>
  </w:num>
  <w:num w:numId="15" w16cid:durableId="275211016">
    <w:abstractNumId w:val="55"/>
  </w:num>
  <w:num w:numId="16" w16cid:durableId="1259868059">
    <w:abstractNumId w:val="63"/>
  </w:num>
  <w:num w:numId="17" w16cid:durableId="1617717117">
    <w:abstractNumId w:val="57"/>
  </w:num>
  <w:num w:numId="18" w16cid:durableId="775321940">
    <w:abstractNumId w:val="71"/>
  </w:num>
  <w:num w:numId="19" w16cid:durableId="473372678">
    <w:abstractNumId w:val="100"/>
  </w:num>
  <w:num w:numId="20" w16cid:durableId="1358895191">
    <w:abstractNumId w:val="94"/>
  </w:num>
  <w:num w:numId="21" w16cid:durableId="1524856435">
    <w:abstractNumId w:val="96"/>
  </w:num>
  <w:num w:numId="22" w16cid:durableId="1986543633">
    <w:abstractNumId w:val="14"/>
  </w:num>
  <w:num w:numId="23" w16cid:durableId="1948389781">
    <w:abstractNumId w:val="37"/>
  </w:num>
  <w:num w:numId="24" w16cid:durableId="260337177">
    <w:abstractNumId w:val="58"/>
  </w:num>
  <w:num w:numId="25" w16cid:durableId="1679506782">
    <w:abstractNumId w:val="12"/>
  </w:num>
  <w:num w:numId="26" w16cid:durableId="676423750">
    <w:abstractNumId w:val="115"/>
  </w:num>
  <w:num w:numId="27" w16cid:durableId="1549730699">
    <w:abstractNumId w:val="20"/>
  </w:num>
  <w:num w:numId="28" w16cid:durableId="1627853749">
    <w:abstractNumId w:val="47"/>
  </w:num>
  <w:num w:numId="29" w16cid:durableId="348020978">
    <w:abstractNumId w:val="86"/>
  </w:num>
  <w:num w:numId="30" w16cid:durableId="213928360">
    <w:abstractNumId w:val="10"/>
  </w:num>
  <w:num w:numId="31" w16cid:durableId="1831754193">
    <w:abstractNumId w:val="25"/>
  </w:num>
  <w:num w:numId="32" w16cid:durableId="1389916494">
    <w:abstractNumId w:val="53"/>
  </w:num>
  <w:num w:numId="33" w16cid:durableId="265424783">
    <w:abstractNumId w:val="128"/>
  </w:num>
  <w:num w:numId="34" w16cid:durableId="1303923850">
    <w:abstractNumId w:val="112"/>
  </w:num>
  <w:num w:numId="35" w16cid:durableId="1609116250">
    <w:abstractNumId w:val="2"/>
  </w:num>
  <w:num w:numId="36" w16cid:durableId="1917812547">
    <w:abstractNumId w:val="118"/>
  </w:num>
  <w:num w:numId="37" w16cid:durableId="645669945">
    <w:abstractNumId w:val="101"/>
  </w:num>
  <w:num w:numId="38" w16cid:durableId="635261399">
    <w:abstractNumId w:val="93"/>
  </w:num>
  <w:num w:numId="39" w16cid:durableId="7873874">
    <w:abstractNumId w:val="130"/>
  </w:num>
  <w:num w:numId="40" w16cid:durableId="2006667642">
    <w:abstractNumId w:val="122"/>
  </w:num>
  <w:num w:numId="41" w16cid:durableId="1238176745">
    <w:abstractNumId w:val="84"/>
  </w:num>
  <w:num w:numId="42" w16cid:durableId="1239437033">
    <w:abstractNumId w:val="22"/>
  </w:num>
  <w:num w:numId="43" w16cid:durableId="335035820">
    <w:abstractNumId w:val="62"/>
  </w:num>
  <w:num w:numId="44" w16cid:durableId="29258881">
    <w:abstractNumId w:val="41"/>
  </w:num>
  <w:num w:numId="45" w16cid:durableId="2126577725">
    <w:abstractNumId w:val="39"/>
  </w:num>
  <w:num w:numId="46" w16cid:durableId="66339947">
    <w:abstractNumId w:val="92"/>
  </w:num>
  <w:num w:numId="47" w16cid:durableId="491677411">
    <w:abstractNumId w:val="80"/>
  </w:num>
  <w:num w:numId="48" w16cid:durableId="1923179438">
    <w:abstractNumId w:val="19"/>
  </w:num>
  <w:num w:numId="49" w16cid:durableId="2101682534">
    <w:abstractNumId w:val="24"/>
  </w:num>
  <w:num w:numId="50" w16cid:durableId="1961106475">
    <w:abstractNumId w:val="120"/>
  </w:num>
  <w:num w:numId="51" w16cid:durableId="1959724696">
    <w:abstractNumId w:val="79"/>
  </w:num>
  <w:num w:numId="52" w16cid:durableId="527377246">
    <w:abstractNumId w:val="110"/>
  </w:num>
  <w:num w:numId="53" w16cid:durableId="2021078340">
    <w:abstractNumId w:val="42"/>
  </w:num>
  <w:num w:numId="54" w16cid:durableId="76681756">
    <w:abstractNumId w:val="68"/>
  </w:num>
  <w:num w:numId="55" w16cid:durableId="1408576291">
    <w:abstractNumId w:val="107"/>
  </w:num>
  <w:num w:numId="56" w16cid:durableId="128674484">
    <w:abstractNumId w:val="65"/>
  </w:num>
  <w:num w:numId="57" w16cid:durableId="984626265">
    <w:abstractNumId w:val="89"/>
  </w:num>
  <w:num w:numId="58" w16cid:durableId="1349942182">
    <w:abstractNumId w:val="87"/>
  </w:num>
  <w:num w:numId="59" w16cid:durableId="2103531735">
    <w:abstractNumId w:val="18"/>
  </w:num>
  <w:num w:numId="60" w16cid:durableId="385639663">
    <w:abstractNumId w:val="72"/>
  </w:num>
  <w:num w:numId="61" w16cid:durableId="99954878">
    <w:abstractNumId w:val="83"/>
  </w:num>
  <w:num w:numId="62" w16cid:durableId="1859616264">
    <w:abstractNumId w:val="33"/>
  </w:num>
  <w:num w:numId="63" w16cid:durableId="534193688">
    <w:abstractNumId w:val="61"/>
  </w:num>
  <w:num w:numId="64" w16cid:durableId="2009867824">
    <w:abstractNumId w:val="26"/>
  </w:num>
  <w:num w:numId="65" w16cid:durableId="1056271635">
    <w:abstractNumId w:val="105"/>
  </w:num>
  <w:num w:numId="66" w16cid:durableId="20979206">
    <w:abstractNumId w:val="8"/>
  </w:num>
  <w:num w:numId="67" w16cid:durableId="1591766954">
    <w:abstractNumId w:val="125"/>
  </w:num>
  <w:num w:numId="68" w16cid:durableId="95250357">
    <w:abstractNumId w:val="59"/>
  </w:num>
  <w:num w:numId="69" w16cid:durableId="11108050">
    <w:abstractNumId w:val="34"/>
  </w:num>
  <w:num w:numId="70" w16cid:durableId="2076004535">
    <w:abstractNumId w:val="116"/>
  </w:num>
  <w:num w:numId="71" w16cid:durableId="921643427">
    <w:abstractNumId w:val="9"/>
  </w:num>
  <w:num w:numId="72" w16cid:durableId="1680308387">
    <w:abstractNumId w:val="38"/>
  </w:num>
  <w:num w:numId="73" w16cid:durableId="1934195147">
    <w:abstractNumId w:val="88"/>
  </w:num>
  <w:num w:numId="74" w16cid:durableId="1168591748">
    <w:abstractNumId w:val="4"/>
  </w:num>
  <w:num w:numId="75" w16cid:durableId="1493834068">
    <w:abstractNumId w:val="121"/>
  </w:num>
  <w:num w:numId="76" w16cid:durableId="621034100">
    <w:abstractNumId w:val="67"/>
  </w:num>
  <w:num w:numId="77" w16cid:durableId="1987129055">
    <w:abstractNumId w:val="0"/>
  </w:num>
  <w:num w:numId="78" w16cid:durableId="2128769525">
    <w:abstractNumId w:val="35"/>
  </w:num>
  <w:num w:numId="79" w16cid:durableId="477395">
    <w:abstractNumId w:val="43"/>
  </w:num>
  <w:num w:numId="80" w16cid:durableId="546067213">
    <w:abstractNumId w:val="102"/>
  </w:num>
  <w:num w:numId="81" w16cid:durableId="627395629">
    <w:abstractNumId w:val="74"/>
  </w:num>
  <w:num w:numId="82" w16cid:durableId="252935406">
    <w:abstractNumId w:val="70"/>
  </w:num>
  <w:num w:numId="83" w16cid:durableId="2038045635">
    <w:abstractNumId w:val="113"/>
  </w:num>
  <w:num w:numId="84" w16cid:durableId="203370290">
    <w:abstractNumId w:val="32"/>
  </w:num>
  <w:num w:numId="85" w16cid:durableId="1312321810">
    <w:abstractNumId w:val="60"/>
  </w:num>
  <w:num w:numId="86" w16cid:durableId="1879388544">
    <w:abstractNumId w:val="127"/>
  </w:num>
  <w:num w:numId="87" w16cid:durableId="1622228888">
    <w:abstractNumId w:val="3"/>
  </w:num>
  <w:num w:numId="88" w16cid:durableId="2017489641">
    <w:abstractNumId w:val="49"/>
  </w:num>
  <w:num w:numId="89" w16cid:durableId="1834837269">
    <w:abstractNumId w:val="64"/>
  </w:num>
  <w:num w:numId="90" w16cid:durableId="600333172">
    <w:abstractNumId w:val="54"/>
  </w:num>
  <w:num w:numId="91" w16cid:durableId="2049715045">
    <w:abstractNumId w:val="51"/>
  </w:num>
  <w:num w:numId="92" w16cid:durableId="1207721956">
    <w:abstractNumId w:val="15"/>
  </w:num>
  <w:num w:numId="93" w16cid:durableId="312803427">
    <w:abstractNumId w:val="124"/>
  </w:num>
  <w:num w:numId="94" w16cid:durableId="1905605865">
    <w:abstractNumId w:val="126"/>
  </w:num>
  <w:num w:numId="95" w16cid:durableId="1615943478">
    <w:abstractNumId w:val="90"/>
  </w:num>
  <w:num w:numId="96" w16cid:durableId="15928081">
    <w:abstractNumId w:val="73"/>
  </w:num>
  <w:num w:numId="97" w16cid:durableId="1244101078">
    <w:abstractNumId w:val="6"/>
  </w:num>
  <w:num w:numId="98" w16cid:durableId="62915936">
    <w:abstractNumId w:val="44"/>
  </w:num>
  <w:num w:numId="99" w16cid:durableId="115416489">
    <w:abstractNumId w:val="13"/>
  </w:num>
  <w:num w:numId="100" w16cid:durableId="1152789320">
    <w:abstractNumId w:val="119"/>
  </w:num>
  <w:num w:numId="101" w16cid:durableId="89357749">
    <w:abstractNumId w:val="81"/>
  </w:num>
  <w:num w:numId="102" w16cid:durableId="1259370297">
    <w:abstractNumId w:val="104"/>
  </w:num>
  <w:num w:numId="103" w16cid:durableId="455174292">
    <w:abstractNumId w:val="31"/>
  </w:num>
  <w:num w:numId="104" w16cid:durableId="719666438">
    <w:abstractNumId w:val="106"/>
  </w:num>
  <w:num w:numId="105" w16cid:durableId="110176584">
    <w:abstractNumId w:val="98"/>
  </w:num>
  <w:num w:numId="106" w16cid:durableId="1108040063">
    <w:abstractNumId w:val="103"/>
  </w:num>
  <w:num w:numId="107" w16cid:durableId="1105809682">
    <w:abstractNumId w:val="29"/>
  </w:num>
  <w:num w:numId="108" w16cid:durableId="1997412540">
    <w:abstractNumId w:val="21"/>
  </w:num>
  <w:num w:numId="109" w16cid:durableId="1724594276">
    <w:abstractNumId w:val="123"/>
  </w:num>
  <w:num w:numId="110" w16cid:durableId="296878679">
    <w:abstractNumId w:val="40"/>
  </w:num>
  <w:num w:numId="111" w16cid:durableId="1310939445">
    <w:abstractNumId w:val="27"/>
  </w:num>
  <w:num w:numId="112" w16cid:durableId="1323044584">
    <w:abstractNumId w:val="28"/>
  </w:num>
  <w:num w:numId="113" w16cid:durableId="1915972927">
    <w:abstractNumId w:val="91"/>
  </w:num>
  <w:num w:numId="114" w16cid:durableId="2046176110">
    <w:abstractNumId w:val="108"/>
  </w:num>
  <w:num w:numId="115" w16cid:durableId="418327898">
    <w:abstractNumId w:val="1"/>
  </w:num>
  <w:num w:numId="116" w16cid:durableId="1580211556">
    <w:abstractNumId w:val="52"/>
  </w:num>
  <w:num w:numId="117" w16cid:durableId="1405955288">
    <w:abstractNumId w:val="48"/>
  </w:num>
  <w:num w:numId="118" w16cid:durableId="1888493901">
    <w:abstractNumId w:val="23"/>
  </w:num>
  <w:num w:numId="119" w16cid:durableId="35664500">
    <w:abstractNumId w:val="97"/>
  </w:num>
  <w:num w:numId="120" w16cid:durableId="697125387">
    <w:abstractNumId w:val="117"/>
  </w:num>
  <w:num w:numId="121" w16cid:durableId="1396318930">
    <w:abstractNumId w:val="36"/>
  </w:num>
  <w:num w:numId="122" w16cid:durableId="828206357">
    <w:abstractNumId w:val="111"/>
  </w:num>
  <w:num w:numId="123" w16cid:durableId="283850732">
    <w:abstractNumId w:val="11"/>
  </w:num>
  <w:num w:numId="124" w16cid:durableId="1066800998">
    <w:abstractNumId w:val="129"/>
  </w:num>
  <w:num w:numId="125" w16cid:durableId="2123106007">
    <w:abstractNumId w:val="17"/>
  </w:num>
  <w:num w:numId="126" w16cid:durableId="653414649">
    <w:abstractNumId w:val="56"/>
  </w:num>
  <w:num w:numId="127" w16cid:durableId="331959186">
    <w:abstractNumId w:val="109"/>
  </w:num>
  <w:num w:numId="128" w16cid:durableId="1119838365">
    <w:abstractNumId w:val="16"/>
  </w:num>
  <w:num w:numId="129" w16cid:durableId="872421859">
    <w:abstractNumId w:val="85"/>
  </w:num>
  <w:num w:numId="130" w16cid:durableId="1925989909">
    <w:abstractNumId w:val="69"/>
  </w:num>
  <w:num w:numId="131" w16cid:durableId="778378303">
    <w:abstractNumId w:val="76"/>
  </w:num>
  <w:numIdMacAtCleanup w:val="13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1A2"/>
    <w:rsid w:val="00001691"/>
    <w:rsid w:val="0000197D"/>
    <w:rsid w:val="00020107"/>
    <w:rsid w:val="00045EBC"/>
    <w:rsid w:val="0004730E"/>
    <w:rsid w:val="00066698"/>
    <w:rsid w:val="0007107D"/>
    <w:rsid w:val="00072646"/>
    <w:rsid w:val="00097F05"/>
    <w:rsid w:val="000C67C8"/>
    <w:rsid w:val="000E3FB2"/>
    <w:rsid w:val="0010377A"/>
    <w:rsid w:val="00124BA7"/>
    <w:rsid w:val="00157A4B"/>
    <w:rsid w:val="0018327E"/>
    <w:rsid w:val="001838FB"/>
    <w:rsid w:val="00196DC5"/>
    <w:rsid w:val="001A6629"/>
    <w:rsid w:val="001C0244"/>
    <w:rsid w:val="001D53C2"/>
    <w:rsid w:val="002112DA"/>
    <w:rsid w:val="0022544E"/>
    <w:rsid w:val="00227E37"/>
    <w:rsid w:val="002308B5"/>
    <w:rsid w:val="00243483"/>
    <w:rsid w:val="00246C66"/>
    <w:rsid w:val="00253CC6"/>
    <w:rsid w:val="00271284"/>
    <w:rsid w:val="002731BD"/>
    <w:rsid w:val="00276BDB"/>
    <w:rsid w:val="002A1C1C"/>
    <w:rsid w:val="002A4C34"/>
    <w:rsid w:val="002B4E8C"/>
    <w:rsid w:val="002B7CDD"/>
    <w:rsid w:val="002D1C08"/>
    <w:rsid w:val="002E4B1D"/>
    <w:rsid w:val="002E6408"/>
    <w:rsid w:val="002E6A3C"/>
    <w:rsid w:val="002F0486"/>
    <w:rsid w:val="002F2BB4"/>
    <w:rsid w:val="002F64DD"/>
    <w:rsid w:val="003162BF"/>
    <w:rsid w:val="00323BDE"/>
    <w:rsid w:val="00350280"/>
    <w:rsid w:val="00380CE4"/>
    <w:rsid w:val="0038303F"/>
    <w:rsid w:val="00390246"/>
    <w:rsid w:val="00392D4A"/>
    <w:rsid w:val="003A2B49"/>
    <w:rsid w:val="003C185F"/>
    <w:rsid w:val="003C24D1"/>
    <w:rsid w:val="003F715D"/>
    <w:rsid w:val="003F7DFF"/>
    <w:rsid w:val="00404A2D"/>
    <w:rsid w:val="004077B8"/>
    <w:rsid w:val="00425ECA"/>
    <w:rsid w:val="00430BC8"/>
    <w:rsid w:val="0043161D"/>
    <w:rsid w:val="0045526A"/>
    <w:rsid w:val="00461983"/>
    <w:rsid w:val="0046441A"/>
    <w:rsid w:val="00476F72"/>
    <w:rsid w:val="00484351"/>
    <w:rsid w:val="004855B5"/>
    <w:rsid w:val="00487BAD"/>
    <w:rsid w:val="004C3B97"/>
    <w:rsid w:val="004D4A1E"/>
    <w:rsid w:val="004E7838"/>
    <w:rsid w:val="005171A2"/>
    <w:rsid w:val="00533682"/>
    <w:rsid w:val="00560107"/>
    <w:rsid w:val="00573776"/>
    <w:rsid w:val="0057445A"/>
    <w:rsid w:val="00574758"/>
    <w:rsid w:val="00577EBD"/>
    <w:rsid w:val="00591F19"/>
    <w:rsid w:val="00597723"/>
    <w:rsid w:val="005A4969"/>
    <w:rsid w:val="005A5E27"/>
    <w:rsid w:val="005B272E"/>
    <w:rsid w:val="005C7A66"/>
    <w:rsid w:val="005E2BCC"/>
    <w:rsid w:val="006149C3"/>
    <w:rsid w:val="00643FD7"/>
    <w:rsid w:val="00652C65"/>
    <w:rsid w:val="00664058"/>
    <w:rsid w:val="0069167C"/>
    <w:rsid w:val="00696F30"/>
    <w:rsid w:val="006A5FCF"/>
    <w:rsid w:val="006A742E"/>
    <w:rsid w:val="006B70A9"/>
    <w:rsid w:val="006C0700"/>
    <w:rsid w:val="006D0154"/>
    <w:rsid w:val="006D299C"/>
    <w:rsid w:val="006D69BB"/>
    <w:rsid w:val="006E4EFE"/>
    <w:rsid w:val="006F5288"/>
    <w:rsid w:val="00701B7C"/>
    <w:rsid w:val="00741687"/>
    <w:rsid w:val="0074414F"/>
    <w:rsid w:val="00747E21"/>
    <w:rsid w:val="0078538A"/>
    <w:rsid w:val="007A1CCF"/>
    <w:rsid w:val="007A7335"/>
    <w:rsid w:val="007B6D1D"/>
    <w:rsid w:val="007C7E6A"/>
    <w:rsid w:val="007D0A3F"/>
    <w:rsid w:val="007E0F0E"/>
    <w:rsid w:val="007F172E"/>
    <w:rsid w:val="007F4DF6"/>
    <w:rsid w:val="00805F9C"/>
    <w:rsid w:val="008317E1"/>
    <w:rsid w:val="00847D35"/>
    <w:rsid w:val="00882222"/>
    <w:rsid w:val="0088779B"/>
    <w:rsid w:val="008A52F3"/>
    <w:rsid w:val="008A5F61"/>
    <w:rsid w:val="008B5093"/>
    <w:rsid w:val="008C27CF"/>
    <w:rsid w:val="008D2682"/>
    <w:rsid w:val="008E524A"/>
    <w:rsid w:val="008F04AA"/>
    <w:rsid w:val="009001E8"/>
    <w:rsid w:val="0091387A"/>
    <w:rsid w:val="0091390F"/>
    <w:rsid w:val="009659D9"/>
    <w:rsid w:val="009719A9"/>
    <w:rsid w:val="00973C2E"/>
    <w:rsid w:val="00976239"/>
    <w:rsid w:val="009848FD"/>
    <w:rsid w:val="009850EF"/>
    <w:rsid w:val="009A2051"/>
    <w:rsid w:val="009C5F84"/>
    <w:rsid w:val="009D4973"/>
    <w:rsid w:val="009E0D32"/>
    <w:rsid w:val="009E3D0C"/>
    <w:rsid w:val="00A04FE4"/>
    <w:rsid w:val="00A24A70"/>
    <w:rsid w:val="00A61111"/>
    <w:rsid w:val="00A70BE8"/>
    <w:rsid w:val="00A9293D"/>
    <w:rsid w:val="00A941D7"/>
    <w:rsid w:val="00AA1BBC"/>
    <w:rsid w:val="00AC3121"/>
    <w:rsid w:val="00AD1596"/>
    <w:rsid w:val="00AF7B15"/>
    <w:rsid w:val="00B475C9"/>
    <w:rsid w:val="00B756EE"/>
    <w:rsid w:val="00BA2BE8"/>
    <w:rsid w:val="00BC28A7"/>
    <w:rsid w:val="00BE148B"/>
    <w:rsid w:val="00BE3854"/>
    <w:rsid w:val="00C22CBD"/>
    <w:rsid w:val="00C251B9"/>
    <w:rsid w:val="00C30B3C"/>
    <w:rsid w:val="00C31CB7"/>
    <w:rsid w:val="00C55ECE"/>
    <w:rsid w:val="00C65092"/>
    <w:rsid w:val="00C81E0C"/>
    <w:rsid w:val="00CA43C3"/>
    <w:rsid w:val="00CA6658"/>
    <w:rsid w:val="00CB2E4E"/>
    <w:rsid w:val="00D0597F"/>
    <w:rsid w:val="00D125C6"/>
    <w:rsid w:val="00D14FFE"/>
    <w:rsid w:val="00D566EC"/>
    <w:rsid w:val="00D81D94"/>
    <w:rsid w:val="00D83C2C"/>
    <w:rsid w:val="00D859D1"/>
    <w:rsid w:val="00DB13EB"/>
    <w:rsid w:val="00DB7393"/>
    <w:rsid w:val="00DB7A7D"/>
    <w:rsid w:val="00DC21A2"/>
    <w:rsid w:val="00DC4286"/>
    <w:rsid w:val="00DD2AC9"/>
    <w:rsid w:val="00DD3A16"/>
    <w:rsid w:val="00DE41C7"/>
    <w:rsid w:val="00E11606"/>
    <w:rsid w:val="00E271BD"/>
    <w:rsid w:val="00E330A7"/>
    <w:rsid w:val="00E3527A"/>
    <w:rsid w:val="00E56394"/>
    <w:rsid w:val="00E762A3"/>
    <w:rsid w:val="00E96162"/>
    <w:rsid w:val="00EA2FAE"/>
    <w:rsid w:val="00EB7F03"/>
    <w:rsid w:val="00ED281D"/>
    <w:rsid w:val="00EE0D99"/>
    <w:rsid w:val="00EE30E1"/>
    <w:rsid w:val="00F44D74"/>
    <w:rsid w:val="00F71273"/>
    <w:rsid w:val="00F734A9"/>
    <w:rsid w:val="00F77B73"/>
    <w:rsid w:val="00F93383"/>
    <w:rsid w:val="00FA614C"/>
    <w:rsid w:val="00FB5D32"/>
    <w:rsid w:val="00FF32C9"/>
    <w:rsid w:val="0F833E81"/>
    <w:rsid w:val="271B3251"/>
    <w:rsid w:val="42094E3C"/>
    <w:rsid w:val="4DF41364"/>
    <w:rsid w:val="527C2388"/>
    <w:rsid w:val="56631E4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0140606"/>
  <w15:docId w15:val="{67CEF9DB-ED33-46A0-ACFE-AF45833631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pPr>
      <w:spacing w:line="240" w:lineRule="auto"/>
    </w:pPr>
    <w:rPr>
      <w:sz w:val="24"/>
      <w:szCs w:val="24"/>
    </w:rPr>
    <w:tblPr>
      <w:tblStyleRowBandSize w:val="1"/>
      <w:tblStyleColBandSize w:val="1"/>
      <w:tblCellMar>
        <w:top w:w="100" w:type="dxa"/>
        <w:left w:w="115" w:type="dxa"/>
        <w:bottom w:w="100" w:type="dxa"/>
        <w:right w:w="115"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pPr>
      <w:spacing w:line="240" w:lineRule="auto"/>
    </w:pPr>
    <w:rPr>
      <w:sz w:val="24"/>
      <w:szCs w:val="24"/>
    </w:rPr>
    <w:tblPr>
      <w:tblStyleRowBandSize w:val="1"/>
      <w:tblStyleColBandSize w:val="1"/>
      <w:tblCellMar>
        <w:top w:w="100" w:type="dxa"/>
        <w:left w:w="115" w:type="dxa"/>
        <w:bottom w:w="100" w:type="dxa"/>
        <w:right w:w="115" w:type="dxa"/>
      </w:tblCellMar>
    </w:tblPr>
  </w:style>
  <w:style w:type="table" w:styleId="a4" w:customStyle="1">
    <w:basedOn w:val="TableNormal"/>
    <w:pPr>
      <w:spacing w:line="240" w:lineRule="auto"/>
    </w:pPr>
    <w:rPr>
      <w:sz w:val="24"/>
      <w:szCs w:val="24"/>
    </w:rPr>
    <w:tblPr>
      <w:tblStyleRowBandSize w:val="1"/>
      <w:tblStyleColBandSize w:val="1"/>
      <w:tblCellMar>
        <w:top w:w="100" w:type="dxa"/>
        <w:left w:w="115" w:type="dxa"/>
        <w:bottom w:w="100" w:type="dxa"/>
        <w:right w:w="115" w:type="dxa"/>
      </w:tblCellMar>
    </w:tblPr>
  </w:style>
  <w:style w:type="table" w:styleId="a5" w:customStyle="1">
    <w:basedOn w:val="TableNormal"/>
    <w:pPr>
      <w:spacing w:line="240" w:lineRule="auto"/>
    </w:pPr>
    <w:rPr>
      <w:sz w:val="24"/>
      <w:szCs w:val="24"/>
    </w:rPr>
    <w:tblPr>
      <w:tblStyleRowBandSize w:val="1"/>
      <w:tblStyleColBandSize w:val="1"/>
      <w:tblCellMar>
        <w:top w:w="100" w:type="dxa"/>
        <w:left w:w="115" w:type="dxa"/>
        <w:bottom w:w="100" w:type="dxa"/>
        <w:right w:w="115"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pPr>
      <w:spacing w:line="240" w:lineRule="auto"/>
    </w:pPr>
    <w:rPr>
      <w:sz w:val="24"/>
      <w:szCs w:val="24"/>
    </w:rPr>
    <w:tblPr>
      <w:tblStyleRowBandSize w:val="1"/>
      <w:tblStyleColBandSize w:val="1"/>
      <w:tblCellMar>
        <w:top w:w="100" w:type="dxa"/>
        <w:left w:w="115" w:type="dxa"/>
        <w:bottom w:w="100" w:type="dxa"/>
        <w:right w:w="115" w:type="dxa"/>
      </w:tblCellMar>
    </w:tblPr>
  </w:style>
  <w:style w:type="table" w:styleId="a9" w:customStyle="1">
    <w:basedOn w:val="TableNormal"/>
    <w:pPr>
      <w:spacing w:line="240" w:lineRule="auto"/>
    </w:pPr>
    <w:rPr>
      <w:sz w:val="24"/>
      <w:szCs w:val="24"/>
    </w:rPr>
    <w:tblPr>
      <w:tblStyleRowBandSize w:val="1"/>
      <w:tblStyleColBandSize w:val="1"/>
      <w:tblCellMar>
        <w:top w:w="100" w:type="dxa"/>
        <w:left w:w="115" w:type="dxa"/>
        <w:bottom w:w="100" w:type="dxa"/>
        <w:right w:w="115" w:type="dxa"/>
      </w:tblCellMar>
    </w:tblPr>
  </w:style>
  <w:style w:type="table" w:styleId="aa" w:customStyle="1">
    <w:basedOn w:val="TableNormal"/>
    <w:pPr>
      <w:spacing w:line="240" w:lineRule="auto"/>
    </w:pPr>
    <w:rPr>
      <w:sz w:val="24"/>
      <w:szCs w:val="24"/>
    </w:rPr>
    <w:tblPr>
      <w:tblStyleRowBandSize w:val="1"/>
      <w:tblStyleColBandSize w:val="1"/>
      <w:tblCellMar>
        <w:top w:w="100" w:type="dxa"/>
        <w:left w:w="115" w:type="dxa"/>
        <w:bottom w:w="100" w:type="dxa"/>
        <w:right w:w="115" w:type="dxa"/>
      </w:tblCellMar>
    </w:tblPr>
  </w:style>
  <w:style w:type="table" w:styleId="ab" w:customStyle="1">
    <w:basedOn w:val="TableNormal"/>
    <w:pPr>
      <w:spacing w:line="240" w:lineRule="auto"/>
    </w:pPr>
    <w:rPr>
      <w:sz w:val="24"/>
      <w:szCs w:val="24"/>
    </w:rPr>
    <w:tblPr>
      <w:tblStyleRowBandSize w:val="1"/>
      <w:tblStyleColBandSize w:val="1"/>
      <w:tblCellMar>
        <w:top w:w="100" w:type="dxa"/>
        <w:left w:w="115" w:type="dxa"/>
        <w:bottom w:w="100" w:type="dxa"/>
        <w:right w:w="115" w:type="dxa"/>
      </w:tblCellMar>
    </w:tblPr>
  </w:style>
  <w:style w:type="table" w:styleId="ac" w:customStyle="1">
    <w:basedOn w:val="TableNormal"/>
    <w:pPr>
      <w:spacing w:line="240" w:lineRule="auto"/>
    </w:pPr>
    <w:rPr>
      <w:sz w:val="24"/>
      <w:szCs w:val="24"/>
    </w:rPr>
    <w:tblPr>
      <w:tblStyleRowBandSize w:val="1"/>
      <w:tblStyleColBandSize w:val="1"/>
      <w:tblCellMar>
        <w:top w:w="100" w:type="dxa"/>
        <w:left w:w="115" w:type="dxa"/>
        <w:bottom w:w="100" w:type="dxa"/>
        <w:right w:w="115" w:type="dxa"/>
      </w:tblCellMar>
    </w:tblPr>
  </w:style>
  <w:style w:type="table" w:styleId="ad" w:customStyle="1">
    <w:basedOn w:val="TableNormal"/>
    <w:pPr>
      <w:spacing w:line="240" w:lineRule="auto"/>
    </w:pPr>
    <w:rPr>
      <w:sz w:val="24"/>
      <w:szCs w:val="24"/>
    </w:rPr>
    <w:tblPr>
      <w:tblStyleRowBandSize w:val="1"/>
      <w:tblStyleColBandSize w:val="1"/>
      <w:tblCellMar>
        <w:top w:w="100" w:type="dxa"/>
        <w:left w:w="115" w:type="dxa"/>
        <w:bottom w:w="100" w:type="dxa"/>
        <w:right w:w="115" w:type="dxa"/>
      </w:tblCellMar>
    </w:tblPr>
  </w:style>
  <w:style w:type="table" w:styleId="ae" w:customStyle="1">
    <w:basedOn w:val="TableNormal"/>
    <w:pPr>
      <w:spacing w:line="240" w:lineRule="auto"/>
    </w:pPr>
    <w:rPr>
      <w:sz w:val="24"/>
      <w:szCs w:val="24"/>
    </w:rPr>
    <w:tblPr>
      <w:tblStyleRowBandSize w:val="1"/>
      <w:tblStyleColBandSize w:val="1"/>
      <w:tblCellMar>
        <w:top w:w="100" w:type="dxa"/>
        <w:left w:w="115" w:type="dxa"/>
        <w:bottom w:w="100" w:type="dxa"/>
        <w:right w:w="115" w:type="dxa"/>
      </w:tblCellMar>
    </w:tblPr>
  </w:style>
  <w:style w:type="table" w:styleId="af" w:customStyle="1">
    <w:basedOn w:val="TableNormal"/>
    <w:pPr>
      <w:spacing w:line="240" w:lineRule="auto"/>
    </w:pPr>
    <w:rPr>
      <w:sz w:val="24"/>
      <w:szCs w:val="24"/>
    </w:rPr>
    <w:tblPr>
      <w:tblStyleRowBandSize w:val="1"/>
      <w:tblStyleColBandSize w:val="1"/>
      <w:tblCellMar>
        <w:top w:w="100" w:type="dxa"/>
        <w:left w:w="115" w:type="dxa"/>
        <w:bottom w:w="100" w:type="dxa"/>
        <w:right w:w="115" w:type="dxa"/>
      </w:tblCellMar>
    </w:tblPr>
  </w:style>
  <w:style w:type="table" w:styleId="af0" w:customStyle="1">
    <w:basedOn w:val="TableNormal"/>
    <w:pPr>
      <w:spacing w:line="240" w:lineRule="auto"/>
    </w:pPr>
    <w:rPr>
      <w:sz w:val="24"/>
      <w:szCs w:val="24"/>
    </w:rPr>
    <w:tblPr>
      <w:tblStyleRowBandSize w:val="1"/>
      <w:tblStyleColBandSize w:val="1"/>
      <w:tblCellMar>
        <w:top w:w="100" w:type="dxa"/>
        <w:left w:w="115" w:type="dxa"/>
        <w:bottom w:w="100" w:type="dxa"/>
        <w:right w:w="115" w:type="dxa"/>
      </w:tblCellMar>
    </w:tblPr>
  </w:style>
  <w:style w:type="table" w:styleId="af1" w:customStyle="1">
    <w:basedOn w:val="TableNormal"/>
    <w:pPr>
      <w:spacing w:line="240" w:lineRule="auto"/>
    </w:pPr>
    <w:rPr>
      <w:sz w:val="24"/>
      <w:szCs w:val="24"/>
    </w:rPr>
    <w:tblPr>
      <w:tblStyleRowBandSize w:val="1"/>
      <w:tblStyleColBandSize w:val="1"/>
      <w:tblCellMar>
        <w:top w:w="100" w:type="dxa"/>
        <w:left w:w="115" w:type="dxa"/>
        <w:bottom w:w="100" w:type="dxa"/>
        <w:right w:w="115" w:type="dxa"/>
      </w:tblCellMar>
    </w:tblPr>
  </w:style>
  <w:style w:type="table" w:styleId="af2" w:customStyle="1">
    <w:basedOn w:val="TableNormal"/>
    <w:pPr>
      <w:spacing w:line="240" w:lineRule="auto"/>
    </w:pPr>
    <w:rPr>
      <w:sz w:val="24"/>
      <w:szCs w:val="24"/>
    </w:rPr>
    <w:tblPr>
      <w:tblStyleRowBandSize w:val="1"/>
      <w:tblStyleColBandSize w:val="1"/>
      <w:tblCellMar>
        <w:top w:w="100" w:type="dxa"/>
        <w:left w:w="115" w:type="dxa"/>
        <w:bottom w:w="100" w:type="dxa"/>
        <w:right w:w="115"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table" w:styleId="afb" w:customStyle="1">
    <w:basedOn w:val="TableNormal"/>
    <w:pPr>
      <w:spacing w:line="240" w:lineRule="auto"/>
    </w:pPr>
    <w:rPr>
      <w:sz w:val="24"/>
      <w:szCs w:val="24"/>
    </w:rPr>
    <w:tblPr>
      <w:tblStyleRowBandSize w:val="1"/>
      <w:tblStyleColBandSize w:val="1"/>
      <w:tblCellMar>
        <w:top w:w="100" w:type="dxa"/>
        <w:left w:w="115" w:type="dxa"/>
        <w:bottom w:w="100" w:type="dxa"/>
        <w:right w:w="115" w:type="dxa"/>
      </w:tblCellMar>
    </w:tblPr>
  </w:style>
  <w:style w:type="table" w:styleId="afc" w:customStyle="1">
    <w:basedOn w:val="TableNormal"/>
    <w:pPr>
      <w:spacing w:line="240" w:lineRule="auto"/>
    </w:pPr>
    <w:rPr>
      <w:sz w:val="24"/>
      <w:szCs w:val="24"/>
    </w:rPr>
    <w:tblPr>
      <w:tblStyleRowBandSize w:val="1"/>
      <w:tblStyleColBandSize w:val="1"/>
      <w:tblCellMar>
        <w:top w:w="100" w:type="dxa"/>
        <w:left w:w="115" w:type="dxa"/>
        <w:bottom w:w="100" w:type="dxa"/>
        <w:right w:w="115" w:type="dxa"/>
      </w:tblCellMar>
    </w:tblPr>
  </w:style>
  <w:style w:type="table" w:styleId="afd" w:customStyle="1">
    <w:basedOn w:val="TableNormal"/>
    <w:tblPr>
      <w:tblStyleRowBandSize w:val="1"/>
      <w:tblStyleColBandSize w:val="1"/>
      <w:tblCellMar>
        <w:top w:w="100" w:type="dxa"/>
        <w:left w:w="100" w:type="dxa"/>
        <w:bottom w:w="100" w:type="dxa"/>
        <w:right w:w="100" w:type="dxa"/>
      </w:tblCellMar>
    </w:tblPr>
  </w:style>
  <w:style w:type="table" w:styleId="afe" w:customStyle="1">
    <w:basedOn w:val="TableNormal"/>
    <w:tblPr>
      <w:tblStyleRowBandSize w:val="1"/>
      <w:tblStyleColBandSize w:val="1"/>
      <w:tblCellMar>
        <w:top w:w="100" w:type="dxa"/>
        <w:left w:w="100" w:type="dxa"/>
        <w:bottom w:w="100" w:type="dxa"/>
        <w:right w:w="100" w:type="dxa"/>
      </w:tblCellMar>
    </w:tblPr>
  </w:style>
  <w:style w:type="table" w:styleId="aff" w:customStyle="1">
    <w:basedOn w:val="TableNormal"/>
    <w:tblPr>
      <w:tblStyleRowBandSize w:val="1"/>
      <w:tblStyleColBandSize w:val="1"/>
      <w:tblCellMar>
        <w:top w:w="100" w:type="dxa"/>
        <w:left w:w="100" w:type="dxa"/>
        <w:bottom w:w="100" w:type="dxa"/>
        <w:right w:w="100" w:type="dxa"/>
      </w:tblCellMar>
    </w:tblPr>
  </w:style>
  <w:style w:type="table" w:styleId="aff0" w:customStyle="1">
    <w:basedOn w:val="TableNormal"/>
    <w:pPr>
      <w:spacing w:line="240" w:lineRule="auto"/>
    </w:pPr>
    <w:rPr>
      <w:sz w:val="24"/>
      <w:szCs w:val="24"/>
    </w:rPr>
    <w:tblPr>
      <w:tblStyleRowBandSize w:val="1"/>
      <w:tblStyleColBandSize w:val="1"/>
      <w:tblCellMar>
        <w:top w:w="100" w:type="dxa"/>
        <w:left w:w="115" w:type="dxa"/>
        <w:bottom w:w="100" w:type="dxa"/>
        <w:right w:w="115" w:type="dxa"/>
      </w:tblCellMar>
    </w:tblPr>
  </w:style>
  <w:style w:type="paragraph" w:styleId="ListParagraph">
    <w:name w:val="List Paragraph"/>
    <w:basedOn w:val="Normal"/>
    <w:uiPriority w:val="34"/>
    <w:qFormat/>
    <w:rsid w:val="009001E8"/>
    <w:pPr>
      <w:ind w:left="720"/>
      <w:contextualSpacing/>
    </w:pPr>
  </w:style>
  <w:style w:type="character" w:styleId="Strong">
    <w:name w:val="Strong"/>
    <w:basedOn w:val="DefaultParagraphFont"/>
    <w:uiPriority w:val="22"/>
    <w:qFormat/>
    <w:rsid w:val="003F7DFF"/>
    <w:rPr>
      <w:b/>
      <w:bCs/>
    </w:rPr>
  </w:style>
  <w:style w:type="character" w:styleId="Hyperlink">
    <w:name w:val="Hyperlink"/>
    <w:basedOn w:val="DefaultParagraphFont"/>
    <w:uiPriority w:val="99"/>
    <w:unhideWhenUsed/>
    <w:rsid w:val="00D14FFE"/>
    <w:rPr>
      <w:color w:val="0000FF" w:themeColor="hyperlink"/>
      <w:u w:val="single"/>
    </w:rPr>
  </w:style>
  <w:style w:type="character" w:styleId="UnresolvedMention">
    <w:name w:val="Unresolved Mention"/>
    <w:basedOn w:val="DefaultParagraphFont"/>
    <w:uiPriority w:val="99"/>
    <w:semiHidden/>
    <w:unhideWhenUsed/>
    <w:rsid w:val="00D14FFE"/>
    <w:rPr>
      <w:color w:val="605E5C"/>
      <w:shd w:val="clear" w:color="auto" w:fill="E1DFDD"/>
    </w:rPr>
  </w:style>
  <w:style w:type="paragraph" w:styleId="LO-normal" w:customStyle="1">
    <w:name w:val="LO-normal"/>
    <w:qFormat/>
    <w:rsid w:val="00BA2BE8"/>
    <w:pPr>
      <w:suppressAutoHyphens/>
    </w:pPr>
    <w:rPr>
      <w:lang w:eastAsia="zh-CN" w:bidi="hi-IN"/>
    </w:rPr>
  </w:style>
  <w:style w:type="paragraph" w:styleId="NormalWeb">
    <w:name w:val="Normal (Web)"/>
    <w:basedOn w:val="Normal"/>
    <w:uiPriority w:val="99"/>
    <w:semiHidden/>
    <w:unhideWhenUsed/>
    <w:rsid w:val="00976239"/>
    <w:pPr>
      <w:spacing w:before="100" w:beforeAutospacing="1" w:after="100" w:afterAutospacing="1" w:line="240" w:lineRule="auto"/>
    </w:pPr>
    <w:rPr>
      <w:rFonts w:ascii="Times New Roman" w:hAnsi="Times New Roman" w:eastAsia="Times New Roman" w:cs="Times New Roman"/>
      <w:sz w:val="24"/>
      <w:szCs w:val="24"/>
      <w:lang w:val="en-IN"/>
    </w:rPr>
  </w:style>
  <w:style w:type="paragraph" w:styleId="Header">
    <w:name w:val="header"/>
    <w:basedOn w:val="Normal"/>
    <w:link w:val="HeaderChar"/>
    <w:uiPriority w:val="99"/>
    <w:unhideWhenUsed/>
    <w:rsid w:val="0046441A"/>
    <w:pPr>
      <w:tabs>
        <w:tab w:val="center" w:pos="4513"/>
        <w:tab w:val="right" w:pos="9026"/>
      </w:tabs>
      <w:spacing w:line="240" w:lineRule="auto"/>
    </w:pPr>
  </w:style>
  <w:style w:type="character" w:styleId="HeaderChar" w:customStyle="1">
    <w:name w:val="Header Char"/>
    <w:basedOn w:val="DefaultParagraphFont"/>
    <w:link w:val="Header"/>
    <w:uiPriority w:val="99"/>
    <w:rsid w:val="0046441A"/>
  </w:style>
  <w:style w:type="paragraph" w:styleId="Footer">
    <w:name w:val="footer"/>
    <w:basedOn w:val="Normal"/>
    <w:link w:val="FooterChar"/>
    <w:uiPriority w:val="99"/>
    <w:unhideWhenUsed/>
    <w:rsid w:val="0046441A"/>
    <w:pPr>
      <w:tabs>
        <w:tab w:val="center" w:pos="4513"/>
        <w:tab w:val="right" w:pos="9026"/>
      </w:tabs>
      <w:spacing w:line="240" w:lineRule="auto"/>
    </w:pPr>
  </w:style>
  <w:style w:type="character" w:styleId="FooterChar" w:customStyle="1">
    <w:name w:val="Footer Char"/>
    <w:basedOn w:val="DefaultParagraphFont"/>
    <w:link w:val="Footer"/>
    <w:uiPriority w:val="99"/>
    <w:rsid w:val="0046441A"/>
  </w:style>
  <w:style w:type="character" w:styleId="PageNumber">
    <w:name w:val="page number"/>
    <w:basedOn w:val="DefaultParagraphFont"/>
    <w:uiPriority w:val="99"/>
    <w:semiHidden/>
    <w:unhideWhenUsed/>
    <w:rsid w:val="0057445A"/>
  </w:style>
  <w:style w:type="character" w:styleId="pcs-customer-name" w:customStyle="1">
    <w:name w:val="pcs-customer-name"/>
    <w:basedOn w:val="DefaultParagraphFont"/>
    <w:rsid w:val="006A742E"/>
  </w:style>
  <w:style w:type="paragraph" w:styleId="Revision">
    <w:name w:val="Revision"/>
    <w:hidden/>
    <w:uiPriority w:val="99"/>
    <w:semiHidden/>
    <w:rsid w:val="00560107"/>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658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bc@xyz.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https://books.zoho.in/app/60022389588" TargetMode="Externa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E456B7472EC4488B2E194C73C5A828" ma:contentTypeVersion="11" ma:contentTypeDescription="Create a new document." ma:contentTypeScope="" ma:versionID="0b2086e814798bc436e20889fb310ee5">
  <xsd:schema xmlns:xsd="http://www.w3.org/2001/XMLSchema" xmlns:xs="http://www.w3.org/2001/XMLSchema" xmlns:p="http://schemas.microsoft.com/office/2006/metadata/properties" xmlns:ns2="8815bf2f-bfb1-4793-9317-05cce8fc6de7" xmlns:ns3="6e6f3707-c9d5-425f-90a8-8f3509912475" targetNamespace="http://schemas.microsoft.com/office/2006/metadata/properties" ma:root="true" ma:fieldsID="8bc89cedbc2c43fccc9d1270b0fd4b77" ns2:_="" ns3:_="">
    <xsd:import namespace="8815bf2f-bfb1-4793-9317-05cce8fc6de7"/>
    <xsd:import namespace="6e6f3707-c9d5-425f-90a8-8f35099124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15bf2f-bfb1-4793-9317-05cce8fc6d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6f1d36b-c452-43f4-8012-3747e43de41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6f3707-c9d5-425f-90a8-8f350991247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389a483-623a-4ad4-b488-fda4c48a10cb}" ma:internalName="TaxCatchAll" ma:showField="CatchAllData" ma:web="6e6f3707-c9d5-425f-90a8-8f35099124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e6f3707-c9d5-425f-90a8-8f3509912475" xsi:nil="true"/>
    <lcf76f155ced4ddcb4097134ff3c332f xmlns="8815bf2f-bfb1-4793-9317-05cce8fc6de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87566C-A653-4919-94BC-F781F09FAB27}"/>
</file>

<file path=customXml/itemProps2.xml><?xml version="1.0" encoding="utf-8"?>
<ds:datastoreItem xmlns:ds="http://schemas.openxmlformats.org/officeDocument/2006/customXml" ds:itemID="{601AB536-30E0-45CC-A63E-2154C4293E94}"/>
</file>

<file path=customXml/itemProps3.xml><?xml version="1.0" encoding="utf-8"?>
<ds:datastoreItem xmlns:ds="http://schemas.openxmlformats.org/officeDocument/2006/customXml" ds:itemID="{0AF7F752-A2B7-440C-9F56-0D3BBBEEC9A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Suhas Ambeti | Zasya</cp:lastModifiedBy>
  <cp:revision>182</cp:revision>
  <dcterms:created xsi:type="dcterms:W3CDTF">2024-01-08T03:13:00Z</dcterms:created>
  <dcterms:modified xsi:type="dcterms:W3CDTF">2025-10-10T03:54:17Z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0x0101005BE456B7472EC4488B2E194C73C5A828</vt:lpwstr>
  </property>
</Properties>
</file>